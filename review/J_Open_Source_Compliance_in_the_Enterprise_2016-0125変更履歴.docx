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F3F" w:rsidRDefault="00B1008C">
      <w:pPr>
        <w:pStyle w:val="a3"/>
        <w:spacing w:before="120" w:after="120"/>
        <w:rPr>
          <w:rFonts w:ascii="Times New Roman"/>
          <w:sz w:val="20"/>
        </w:rPr>
      </w:pP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0</wp:posOffset>
                </wp:positionV>
                <wp:extent cx="5328285" cy="7560310"/>
                <wp:effectExtent l="0" t="0" r="0" b="2540"/>
                <wp:wrapNone/>
                <wp:docPr id="8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7560310"/>
                          <a:chOff x="0" y="0"/>
                          <a:chExt cx="8391" cy="11906"/>
                        </a:xfrm>
                      </wpg:grpSpPr>
                      <pic:pic xmlns:pic="http://schemas.openxmlformats.org/drawingml/2006/picture">
                        <pic:nvPicPr>
                          <pic:cNvPr id="82"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1" cy="11906"/>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24"/>
                        <wps:cNvSpPr>
                          <a:spLocks/>
                        </wps:cNvSpPr>
                        <wps:spPr bwMode="auto">
                          <a:xfrm>
                            <a:off x="0" y="2871"/>
                            <a:ext cx="8336" cy="8636"/>
                          </a:xfrm>
                          <a:custGeom>
                            <a:avLst/>
                            <a:gdLst>
                              <a:gd name="T0" fmla="*/ 3780 w 8336"/>
                              <a:gd name="T1" fmla="+- 0 10552 2871"/>
                              <a:gd name="T2" fmla="*/ 10552 h 8636"/>
                              <a:gd name="T3" fmla="*/ 0 w 8336"/>
                              <a:gd name="T4" fmla="+- 0 10552 2871"/>
                              <a:gd name="T5" fmla="*/ 10552 h 8636"/>
                              <a:gd name="T6" fmla="*/ 0 w 8336"/>
                              <a:gd name="T7" fmla="+- 0 11506 2871"/>
                              <a:gd name="T8" fmla="*/ 11506 h 8636"/>
                              <a:gd name="T9" fmla="*/ 3780 w 8336"/>
                              <a:gd name="T10" fmla="+- 0 11506 2871"/>
                              <a:gd name="T11" fmla="*/ 11506 h 8636"/>
                              <a:gd name="T12" fmla="*/ 3780 w 8336"/>
                              <a:gd name="T13" fmla="+- 0 10552 2871"/>
                              <a:gd name="T14" fmla="*/ 10552 h 8636"/>
                              <a:gd name="T15" fmla="*/ 8335 w 8336"/>
                              <a:gd name="T16" fmla="+- 0 2871 2871"/>
                              <a:gd name="T17" fmla="*/ 2871 h 8636"/>
                              <a:gd name="T18" fmla="*/ 0 w 8336"/>
                              <a:gd name="T19" fmla="+- 0 2871 2871"/>
                              <a:gd name="T20" fmla="*/ 2871 h 8636"/>
                              <a:gd name="T21" fmla="*/ 0 w 8336"/>
                              <a:gd name="T22" fmla="+- 0 6558 2871"/>
                              <a:gd name="T23" fmla="*/ 6558 h 8636"/>
                              <a:gd name="T24" fmla="*/ 8335 w 8336"/>
                              <a:gd name="T25" fmla="+- 0 6558 2871"/>
                              <a:gd name="T26" fmla="*/ 6558 h 8636"/>
                              <a:gd name="T27" fmla="*/ 8335 w 8336"/>
                              <a:gd name="T28" fmla="+- 0 2871 2871"/>
                              <a:gd name="T29" fmla="*/ 2871 h 86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336" h="8636">
                                <a:moveTo>
                                  <a:pt x="3780" y="7681"/>
                                </a:moveTo>
                                <a:lnTo>
                                  <a:pt x="0" y="7681"/>
                                </a:lnTo>
                                <a:lnTo>
                                  <a:pt x="0" y="8635"/>
                                </a:lnTo>
                                <a:lnTo>
                                  <a:pt x="3780" y="8635"/>
                                </a:lnTo>
                                <a:lnTo>
                                  <a:pt x="3780" y="7681"/>
                                </a:lnTo>
                                <a:moveTo>
                                  <a:pt x="8335" y="0"/>
                                </a:moveTo>
                                <a:lnTo>
                                  <a:pt x="0" y="0"/>
                                </a:lnTo>
                                <a:lnTo>
                                  <a:pt x="0" y="3687"/>
                                </a:lnTo>
                                <a:lnTo>
                                  <a:pt x="8335" y="3687"/>
                                </a:lnTo>
                                <a:lnTo>
                                  <a:pt x="833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04" y="10695"/>
                            <a:ext cx="255" cy="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89" y="10695"/>
                            <a:ext cx="104" cy="149"/>
                          </a:xfrm>
                          <a:prstGeom prst="rect">
                            <a:avLst/>
                          </a:prstGeom>
                          <a:noFill/>
                          <a:extLst>
                            <a:ext uri="{909E8E84-426E-40DD-AFC4-6F175D3DCCD1}">
                              <a14:hiddenFill xmlns:a14="http://schemas.microsoft.com/office/drawing/2010/main">
                                <a:solidFill>
                                  <a:srgbClr val="FFFFFF"/>
                                </a:solidFill>
                              </a14:hiddenFill>
                            </a:ext>
                          </a:extLst>
                        </pic:spPr>
                      </pic:pic>
                      <wps:wsp>
                        <wps:cNvPr id="86" name="AutoShape 21"/>
                        <wps:cNvSpPr>
                          <a:spLocks/>
                        </wps:cNvSpPr>
                        <wps:spPr bwMode="auto">
                          <a:xfrm>
                            <a:off x="1510" y="11210"/>
                            <a:ext cx="816" cy="155"/>
                          </a:xfrm>
                          <a:custGeom>
                            <a:avLst/>
                            <a:gdLst>
                              <a:gd name="T0" fmla="+- 0 1510 1510"/>
                              <a:gd name="T1" fmla="*/ T0 w 816"/>
                              <a:gd name="T2" fmla="+- 0 11362 11210"/>
                              <a:gd name="T3" fmla="*/ 11362 h 155"/>
                              <a:gd name="T4" fmla="+- 0 1595 1510"/>
                              <a:gd name="T5" fmla="*/ T4 w 816"/>
                              <a:gd name="T6" fmla="+- 0 11291 11210"/>
                              <a:gd name="T7" fmla="*/ 11291 h 155"/>
                              <a:gd name="T8" fmla="+- 0 1524 1510"/>
                              <a:gd name="T9" fmla="*/ T8 w 816"/>
                              <a:gd name="T10" fmla="+- 0 11225 11210"/>
                              <a:gd name="T11" fmla="*/ 11225 h 155"/>
                              <a:gd name="T12" fmla="+- 0 1754 1510"/>
                              <a:gd name="T13" fmla="*/ T12 w 816"/>
                              <a:gd name="T14" fmla="+- 0 11288 11210"/>
                              <a:gd name="T15" fmla="*/ 11288 h 155"/>
                              <a:gd name="T16" fmla="+- 0 1740 1510"/>
                              <a:gd name="T17" fmla="*/ T16 w 816"/>
                              <a:gd name="T18" fmla="+- 0 11288 11210"/>
                              <a:gd name="T19" fmla="*/ 11288 h 155"/>
                              <a:gd name="T20" fmla="+- 0 1709 1510"/>
                              <a:gd name="T21" fmla="*/ T20 w 816"/>
                              <a:gd name="T22" fmla="+- 0 11347 11210"/>
                              <a:gd name="T23" fmla="*/ 11347 h 155"/>
                              <a:gd name="T24" fmla="+- 0 1641 1510"/>
                              <a:gd name="T25" fmla="*/ T24 w 816"/>
                              <a:gd name="T26" fmla="+- 0 11332 11210"/>
                              <a:gd name="T27" fmla="*/ 11332 h 155"/>
                              <a:gd name="T28" fmla="+- 0 1631 1510"/>
                              <a:gd name="T29" fmla="*/ T28 w 816"/>
                              <a:gd name="T30" fmla="+- 0 11264 11210"/>
                              <a:gd name="T31" fmla="*/ 11264 h 155"/>
                              <a:gd name="T32" fmla="+- 0 1684 1510"/>
                              <a:gd name="T33" fmla="*/ T32 w 816"/>
                              <a:gd name="T34" fmla="+- 0 11222 11210"/>
                              <a:gd name="T35" fmla="*/ 11222 h 155"/>
                              <a:gd name="T36" fmla="+- 0 1737 1510"/>
                              <a:gd name="T37" fmla="*/ T36 w 816"/>
                              <a:gd name="T38" fmla="+- 0 11264 11210"/>
                              <a:gd name="T39" fmla="*/ 11264 h 155"/>
                              <a:gd name="T40" fmla="+- 0 1737 1510"/>
                              <a:gd name="T41" fmla="*/ T40 w 816"/>
                              <a:gd name="T42" fmla="+- 0 11234 11210"/>
                              <a:gd name="T43" fmla="*/ 11234 h 155"/>
                              <a:gd name="T44" fmla="+- 0 1684 1510"/>
                              <a:gd name="T45" fmla="*/ T44 w 816"/>
                              <a:gd name="T46" fmla="+- 0 11210 11210"/>
                              <a:gd name="T47" fmla="*/ 11210 h 155"/>
                              <a:gd name="T48" fmla="+- 0 1618 1510"/>
                              <a:gd name="T49" fmla="*/ T48 w 816"/>
                              <a:gd name="T50" fmla="+- 0 11258 11210"/>
                              <a:gd name="T51" fmla="*/ 11258 h 155"/>
                              <a:gd name="T52" fmla="+- 0 1632 1510"/>
                              <a:gd name="T53" fmla="*/ T52 w 816"/>
                              <a:gd name="T54" fmla="+- 0 11342 11210"/>
                              <a:gd name="T55" fmla="*/ 11342 h 155"/>
                              <a:gd name="T56" fmla="+- 0 1715 1510"/>
                              <a:gd name="T57" fmla="*/ T56 w 816"/>
                              <a:gd name="T58" fmla="+- 0 11359 11210"/>
                              <a:gd name="T59" fmla="*/ 11359 h 155"/>
                              <a:gd name="T60" fmla="+- 0 1750 1510"/>
                              <a:gd name="T61" fmla="*/ T60 w 816"/>
                              <a:gd name="T62" fmla="+- 0 11317 11210"/>
                              <a:gd name="T63" fmla="*/ 11317 h 155"/>
                              <a:gd name="T64" fmla="+- 0 1876 1510"/>
                              <a:gd name="T65" fmla="*/ T64 w 816"/>
                              <a:gd name="T66" fmla="+- 0 11213 11210"/>
                              <a:gd name="T67" fmla="*/ 11213 h 155"/>
                              <a:gd name="T68" fmla="+- 0 1865 1510"/>
                              <a:gd name="T69" fmla="*/ T68 w 816"/>
                              <a:gd name="T70" fmla="+- 0 11342 11210"/>
                              <a:gd name="T71" fmla="*/ 11342 h 155"/>
                              <a:gd name="T72" fmla="+- 0 1814 1510"/>
                              <a:gd name="T73" fmla="*/ T72 w 816"/>
                              <a:gd name="T74" fmla="+- 0 11350 11210"/>
                              <a:gd name="T75" fmla="*/ 11350 h 155"/>
                              <a:gd name="T76" fmla="+- 0 1789 1510"/>
                              <a:gd name="T77" fmla="*/ T76 w 816"/>
                              <a:gd name="T78" fmla="+- 0 11305 11210"/>
                              <a:gd name="T79" fmla="*/ 11305 h 155"/>
                              <a:gd name="T80" fmla="+- 0 1775 1510"/>
                              <a:gd name="T81" fmla="*/ T80 w 816"/>
                              <a:gd name="T82" fmla="+- 0 11308 11210"/>
                              <a:gd name="T83" fmla="*/ 11308 h 155"/>
                              <a:gd name="T84" fmla="+- 0 1806 1510"/>
                              <a:gd name="T85" fmla="*/ T84 w 816"/>
                              <a:gd name="T86" fmla="+- 0 11360 11210"/>
                              <a:gd name="T87" fmla="*/ 11360 h 155"/>
                              <a:gd name="T88" fmla="+- 0 1870 1510"/>
                              <a:gd name="T89" fmla="*/ T88 w 816"/>
                              <a:gd name="T90" fmla="+- 0 11353 11210"/>
                              <a:gd name="T91" fmla="*/ 11353 h 155"/>
                              <a:gd name="T92" fmla="+- 0 1890 1510"/>
                              <a:gd name="T93" fmla="*/ T92 w 816"/>
                              <a:gd name="T94" fmla="+- 0 11308 11210"/>
                              <a:gd name="T95" fmla="*/ 11308 h 155"/>
                              <a:gd name="T96" fmla="+- 0 2022 1510"/>
                              <a:gd name="T97" fmla="*/ T96 w 816"/>
                              <a:gd name="T98" fmla="+- 0 11213 11210"/>
                              <a:gd name="T99" fmla="*/ 11213 h 155"/>
                              <a:gd name="T100" fmla="+- 0 1950 1510"/>
                              <a:gd name="T101" fmla="*/ T100 w 816"/>
                              <a:gd name="T102" fmla="+- 0 11236 11210"/>
                              <a:gd name="T103" fmla="*/ 11236 h 155"/>
                              <a:gd name="T104" fmla="+- 0 1919 1510"/>
                              <a:gd name="T105" fmla="*/ T104 w 816"/>
                              <a:gd name="T106" fmla="+- 0 11362 11210"/>
                              <a:gd name="T107" fmla="*/ 11362 h 155"/>
                              <a:gd name="T108" fmla="+- 0 1933 1510"/>
                              <a:gd name="T109" fmla="*/ T108 w 816"/>
                              <a:gd name="T110" fmla="+- 0 11236 11210"/>
                              <a:gd name="T111" fmla="*/ 11236 h 155"/>
                              <a:gd name="T112" fmla="+- 0 2036 1510"/>
                              <a:gd name="T113" fmla="*/ T112 w 816"/>
                              <a:gd name="T114" fmla="+- 0 11339 11210"/>
                              <a:gd name="T115" fmla="*/ 11339 h 155"/>
                              <a:gd name="T116" fmla="+- 0 2181 1510"/>
                              <a:gd name="T117" fmla="*/ T116 w 816"/>
                              <a:gd name="T118" fmla="+- 0 11255 11210"/>
                              <a:gd name="T119" fmla="*/ 11255 h 155"/>
                              <a:gd name="T120" fmla="+- 0 2168 1510"/>
                              <a:gd name="T121" fmla="*/ T120 w 816"/>
                              <a:gd name="T122" fmla="+- 0 11316 11210"/>
                              <a:gd name="T123" fmla="*/ 11316 h 155"/>
                              <a:gd name="T124" fmla="+- 0 2110 1510"/>
                              <a:gd name="T125" fmla="*/ T124 w 816"/>
                              <a:gd name="T126" fmla="+- 0 11350 11210"/>
                              <a:gd name="T127" fmla="*/ 11350 h 155"/>
                              <a:gd name="T128" fmla="+- 0 2110 1510"/>
                              <a:gd name="T129" fmla="*/ T128 w 816"/>
                              <a:gd name="T130" fmla="+- 0 11225 11210"/>
                              <a:gd name="T131" fmla="*/ 11225 h 155"/>
                              <a:gd name="T132" fmla="+- 0 2168 1510"/>
                              <a:gd name="T133" fmla="*/ T132 w 816"/>
                              <a:gd name="T134" fmla="+- 0 11259 11210"/>
                              <a:gd name="T135" fmla="*/ 11259 h 155"/>
                              <a:gd name="T136" fmla="+- 0 2168 1510"/>
                              <a:gd name="T137" fmla="*/ T136 w 816"/>
                              <a:gd name="T138" fmla="+- 0 11232 11210"/>
                              <a:gd name="T139" fmla="*/ 11232 h 155"/>
                              <a:gd name="T140" fmla="+- 0 2117 1510"/>
                              <a:gd name="T141" fmla="*/ T140 w 816"/>
                              <a:gd name="T142" fmla="+- 0 11213 11210"/>
                              <a:gd name="T143" fmla="*/ 11213 h 155"/>
                              <a:gd name="T144" fmla="+- 0 2117 1510"/>
                              <a:gd name="T145" fmla="*/ T144 w 816"/>
                              <a:gd name="T146" fmla="+- 0 11362 11210"/>
                              <a:gd name="T147" fmla="*/ 11362 h 155"/>
                              <a:gd name="T148" fmla="+- 0 2168 1510"/>
                              <a:gd name="T149" fmla="*/ T148 w 816"/>
                              <a:gd name="T150" fmla="+- 0 11343 11210"/>
                              <a:gd name="T151" fmla="*/ 11343 h 155"/>
                              <a:gd name="T152" fmla="+- 0 2326 1510"/>
                              <a:gd name="T153" fmla="*/ T152 w 816"/>
                              <a:gd name="T154" fmla="+- 0 11362 11210"/>
                              <a:gd name="T155" fmla="*/ 11362 h 155"/>
                              <a:gd name="T156" fmla="+- 0 2288 1510"/>
                              <a:gd name="T157" fmla="*/ T156 w 816"/>
                              <a:gd name="T158" fmla="+- 0 11265 11210"/>
                              <a:gd name="T159" fmla="*/ 11265 h 155"/>
                              <a:gd name="T160" fmla="+- 0 2259 1510"/>
                              <a:gd name="T161" fmla="*/ T160 w 816"/>
                              <a:gd name="T162" fmla="+- 0 11227 11210"/>
                              <a:gd name="T163" fmla="*/ 11227 h 155"/>
                              <a:gd name="T164" fmla="+- 0 2273 1510"/>
                              <a:gd name="T165" fmla="*/ T164 w 816"/>
                              <a:gd name="T166" fmla="+- 0 11227 11210"/>
                              <a:gd name="T167" fmla="*/ 11227 h 155"/>
                              <a:gd name="T168" fmla="+- 0 2192 1510"/>
                              <a:gd name="T169" fmla="*/ T168 w 816"/>
                              <a:gd name="T170" fmla="+- 0 11362 11210"/>
                              <a:gd name="T171" fmla="*/ 11362 h 155"/>
                              <a:gd name="T172" fmla="+- 0 2293 1510"/>
                              <a:gd name="T173" fmla="*/ T172 w 816"/>
                              <a:gd name="T174" fmla="+- 0 11316 11210"/>
                              <a:gd name="T175" fmla="*/ 1131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16" h="155">
                                <a:moveTo>
                                  <a:pt x="94" y="3"/>
                                </a:moveTo>
                                <a:lnTo>
                                  <a:pt x="0" y="3"/>
                                </a:lnTo>
                                <a:lnTo>
                                  <a:pt x="0" y="152"/>
                                </a:lnTo>
                                <a:lnTo>
                                  <a:pt x="14" y="152"/>
                                </a:lnTo>
                                <a:lnTo>
                                  <a:pt x="14" y="81"/>
                                </a:lnTo>
                                <a:lnTo>
                                  <a:pt x="85" y="81"/>
                                </a:lnTo>
                                <a:lnTo>
                                  <a:pt x="85" y="69"/>
                                </a:lnTo>
                                <a:lnTo>
                                  <a:pt x="14" y="69"/>
                                </a:lnTo>
                                <a:lnTo>
                                  <a:pt x="14" y="15"/>
                                </a:lnTo>
                                <a:lnTo>
                                  <a:pt x="94" y="15"/>
                                </a:lnTo>
                                <a:lnTo>
                                  <a:pt x="94" y="3"/>
                                </a:lnTo>
                                <a:moveTo>
                                  <a:pt x="244" y="78"/>
                                </a:moveTo>
                                <a:lnTo>
                                  <a:pt x="240" y="48"/>
                                </a:lnTo>
                                <a:lnTo>
                                  <a:pt x="230" y="30"/>
                                </a:lnTo>
                                <a:lnTo>
                                  <a:pt x="230" y="78"/>
                                </a:lnTo>
                                <a:lnTo>
                                  <a:pt x="227" y="101"/>
                                </a:lnTo>
                                <a:lnTo>
                                  <a:pt x="217" y="122"/>
                                </a:lnTo>
                                <a:lnTo>
                                  <a:pt x="199" y="137"/>
                                </a:lnTo>
                                <a:lnTo>
                                  <a:pt x="174" y="143"/>
                                </a:lnTo>
                                <a:lnTo>
                                  <a:pt x="149" y="137"/>
                                </a:lnTo>
                                <a:lnTo>
                                  <a:pt x="131" y="122"/>
                                </a:lnTo>
                                <a:lnTo>
                                  <a:pt x="121" y="101"/>
                                </a:lnTo>
                                <a:lnTo>
                                  <a:pt x="118" y="78"/>
                                </a:lnTo>
                                <a:lnTo>
                                  <a:pt x="121" y="54"/>
                                </a:lnTo>
                                <a:lnTo>
                                  <a:pt x="131" y="33"/>
                                </a:lnTo>
                                <a:lnTo>
                                  <a:pt x="149" y="18"/>
                                </a:lnTo>
                                <a:lnTo>
                                  <a:pt x="174" y="12"/>
                                </a:lnTo>
                                <a:lnTo>
                                  <a:pt x="199" y="18"/>
                                </a:lnTo>
                                <a:lnTo>
                                  <a:pt x="217" y="33"/>
                                </a:lnTo>
                                <a:lnTo>
                                  <a:pt x="227" y="54"/>
                                </a:lnTo>
                                <a:lnTo>
                                  <a:pt x="230" y="78"/>
                                </a:lnTo>
                                <a:lnTo>
                                  <a:pt x="230" y="30"/>
                                </a:lnTo>
                                <a:lnTo>
                                  <a:pt x="227" y="24"/>
                                </a:lnTo>
                                <a:lnTo>
                                  <a:pt x="212" y="12"/>
                                </a:lnTo>
                                <a:lnTo>
                                  <a:pt x="205" y="6"/>
                                </a:lnTo>
                                <a:lnTo>
                                  <a:pt x="174" y="0"/>
                                </a:lnTo>
                                <a:lnTo>
                                  <a:pt x="143" y="6"/>
                                </a:lnTo>
                                <a:lnTo>
                                  <a:pt x="122" y="24"/>
                                </a:lnTo>
                                <a:lnTo>
                                  <a:pt x="108" y="48"/>
                                </a:lnTo>
                                <a:lnTo>
                                  <a:pt x="104" y="78"/>
                                </a:lnTo>
                                <a:lnTo>
                                  <a:pt x="108" y="107"/>
                                </a:lnTo>
                                <a:lnTo>
                                  <a:pt x="122" y="132"/>
                                </a:lnTo>
                                <a:lnTo>
                                  <a:pt x="143" y="149"/>
                                </a:lnTo>
                                <a:lnTo>
                                  <a:pt x="174" y="155"/>
                                </a:lnTo>
                                <a:lnTo>
                                  <a:pt x="205" y="149"/>
                                </a:lnTo>
                                <a:lnTo>
                                  <a:pt x="212" y="143"/>
                                </a:lnTo>
                                <a:lnTo>
                                  <a:pt x="227" y="132"/>
                                </a:lnTo>
                                <a:lnTo>
                                  <a:pt x="240" y="107"/>
                                </a:lnTo>
                                <a:lnTo>
                                  <a:pt x="244" y="78"/>
                                </a:lnTo>
                                <a:moveTo>
                                  <a:pt x="380" y="3"/>
                                </a:moveTo>
                                <a:lnTo>
                                  <a:pt x="366" y="3"/>
                                </a:lnTo>
                                <a:lnTo>
                                  <a:pt x="366" y="95"/>
                                </a:lnTo>
                                <a:lnTo>
                                  <a:pt x="363" y="117"/>
                                </a:lnTo>
                                <a:lnTo>
                                  <a:pt x="355" y="132"/>
                                </a:lnTo>
                                <a:lnTo>
                                  <a:pt x="341" y="140"/>
                                </a:lnTo>
                                <a:lnTo>
                                  <a:pt x="323" y="143"/>
                                </a:lnTo>
                                <a:lnTo>
                                  <a:pt x="304" y="140"/>
                                </a:lnTo>
                                <a:lnTo>
                                  <a:pt x="290" y="132"/>
                                </a:lnTo>
                                <a:lnTo>
                                  <a:pt x="282" y="117"/>
                                </a:lnTo>
                                <a:lnTo>
                                  <a:pt x="279" y="95"/>
                                </a:lnTo>
                                <a:lnTo>
                                  <a:pt x="279" y="3"/>
                                </a:lnTo>
                                <a:lnTo>
                                  <a:pt x="265" y="3"/>
                                </a:lnTo>
                                <a:lnTo>
                                  <a:pt x="265" y="98"/>
                                </a:lnTo>
                                <a:lnTo>
                                  <a:pt x="268" y="120"/>
                                </a:lnTo>
                                <a:lnTo>
                                  <a:pt x="278" y="138"/>
                                </a:lnTo>
                                <a:lnTo>
                                  <a:pt x="296" y="150"/>
                                </a:lnTo>
                                <a:lnTo>
                                  <a:pt x="323" y="155"/>
                                </a:lnTo>
                                <a:lnTo>
                                  <a:pt x="349" y="150"/>
                                </a:lnTo>
                                <a:lnTo>
                                  <a:pt x="360" y="143"/>
                                </a:lnTo>
                                <a:lnTo>
                                  <a:pt x="367" y="138"/>
                                </a:lnTo>
                                <a:lnTo>
                                  <a:pt x="377" y="120"/>
                                </a:lnTo>
                                <a:lnTo>
                                  <a:pt x="380" y="98"/>
                                </a:lnTo>
                                <a:lnTo>
                                  <a:pt x="380" y="3"/>
                                </a:lnTo>
                                <a:moveTo>
                                  <a:pt x="526" y="3"/>
                                </a:moveTo>
                                <a:lnTo>
                                  <a:pt x="512" y="3"/>
                                </a:lnTo>
                                <a:lnTo>
                                  <a:pt x="512" y="129"/>
                                </a:lnTo>
                                <a:lnTo>
                                  <a:pt x="511" y="129"/>
                                </a:lnTo>
                                <a:lnTo>
                                  <a:pt x="440" y="26"/>
                                </a:lnTo>
                                <a:lnTo>
                                  <a:pt x="425" y="3"/>
                                </a:lnTo>
                                <a:lnTo>
                                  <a:pt x="409" y="3"/>
                                </a:lnTo>
                                <a:lnTo>
                                  <a:pt x="409" y="152"/>
                                </a:lnTo>
                                <a:lnTo>
                                  <a:pt x="423" y="152"/>
                                </a:lnTo>
                                <a:lnTo>
                                  <a:pt x="423" y="26"/>
                                </a:lnTo>
                                <a:lnTo>
                                  <a:pt x="510" y="152"/>
                                </a:lnTo>
                                <a:lnTo>
                                  <a:pt x="526" y="152"/>
                                </a:lnTo>
                                <a:lnTo>
                                  <a:pt x="526" y="129"/>
                                </a:lnTo>
                                <a:lnTo>
                                  <a:pt x="526" y="3"/>
                                </a:lnTo>
                                <a:moveTo>
                                  <a:pt x="675" y="78"/>
                                </a:moveTo>
                                <a:lnTo>
                                  <a:pt x="671" y="45"/>
                                </a:lnTo>
                                <a:lnTo>
                                  <a:pt x="661" y="28"/>
                                </a:lnTo>
                                <a:lnTo>
                                  <a:pt x="661" y="78"/>
                                </a:lnTo>
                                <a:lnTo>
                                  <a:pt x="658" y="106"/>
                                </a:lnTo>
                                <a:lnTo>
                                  <a:pt x="647" y="125"/>
                                </a:lnTo>
                                <a:lnTo>
                                  <a:pt x="628" y="136"/>
                                </a:lnTo>
                                <a:lnTo>
                                  <a:pt x="600" y="140"/>
                                </a:lnTo>
                                <a:lnTo>
                                  <a:pt x="570" y="140"/>
                                </a:lnTo>
                                <a:lnTo>
                                  <a:pt x="570" y="15"/>
                                </a:lnTo>
                                <a:lnTo>
                                  <a:pt x="600" y="15"/>
                                </a:lnTo>
                                <a:lnTo>
                                  <a:pt x="628" y="19"/>
                                </a:lnTo>
                                <a:lnTo>
                                  <a:pt x="647" y="30"/>
                                </a:lnTo>
                                <a:lnTo>
                                  <a:pt x="658" y="49"/>
                                </a:lnTo>
                                <a:lnTo>
                                  <a:pt x="661" y="78"/>
                                </a:lnTo>
                                <a:lnTo>
                                  <a:pt x="661" y="28"/>
                                </a:lnTo>
                                <a:lnTo>
                                  <a:pt x="658" y="22"/>
                                </a:lnTo>
                                <a:lnTo>
                                  <a:pt x="647" y="15"/>
                                </a:lnTo>
                                <a:lnTo>
                                  <a:pt x="637" y="8"/>
                                </a:lnTo>
                                <a:lnTo>
                                  <a:pt x="607" y="3"/>
                                </a:lnTo>
                                <a:lnTo>
                                  <a:pt x="556" y="3"/>
                                </a:lnTo>
                                <a:lnTo>
                                  <a:pt x="556" y="152"/>
                                </a:lnTo>
                                <a:lnTo>
                                  <a:pt x="607" y="152"/>
                                </a:lnTo>
                                <a:lnTo>
                                  <a:pt x="637" y="147"/>
                                </a:lnTo>
                                <a:lnTo>
                                  <a:pt x="647" y="140"/>
                                </a:lnTo>
                                <a:lnTo>
                                  <a:pt x="658" y="133"/>
                                </a:lnTo>
                                <a:lnTo>
                                  <a:pt x="671" y="110"/>
                                </a:lnTo>
                                <a:lnTo>
                                  <a:pt x="675" y="78"/>
                                </a:lnTo>
                                <a:moveTo>
                                  <a:pt x="816" y="152"/>
                                </a:moveTo>
                                <a:lnTo>
                                  <a:pt x="798" y="106"/>
                                </a:lnTo>
                                <a:lnTo>
                                  <a:pt x="793" y="94"/>
                                </a:lnTo>
                                <a:lnTo>
                                  <a:pt x="778" y="55"/>
                                </a:lnTo>
                                <a:lnTo>
                                  <a:pt x="778" y="94"/>
                                </a:lnTo>
                                <a:lnTo>
                                  <a:pt x="719" y="94"/>
                                </a:lnTo>
                                <a:lnTo>
                                  <a:pt x="749" y="17"/>
                                </a:lnTo>
                                <a:lnTo>
                                  <a:pt x="778" y="94"/>
                                </a:lnTo>
                                <a:lnTo>
                                  <a:pt x="778" y="55"/>
                                </a:lnTo>
                                <a:lnTo>
                                  <a:pt x="763" y="17"/>
                                </a:lnTo>
                                <a:lnTo>
                                  <a:pt x="758" y="3"/>
                                </a:lnTo>
                                <a:lnTo>
                                  <a:pt x="742" y="3"/>
                                </a:lnTo>
                                <a:lnTo>
                                  <a:pt x="682" y="152"/>
                                </a:lnTo>
                                <a:lnTo>
                                  <a:pt x="697" y="152"/>
                                </a:lnTo>
                                <a:lnTo>
                                  <a:pt x="715" y="106"/>
                                </a:lnTo>
                                <a:lnTo>
                                  <a:pt x="783" y="106"/>
                                </a:lnTo>
                                <a:lnTo>
                                  <a:pt x="801" y="152"/>
                                </a:lnTo>
                                <a:lnTo>
                                  <a:pt x="816" y="152"/>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20"/>
                        <wps:cNvCnPr>
                          <a:cxnSpLocks noChangeShapeType="1"/>
                        </wps:cNvCnPr>
                        <wps:spPr bwMode="auto">
                          <a:xfrm>
                            <a:off x="2368" y="11225"/>
                            <a:ext cx="0" cy="137"/>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88" name="Line 19"/>
                        <wps:cNvCnPr>
                          <a:cxnSpLocks noChangeShapeType="1"/>
                        </wps:cNvCnPr>
                        <wps:spPr bwMode="auto">
                          <a:xfrm>
                            <a:off x="2309" y="11219"/>
                            <a:ext cx="118" cy="0"/>
                          </a:xfrm>
                          <a:prstGeom prst="line">
                            <a:avLst/>
                          </a:prstGeom>
                          <a:noFill/>
                          <a:ln w="7671">
                            <a:solidFill>
                              <a:srgbClr val="003863"/>
                            </a:solidFill>
                            <a:round/>
                            <a:headEnd/>
                            <a:tailEnd/>
                          </a:ln>
                          <a:extLst>
                            <a:ext uri="{909E8E84-426E-40DD-AFC4-6F175D3DCCD1}">
                              <a14:hiddenFill xmlns:a14="http://schemas.microsoft.com/office/drawing/2010/main">
                                <a:noFill/>
                              </a14:hiddenFill>
                            </a:ext>
                          </a:extLst>
                        </wps:spPr>
                        <wps:bodyPr/>
                      </wps:wsp>
                      <wps:wsp>
                        <wps:cNvPr id="89" name="Line 18"/>
                        <wps:cNvCnPr>
                          <a:cxnSpLocks noChangeShapeType="1"/>
                        </wps:cNvCnPr>
                        <wps:spPr bwMode="auto">
                          <a:xfrm>
                            <a:off x="2449" y="11213"/>
                            <a:ext cx="0" cy="149"/>
                          </a:xfrm>
                          <a:prstGeom prst="line">
                            <a:avLst/>
                          </a:prstGeom>
                          <a:noFill/>
                          <a:ln w="8992">
                            <a:solidFill>
                              <a:srgbClr val="003863"/>
                            </a:solidFill>
                            <a:round/>
                            <a:headEnd/>
                            <a:tailEnd/>
                          </a:ln>
                          <a:extLst>
                            <a:ext uri="{909E8E84-426E-40DD-AFC4-6F175D3DCCD1}">
                              <a14:hiddenFill xmlns:a14="http://schemas.microsoft.com/office/drawing/2010/main">
                                <a:noFill/>
                              </a14:hiddenFill>
                            </a:ext>
                          </a:extLst>
                        </wps:spPr>
                        <wps:bodyPr/>
                      </wps:wsp>
                      <wps:wsp>
                        <wps:cNvPr id="90" name="AutoShape 17"/>
                        <wps:cNvSpPr>
                          <a:spLocks/>
                        </wps:cNvSpPr>
                        <wps:spPr bwMode="auto">
                          <a:xfrm>
                            <a:off x="2480" y="11210"/>
                            <a:ext cx="280" cy="155"/>
                          </a:xfrm>
                          <a:custGeom>
                            <a:avLst/>
                            <a:gdLst>
                              <a:gd name="T0" fmla="+- 0 2620 2480"/>
                              <a:gd name="T1" fmla="*/ T0 w 280"/>
                              <a:gd name="T2" fmla="+- 0 11288 11210"/>
                              <a:gd name="T3" fmla="*/ 11288 h 155"/>
                              <a:gd name="T4" fmla="+- 0 2615 2480"/>
                              <a:gd name="T5" fmla="*/ T4 w 280"/>
                              <a:gd name="T6" fmla="+- 0 11258 11210"/>
                              <a:gd name="T7" fmla="*/ 11258 h 155"/>
                              <a:gd name="T8" fmla="+- 0 2606 2480"/>
                              <a:gd name="T9" fmla="*/ T8 w 280"/>
                              <a:gd name="T10" fmla="+- 0 11240 11210"/>
                              <a:gd name="T11" fmla="*/ 11240 h 155"/>
                              <a:gd name="T12" fmla="+- 0 2606 2480"/>
                              <a:gd name="T13" fmla="*/ T12 w 280"/>
                              <a:gd name="T14" fmla="+- 0 11288 11210"/>
                              <a:gd name="T15" fmla="*/ 11288 h 155"/>
                              <a:gd name="T16" fmla="+- 0 2602 2480"/>
                              <a:gd name="T17" fmla="*/ T16 w 280"/>
                              <a:gd name="T18" fmla="+- 0 11311 11210"/>
                              <a:gd name="T19" fmla="*/ 11311 h 155"/>
                              <a:gd name="T20" fmla="+- 0 2592 2480"/>
                              <a:gd name="T21" fmla="*/ T20 w 280"/>
                              <a:gd name="T22" fmla="+- 0 11332 11210"/>
                              <a:gd name="T23" fmla="*/ 11332 h 155"/>
                              <a:gd name="T24" fmla="+- 0 2575 2480"/>
                              <a:gd name="T25" fmla="*/ T24 w 280"/>
                              <a:gd name="T26" fmla="+- 0 11347 11210"/>
                              <a:gd name="T27" fmla="*/ 11347 h 155"/>
                              <a:gd name="T28" fmla="+- 0 2550 2480"/>
                              <a:gd name="T29" fmla="*/ T28 w 280"/>
                              <a:gd name="T30" fmla="+- 0 11353 11210"/>
                              <a:gd name="T31" fmla="*/ 11353 h 155"/>
                              <a:gd name="T32" fmla="+- 0 2524 2480"/>
                              <a:gd name="T33" fmla="*/ T32 w 280"/>
                              <a:gd name="T34" fmla="+- 0 11347 11210"/>
                              <a:gd name="T35" fmla="*/ 11347 h 155"/>
                              <a:gd name="T36" fmla="+- 0 2507 2480"/>
                              <a:gd name="T37" fmla="*/ T36 w 280"/>
                              <a:gd name="T38" fmla="+- 0 11332 11210"/>
                              <a:gd name="T39" fmla="*/ 11332 h 155"/>
                              <a:gd name="T40" fmla="+- 0 2497 2480"/>
                              <a:gd name="T41" fmla="*/ T40 w 280"/>
                              <a:gd name="T42" fmla="+- 0 11311 11210"/>
                              <a:gd name="T43" fmla="*/ 11311 h 155"/>
                              <a:gd name="T44" fmla="+- 0 2494 2480"/>
                              <a:gd name="T45" fmla="*/ T44 w 280"/>
                              <a:gd name="T46" fmla="+- 0 11288 11210"/>
                              <a:gd name="T47" fmla="*/ 11288 h 155"/>
                              <a:gd name="T48" fmla="+- 0 2497 2480"/>
                              <a:gd name="T49" fmla="*/ T48 w 280"/>
                              <a:gd name="T50" fmla="+- 0 11264 11210"/>
                              <a:gd name="T51" fmla="*/ 11264 h 155"/>
                              <a:gd name="T52" fmla="+- 0 2507 2480"/>
                              <a:gd name="T53" fmla="*/ T52 w 280"/>
                              <a:gd name="T54" fmla="+- 0 11243 11210"/>
                              <a:gd name="T55" fmla="*/ 11243 h 155"/>
                              <a:gd name="T56" fmla="+- 0 2524 2480"/>
                              <a:gd name="T57" fmla="*/ T56 w 280"/>
                              <a:gd name="T58" fmla="+- 0 11228 11210"/>
                              <a:gd name="T59" fmla="*/ 11228 h 155"/>
                              <a:gd name="T60" fmla="+- 0 2550 2480"/>
                              <a:gd name="T61" fmla="*/ T60 w 280"/>
                              <a:gd name="T62" fmla="+- 0 11222 11210"/>
                              <a:gd name="T63" fmla="*/ 11222 h 155"/>
                              <a:gd name="T64" fmla="+- 0 2575 2480"/>
                              <a:gd name="T65" fmla="*/ T64 w 280"/>
                              <a:gd name="T66" fmla="+- 0 11228 11210"/>
                              <a:gd name="T67" fmla="*/ 11228 h 155"/>
                              <a:gd name="T68" fmla="+- 0 2592 2480"/>
                              <a:gd name="T69" fmla="*/ T68 w 280"/>
                              <a:gd name="T70" fmla="+- 0 11243 11210"/>
                              <a:gd name="T71" fmla="*/ 11243 h 155"/>
                              <a:gd name="T72" fmla="+- 0 2602 2480"/>
                              <a:gd name="T73" fmla="*/ T72 w 280"/>
                              <a:gd name="T74" fmla="+- 0 11264 11210"/>
                              <a:gd name="T75" fmla="*/ 11264 h 155"/>
                              <a:gd name="T76" fmla="+- 0 2606 2480"/>
                              <a:gd name="T77" fmla="*/ T76 w 280"/>
                              <a:gd name="T78" fmla="+- 0 11288 11210"/>
                              <a:gd name="T79" fmla="*/ 11288 h 155"/>
                              <a:gd name="T80" fmla="+- 0 2606 2480"/>
                              <a:gd name="T81" fmla="*/ T80 w 280"/>
                              <a:gd name="T82" fmla="+- 0 11240 11210"/>
                              <a:gd name="T83" fmla="*/ 11240 h 155"/>
                              <a:gd name="T84" fmla="+- 0 2602 2480"/>
                              <a:gd name="T85" fmla="*/ T84 w 280"/>
                              <a:gd name="T86" fmla="+- 0 11234 11210"/>
                              <a:gd name="T87" fmla="*/ 11234 h 155"/>
                              <a:gd name="T88" fmla="+- 0 2588 2480"/>
                              <a:gd name="T89" fmla="*/ T88 w 280"/>
                              <a:gd name="T90" fmla="+- 0 11222 11210"/>
                              <a:gd name="T91" fmla="*/ 11222 h 155"/>
                              <a:gd name="T92" fmla="+- 0 2580 2480"/>
                              <a:gd name="T93" fmla="*/ T92 w 280"/>
                              <a:gd name="T94" fmla="+- 0 11216 11210"/>
                              <a:gd name="T95" fmla="*/ 11216 h 155"/>
                              <a:gd name="T96" fmla="+- 0 2550 2480"/>
                              <a:gd name="T97" fmla="*/ T96 w 280"/>
                              <a:gd name="T98" fmla="+- 0 11210 11210"/>
                              <a:gd name="T99" fmla="*/ 11210 h 155"/>
                              <a:gd name="T100" fmla="+- 0 2519 2480"/>
                              <a:gd name="T101" fmla="*/ T100 w 280"/>
                              <a:gd name="T102" fmla="+- 0 11216 11210"/>
                              <a:gd name="T103" fmla="*/ 11216 h 155"/>
                              <a:gd name="T104" fmla="+- 0 2497 2480"/>
                              <a:gd name="T105" fmla="*/ T104 w 280"/>
                              <a:gd name="T106" fmla="+- 0 11234 11210"/>
                              <a:gd name="T107" fmla="*/ 11234 h 155"/>
                              <a:gd name="T108" fmla="+- 0 2484 2480"/>
                              <a:gd name="T109" fmla="*/ T108 w 280"/>
                              <a:gd name="T110" fmla="+- 0 11258 11210"/>
                              <a:gd name="T111" fmla="*/ 11258 h 155"/>
                              <a:gd name="T112" fmla="+- 0 2480 2480"/>
                              <a:gd name="T113" fmla="*/ T112 w 280"/>
                              <a:gd name="T114" fmla="+- 0 11288 11210"/>
                              <a:gd name="T115" fmla="*/ 11288 h 155"/>
                              <a:gd name="T116" fmla="+- 0 2484 2480"/>
                              <a:gd name="T117" fmla="*/ T116 w 280"/>
                              <a:gd name="T118" fmla="+- 0 11317 11210"/>
                              <a:gd name="T119" fmla="*/ 11317 h 155"/>
                              <a:gd name="T120" fmla="+- 0 2497 2480"/>
                              <a:gd name="T121" fmla="*/ T120 w 280"/>
                              <a:gd name="T122" fmla="+- 0 11342 11210"/>
                              <a:gd name="T123" fmla="*/ 11342 h 155"/>
                              <a:gd name="T124" fmla="+- 0 2519 2480"/>
                              <a:gd name="T125" fmla="*/ T124 w 280"/>
                              <a:gd name="T126" fmla="+- 0 11359 11210"/>
                              <a:gd name="T127" fmla="*/ 11359 h 155"/>
                              <a:gd name="T128" fmla="+- 0 2550 2480"/>
                              <a:gd name="T129" fmla="*/ T128 w 280"/>
                              <a:gd name="T130" fmla="+- 0 11365 11210"/>
                              <a:gd name="T131" fmla="*/ 11365 h 155"/>
                              <a:gd name="T132" fmla="+- 0 2580 2480"/>
                              <a:gd name="T133" fmla="*/ T132 w 280"/>
                              <a:gd name="T134" fmla="+- 0 11359 11210"/>
                              <a:gd name="T135" fmla="*/ 11359 h 155"/>
                              <a:gd name="T136" fmla="+- 0 2588 2480"/>
                              <a:gd name="T137" fmla="*/ T136 w 280"/>
                              <a:gd name="T138" fmla="+- 0 11353 11210"/>
                              <a:gd name="T139" fmla="*/ 11353 h 155"/>
                              <a:gd name="T140" fmla="+- 0 2602 2480"/>
                              <a:gd name="T141" fmla="*/ T140 w 280"/>
                              <a:gd name="T142" fmla="+- 0 11342 11210"/>
                              <a:gd name="T143" fmla="*/ 11342 h 155"/>
                              <a:gd name="T144" fmla="+- 0 2615 2480"/>
                              <a:gd name="T145" fmla="*/ T144 w 280"/>
                              <a:gd name="T146" fmla="+- 0 11317 11210"/>
                              <a:gd name="T147" fmla="*/ 11317 h 155"/>
                              <a:gd name="T148" fmla="+- 0 2620 2480"/>
                              <a:gd name="T149" fmla="*/ T148 w 280"/>
                              <a:gd name="T150" fmla="+- 0 11288 11210"/>
                              <a:gd name="T151" fmla="*/ 11288 h 155"/>
                              <a:gd name="T152" fmla="+- 0 2759 2480"/>
                              <a:gd name="T153" fmla="*/ T152 w 280"/>
                              <a:gd name="T154" fmla="+- 0 11213 11210"/>
                              <a:gd name="T155" fmla="*/ 11213 h 155"/>
                              <a:gd name="T156" fmla="+- 0 2744 2480"/>
                              <a:gd name="T157" fmla="*/ T156 w 280"/>
                              <a:gd name="T158" fmla="+- 0 11213 11210"/>
                              <a:gd name="T159" fmla="*/ 11213 h 155"/>
                              <a:gd name="T160" fmla="+- 0 2744 2480"/>
                              <a:gd name="T161" fmla="*/ T160 w 280"/>
                              <a:gd name="T162" fmla="+- 0 11339 11210"/>
                              <a:gd name="T163" fmla="*/ 11339 h 155"/>
                              <a:gd name="T164" fmla="+- 0 2744 2480"/>
                              <a:gd name="T165" fmla="*/ T164 w 280"/>
                              <a:gd name="T166" fmla="+- 0 11339 11210"/>
                              <a:gd name="T167" fmla="*/ 11339 h 155"/>
                              <a:gd name="T168" fmla="+- 0 2673 2480"/>
                              <a:gd name="T169" fmla="*/ T168 w 280"/>
                              <a:gd name="T170" fmla="+- 0 11236 11210"/>
                              <a:gd name="T171" fmla="*/ 11236 h 155"/>
                              <a:gd name="T172" fmla="+- 0 2657 2480"/>
                              <a:gd name="T173" fmla="*/ T172 w 280"/>
                              <a:gd name="T174" fmla="+- 0 11213 11210"/>
                              <a:gd name="T175" fmla="*/ 11213 h 155"/>
                              <a:gd name="T176" fmla="+- 0 2642 2480"/>
                              <a:gd name="T177" fmla="*/ T176 w 280"/>
                              <a:gd name="T178" fmla="+- 0 11213 11210"/>
                              <a:gd name="T179" fmla="*/ 11213 h 155"/>
                              <a:gd name="T180" fmla="+- 0 2642 2480"/>
                              <a:gd name="T181" fmla="*/ T180 w 280"/>
                              <a:gd name="T182" fmla="+- 0 11362 11210"/>
                              <a:gd name="T183" fmla="*/ 11362 h 155"/>
                              <a:gd name="T184" fmla="+- 0 2656 2480"/>
                              <a:gd name="T185" fmla="*/ T184 w 280"/>
                              <a:gd name="T186" fmla="+- 0 11362 11210"/>
                              <a:gd name="T187" fmla="*/ 11362 h 155"/>
                              <a:gd name="T188" fmla="+- 0 2656 2480"/>
                              <a:gd name="T189" fmla="*/ T188 w 280"/>
                              <a:gd name="T190" fmla="+- 0 11236 11210"/>
                              <a:gd name="T191" fmla="*/ 11236 h 155"/>
                              <a:gd name="T192" fmla="+- 0 2656 2480"/>
                              <a:gd name="T193" fmla="*/ T192 w 280"/>
                              <a:gd name="T194" fmla="+- 0 11236 11210"/>
                              <a:gd name="T195" fmla="*/ 11236 h 155"/>
                              <a:gd name="T196" fmla="+- 0 2743 2480"/>
                              <a:gd name="T197" fmla="*/ T196 w 280"/>
                              <a:gd name="T198" fmla="+- 0 11362 11210"/>
                              <a:gd name="T199" fmla="*/ 11362 h 155"/>
                              <a:gd name="T200" fmla="+- 0 2759 2480"/>
                              <a:gd name="T201" fmla="*/ T200 w 280"/>
                              <a:gd name="T202" fmla="+- 0 11362 11210"/>
                              <a:gd name="T203" fmla="*/ 11362 h 155"/>
                              <a:gd name="T204" fmla="+- 0 2759 2480"/>
                              <a:gd name="T205" fmla="*/ T204 w 280"/>
                              <a:gd name="T206" fmla="+- 0 11339 11210"/>
                              <a:gd name="T207" fmla="*/ 11339 h 155"/>
                              <a:gd name="T208" fmla="+- 0 2759 2480"/>
                              <a:gd name="T209" fmla="*/ T208 w 280"/>
                              <a:gd name="T210" fmla="+- 0 11213 11210"/>
                              <a:gd name="T211" fmla="*/ 1121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80" h="155">
                                <a:moveTo>
                                  <a:pt x="140" y="78"/>
                                </a:moveTo>
                                <a:lnTo>
                                  <a:pt x="135" y="48"/>
                                </a:lnTo>
                                <a:lnTo>
                                  <a:pt x="126" y="30"/>
                                </a:lnTo>
                                <a:lnTo>
                                  <a:pt x="126" y="78"/>
                                </a:lnTo>
                                <a:lnTo>
                                  <a:pt x="122" y="101"/>
                                </a:lnTo>
                                <a:lnTo>
                                  <a:pt x="112" y="122"/>
                                </a:lnTo>
                                <a:lnTo>
                                  <a:pt x="95" y="137"/>
                                </a:lnTo>
                                <a:lnTo>
                                  <a:pt x="70" y="143"/>
                                </a:lnTo>
                                <a:lnTo>
                                  <a:pt x="44" y="137"/>
                                </a:lnTo>
                                <a:lnTo>
                                  <a:pt x="27" y="122"/>
                                </a:lnTo>
                                <a:lnTo>
                                  <a:pt x="17" y="101"/>
                                </a:lnTo>
                                <a:lnTo>
                                  <a:pt x="14" y="78"/>
                                </a:lnTo>
                                <a:lnTo>
                                  <a:pt x="17" y="54"/>
                                </a:lnTo>
                                <a:lnTo>
                                  <a:pt x="27" y="33"/>
                                </a:lnTo>
                                <a:lnTo>
                                  <a:pt x="44" y="18"/>
                                </a:lnTo>
                                <a:lnTo>
                                  <a:pt x="70" y="12"/>
                                </a:lnTo>
                                <a:lnTo>
                                  <a:pt x="95" y="18"/>
                                </a:lnTo>
                                <a:lnTo>
                                  <a:pt x="112" y="33"/>
                                </a:lnTo>
                                <a:lnTo>
                                  <a:pt x="122" y="54"/>
                                </a:lnTo>
                                <a:lnTo>
                                  <a:pt x="126" y="78"/>
                                </a:lnTo>
                                <a:lnTo>
                                  <a:pt x="126" y="30"/>
                                </a:lnTo>
                                <a:lnTo>
                                  <a:pt x="122" y="24"/>
                                </a:lnTo>
                                <a:lnTo>
                                  <a:pt x="108" y="12"/>
                                </a:lnTo>
                                <a:lnTo>
                                  <a:pt x="100" y="6"/>
                                </a:lnTo>
                                <a:lnTo>
                                  <a:pt x="70" y="0"/>
                                </a:lnTo>
                                <a:lnTo>
                                  <a:pt x="39" y="6"/>
                                </a:lnTo>
                                <a:lnTo>
                                  <a:pt x="17" y="24"/>
                                </a:lnTo>
                                <a:lnTo>
                                  <a:pt x="4" y="48"/>
                                </a:lnTo>
                                <a:lnTo>
                                  <a:pt x="0" y="78"/>
                                </a:lnTo>
                                <a:lnTo>
                                  <a:pt x="4" y="107"/>
                                </a:lnTo>
                                <a:lnTo>
                                  <a:pt x="17" y="132"/>
                                </a:lnTo>
                                <a:lnTo>
                                  <a:pt x="39" y="149"/>
                                </a:lnTo>
                                <a:lnTo>
                                  <a:pt x="70" y="155"/>
                                </a:lnTo>
                                <a:lnTo>
                                  <a:pt x="100" y="149"/>
                                </a:lnTo>
                                <a:lnTo>
                                  <a:pt x="108" y="143"/>
                                </a:lnTo>
                                <a:lnTo>
                                  <a:pt x="122" y="132"/>
                                </a:lnTo>
                                <a:lnTo>
                                  <a:pt x="135" y="107"/>
                                </a:lnTo>
                                <a:lnTo>
                                  <a:pt x="140" y="78"/>
                                </a:lnTo>
                                <a:moveTo>
                                  <a:pt x="279" y="3"/>
                                </a:moveTo>
                                <a:lnTo>
                                  <a:pt x="264" y="3"/>
                                </a:lnTo>
                                <a:lnTo>
                                  <a:pt x="264" y="129"/>
                                </a:lnTo>
                                <a:lnTo>
                                  <a:pt x="193" y="26"/>
                                </a:lnTo>
                                <a:lnTo>
                                  <a:pt x="177" y="3"/>
                                </a:lnTo>
                                <a:lnTo>
                                  <a:pt x="162" y="3"/>
                                </a:lnTo>
                                <a:lnTo>
                                  <a:pt x="162" y="152"/>
                                </a:lnTo>
                                <a:lnTo>
                                  <a:pt x="176" y="152"/>
                                </a:lnTo>
                                <a:lnTo>
                                  <a:pt x="176" y="26"/>
                                </a:lnTo>
                                <a:lnTo>
                                  <a:pt x="263" y="152"/>
                                </a:lnTo>
                                <a:lnTo>
                                  <a:pt x="279" y="152"/>
                                </a:lnTo>
                                <a:lnTo>
                                  <a:pt x="279" y="129"/>
                                </a:lnTo>
                                <a:lnTo>
                                  <a:pt x="279" y="3"/>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16"/>
                        <wps:cNvCnPr>
                          <a:cxnSpLocks noChangeShapeType="1"/>
                        </wps:cNvCnPr>
                        <wps:spPr bwMode="auto">
                          <a:xfrm>
                            <a:off x="1510" y="11120"/>
                            <a:ext cx="200" cy="0"/>
                          </a:xfrm>
                          <a:prstGeom prst="line">
                            <a:avLst/>
                          </a:prstGeom>
                          <a:noFill/>
                          <a:ln w="43180">
                            <a:solidFill>
                              <a:srgbClr val="003863"/>
                            </a:solidFill>
                            <a:round/>
                            <a:headEnd/>
                            <a:tailEnd/>
                          </a:ln>
                          <a:extLst>
                            <a:ext uri="{909E8E84-426E-40DD-AFC4-6F175D3DCCD1}">
                              <a14:hiddenFill xmlns:a14="http://schemas.microsoft.com/office/drawing/2010/main">
                                <a:noFill/>
                              </a14:hiddenFill>
                            </a:ext>
                          </a:extLst>
                        </wps:spPr>
                        <wps:bodyPr/>
                      </wps:wsp>
                      <wps:wsp>
                        <wps:cNvPr id="92" name="AutoShape 15"/>
                        <wps:cNvSpPr>
                          <a:spLocks/>
                        </wps:cNvSpPr>
                        <wps:spPr bwMode="auto">
                          <a:xfrm>
                            <a:off x="1551" y="10888"/>
                            <a:ext cx="254" cy="267"/>
                          </a:xfrm>
                          <a:custGeom>
                            <a:avLst/>
                            <a:gdLst>
                              <a:gd name="T0" fmla="+- 0 1551 1551"/>
                              <a:gd name="T1" fmla="*/ T0 w 254"/>
                              <a:gd name="T2" fmla="+- 0 10888 10888"/>
                              <a:gd name="T3" fmla="*/ 10888 h 267"/>
                              <a:gd name="T4" fmla="+- 0 1551 1551"/>
                              <a:gd name="T5" fmla="*/ T4 w 254"/>
                              <a:gd name="T6" fmla="+- 0 11086 10888"/>
                              <a:gd name="T7" fmla="*/ 11086 h 267"/>
                              <a:gd name="T8" fmla="+- 0 1804 1551"/>
                              <a:gd name="T9" fmla="*/ T8 w 254"/>
                              <a:gd name="T10" fmla="+- 0 10888 10888"/>
                              <a:gd name="T11" fmla="*/ 10888 h 267"/>
                              <a:gd name="T12" fmla="+- 0 1804 1551"/>
                              <a:gd name="T13" fmla="*/ T12 w 254"/>
                              <a:gd name="T14" fmla="+- 0 11154 10888"/>
                              <a:gd name="T15" fmla="*/ 11154 h 267"/>
                            </a:gdLst>
                            <a:ahLst/>
                            <a:cxnLst>
                              <a:cxn ang="0">
                                <a:pos x="T1" y="T3"/>
                              </a:cxn>
                              <a:cxn ang="0">
                                <a:pos x="T5" y="T7"/>
                              </a:cxn>
                              <a:cxn ang="0">
                                <a:pos x="T9" y="T11"/>
                              </a:cxn>
                              <a:cxn ang="0">
                                <a:pos x="T13" y="T15"/>
                              </a:cxn>
                            </a:cxnLst>
                            <a:rect l="0" t="0" r="r" b="b"/>
                            <a:pathLst>
                              <a:path w="254" h="267">
                                <a:moveTo>
                                  <a:pt x="0" y="0"/>
                                </a:moveTo>
                                <a:lnTo>
                                  <a:pt x="0" y="198"/>
                                </a:lnTo>
                                <a:moveTo>
                                  <a:pt x="253" y="0"/>
                                </a:moveTo>
                                <a:lnTo>
                                  <a:pt x="253" y="266"/>
                                </a:lnTo>
                              </a:path>
                            </a:pathLst>
                          </a:custGeom>
                          <a:noFill/>
                          <a:ln w="52057">
                            <a:solidFill>
                              <a:srgbClr val="00386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07" y="10888"/>
                            <a:ext cx="240"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206" y="10888"/>
                            <a:ext cx="243"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83" y="10888"/>
                            <a:ext cx="285" cy="266"/>
                          </a:xfrm>
                          <a:prstGeom prst="rect">
                            <a:avLst/>
                          </a:prstGeom>
                          <a:noFill/>
                          <a:extLst>
                            <a:ext uri="{909E8E84-426E-40DD-AFC4-6F175D3DCCD1}">
                              <a14:hiddenFill xmlns:a14="http://schemas.microsoft.com/office/drawing/2010/main">
                                <a:solidFill>
                                  <a:srgbClr val="FFFFFF"/>
                                </a:solidFill>
                              </a14:hiddenFill>
                            </a:ext>
                          </a:extLst>
                        </pic:spPr>
                      </pic:pic>
                      <wps:wsp>
                        <wps:cNvPr id="96" name="Freeform 11"/>
                        <wps:cNvSpPr>
                          <a:spLocks/>
                        </wps:cNvSpPr>
                        <wps:spPr bwMode="auto">
                          <a:xfrm>
                            <a:off x="725" y="10960"/>
                            <a:ext cx="402" cy="402"/>
                          </a:xfrm>
                          <a:custGeom>
                            <a:avLst/>
                            <a:gdLst>
                              <a:gd name="T0" fmla="+- 0 1127 725"/>
                              <a:gd name="T1" fmla="*/ T0 w 402"/>
                              <a:gd name="T2" fmla="+- 0 11228 10960"/>
                              <a:gd name="T3" fmla="*/ 11228 h 402"/>
                              <a:gd name="T4" fmla="+- 0 859 725"/>
                              <a:gd name="T5" fmla="*/ T4 w 402"/>
                              <a:gd name="T6" fmla="+- 0 11228 10960"/>
                              <a:gd name="T7" fmla="*/ 11228 h 402"/>
                              <a:gd name="T8" fmla="+- 0 859 725"/>
                              <a:gd name="T9" fmla="*/ T8 w 402"/>
                              <a:gd name="T10" fmla="+- 0 10960 10960"/>
                              <a:gd name="T11" fmla="*/ 10960 h 402"/>
                              <a:gd name="T12" fmla="+- 0 725 725"/>
                              <a:gd name="T13" fmla="*/ T12 w 402"/>
                              <a:gd name="T14" fmla="+- 0 10960 10960"/>
                              <a:gd name="T15" fmla="*/ 10960 h 402"/>
                              <a:gd name="T16" fmla="+- 0 725 725"/>
                              <a:gd name="T17" fmla="*/ T16 w 402"/>
                              <a:gd name="T18" fmla="+- 0 11228 10960"/>
                              <a:gd name="T19" fmla="*/ 11228 h 402"/>
                              <a:gd name="T20" fmla="+- 0 725 725"/>
                              <a:gd name="T21" fmla="*/ T20 w 402"/>
                              <a:gd name="T22" fmla="+- 0 11362 10960"/>
                              <a:gd name="T23" fmla="*/ 11362 h 402"/>
                              <a:gd name="T24" fmla="+- 0 1127 725"/>
                              <a:gd name="T25" fmla="*/ T24 w 402"/>
                              <a:gd name="T26" fmla="+- 0 11362 10960"/>
                              <a:gd name="T27" fmla="*/ 11362 h 402"/>
                              <a:gd name="T28" fmla="+- 0 1127 725"/>
                              <a:gd name="T29" fmla="*/ T28 w 402"/>
                              <a:gd name="T30" fmla="+- 0 11228 10960"/>
                              <a:gd name="T31" fmla="*/ 11228 h 4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2" h="402">
                                <a:moveTo>
                                  <a:pt x="402" y="268"/>
                                </a:moveTo>
                                <a:lnTo>
                                  <a:pt x="134" y="268"/>
                                </a:lnTo>
                                <a:lnTo>
                                  <a:pt x="134" y="0"/>
                                </a:lnTo>
                                <a:lnTo>
                                  <a:pt x="0" y="0"/>
                                </a:lnTo>
                                <a:lnTo>
                                  <a:pt x="0" y="268"/>
                                </a:lnTo>
                                <a:lnTo>
                                  <a:pt x="0" y="402"/>
                                </a:lnTo>
                                <a:lnTo>
                                  <a:pt x="402" y="402"/>
                                </a:lnTo>
                                <a:lnTo>
                                  <a:pt x="402" y="268"/>
                                </a:lnTo>
                              </a:path>
                            </a:pathLst>
                          </a:custGeom>
                          <a:solidFill>
                            <a:srgbClr val="449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1193" y="10827"/>
                            <a:ext cx="201" cy="536"/>
                          </a:xfrm>
                          <a:custGeom>
                            <a:avLst/>
                            <a:gdLst>
                              <a:gd name="T0" fmla="+- 0 1394 1193"/>
                              <a:gd name="T1" fmla="*/ T0 w 201"/>
                              <a:gd name="T2" fmla="+- 0 10827 10827"/>
                              <a:gd name="T3" fmla="*/ 10827 h 536"/>
                              <a:gd name="T4" fmla="+- 0 1260 1193"/>
                              <a:gd name="T5" fmla="*/ T4 w 201"/>
                              <a:gd name="T6" fmla="+- 0 10827 10827"/>
                              <a:gd name="T7" fmla="*/ 10827 h 536"/>
                              <a:gd name="T8" fmla="+- 0 1260 1193"/>
                              <a:gd name="T9" fmla="*/ T8 w 201"/>
                              <a:gd name="T10" fmla="+- 0 11229 10827"/>
                              <a:gd name="T11" fmla="*/ 11229 h 536"/>
                              <a:gd name="T12" fmla="+- 0 1193 1193"/>
                              <a:gd name="T13" fmla="*/ T12 w 201"/>
                              <a:gd name="T14" fmla="+- 0 11229 10827"/>
                              <a:gd name="T15" fmla="*/ 11229 h 536"/>
                              <a:gd name="T16" fmla="+- 0 1193 1193"/>
                              <a:gd name="T17" fmla="*/ T16 w 201"/>
                              <a:gd name="T18" fmla="+- 0 11363 10827"/>
                              <a:gd name="T19" fmla="*/ 11363 h 536"/>
                              <a:gd name="T20" fmla="+- 0 1394 1193"/>
                              <a:gd name="T21" fmla="*/ T20 w 201"/>
                              <a:gd name="T22" fmla="+- 0 11363 10827"/>
                              <a:gd name="T23" fmla="*/ 11363 h 536"/>
                              <a:gd name="T24" fmla="+- 0 1394 1193"/>
                              <a:gd name="T25" fmla="*/ T24 w 201"/>
                              <a:gd name="T26" fmla="+- 0 11229 10827"/>
                              <a:gd name="T27" fmla="*/ 11229 h 536"/>
                              <a:gd name="T28" fmla="+- 0 1394 1193"/>
                              <a:gd name="T29" fmla="*/ T28 w 201"/>
                              <a:gd name="T30" fmla="+- 0 10827 10827"/>
                              <a:gd name="T31" fmla="*/ 10827 h 5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 h="536">
                                <a:moveTo>
                                  <a:pt x="201" y="0"/>
                                </a:moveTo>
                                <a:lnTo>
                                  <a:pt x="67" y="0"/>
                                </a:lnTo>
                                <a:lnTo>
                                  <a:pt x="67" y="402"/>
                                </a:lnTo>
                                <a:lnTo>
                                  <a:pt x="0" y="402"/>
                                </a:lnTo>
                                <a:lnTo>
                                  <a:pt x="0" y="536"/>
                                </a:lnTo>
                                <a:lnTo>
                                  <a:pt x="201" y="536"/>
                                </a:lnTo>
                                <a:lnTo>
                                  <a:pt x="201" y="402"/>
                                </a:lnTo>
                                <a:lnTo>
                                  <a:pt x="201" y="0"/>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9"/>
                        <wps:cNvCnPr>
                          <a:cxnSpLocks noChangeShapeType="1"/>
                        </wps:cNvCnPr>
                        <wps:spPr bwMode="auto">
                          <a:xfrm>
                            <a:off x="725" y="10860"/>
                            <a:ext cx="134" cy="0"/>
                          </a:xfrm>
                          <a:prstGeom prst="line">
                            <a:avLst/>
                          </a:prstGeom>
                          <a:noFill/>
                          <a:ln w="41910">
                            <a:solidFill>
                              <a:srgbClr val="003863"/>
                            </a:solidFill>
                            <a:round/>
                            <a:headEnd/>
                            <a:tailEnd/>
                          </a:ln>
                          <a:extLst>
                            <a:ext uri="{909E8E84-426E-40DD-AFC4-6F175D3DCCD1}">
                              <a14:hiddenFill xmlns:a14="http://schemas.microsoft.com/office/drawing/2010/main">
                                <a:noFill/>
                              </a14:hiddenFill>
                            </a:ext>
                          </a:extLst>
                        </wps:spPr>
                        <wps:bodyPr/>
                      </wps:wsp>
                      <wps:wsp>
                        <wps:cNvPr id="99" name="Rectangle 8"/>
                        <wps:cNvSpPr>
                          <a:spLocks noChangeArrowheads="1"/>
                        </wps:cNvSpPr>
                        <wps:spPr bwMode="auto">
                          <a:xfrm>
                            <a:off x="725" y="10693"/>
                            <a:ext cx="669" cy="134"/>
                          </a:xfrm>
                          <a:prstGeom prst="rect">
                            <a:avLst/>
                          </a:prstGeom>
                          <a:solidFill>
                            <a:srgbClr val="0038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7"/>
                        <wps:cNvSpPr>
                          <a:spLocks noChangeArrowheads="1"/>
                        </wps:cNvSpPr>
                        <wps:spPr bwMode="auto">
                          <a:xfrm>
                            <a:off x="4467" y="10925"/>
                            <a:ext cx="3617" cy="6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A4C0F" id="Group 6" o:spid="_x0000_s1026" style="position:absolute;left:0;text-align:left;margin-left:0;margin-top:0;width:419.55pt;height:595.3pt;z-index:-93880;mso-position-horizontal-relative:page;mso-position-vertical-relative:page" coordsize="8391,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AAAIKQOwEAAACAIOROAAAAACAIuRMAAAAACELuBAAAAACCkDsBAAAAgCDkTgAAAAAgCLkT&#10;AAAAAAhC7gQAAAAAgpA7AQAAAIAg5E4AAAAAIAi5EwAAAAAIQu4EAAAAAIKQOwEAAACAIOROAAAA&#10;ACAIuRMAAAAACELuBAAAAACCkDsBAAAAgCDkTgAAAAAgCLkTAAAAAAhC7gQAAAAAgpA7AQAAAIAg&#10;5E4AAAAAIAi5EwAAAAAIQ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QAAAIAg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391;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">
                  <v:imagedata r:id="rId14" o:title=""/>
                </v:shape>
                <v:shape id="AutoShape 24" o:spid="_x0000_s1028" style="position:absolute;top:2871;width:8336;height:8636;visibility:visible;mso-wrap-style:square;v-text-anchor:top" coordsize="8336,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" path="m3780,7681l,7681r,954l3780,8635r,-954m8335,l,,,3687r8335,l8335,e" stroked="f">
                  <v:path arrowok="t" o:connecttype="custom" o:connectlocs="3780,10552;0,10552;0,11506;3780,11506;3780,10552;8335,2871;0,2871;0,6558;8335,6558;8335,2871" o:connectangles="0,0,0,0,0,0,0,0,0,0"/>
                </v:shape>
                <v:shape id="Picture 23" o:spid="_x0000_s1029" type="#_x0000_t75" style="position:absolute;left:1504;top:10695;width:25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">
                  <v:imagedata r:id="rId15" o:title=""/>
                </v:shape>
                <v:shape id="Picture 22" o:spid="_x0000_s1030" type="#_x0000_t75" style="position:absolute;left:1789;top:10695;width:10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">
                  <v:imagedata r:id="rId16" o:title=""/>
                </v:shape>
                <v:shape id="AutoShape 21" o:spid="_x0000_s1031" style="position:absolute;left:1510;top:11210;width:816;height:155;visibility:visible;mso-wrap-style:square;v-text-anchor:top" coordsize="81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" path="m94,3l,3,,152r14,l14,81r71,l85,69r-71,l14,15r80,l94,3m244,78l240,48,230,30r,48l227,101r-10,21l199,137r-25,6l149,137,131,122,121,101,118,78r3,-24l131,33,149,18r25,-6l199,18r18,15l227,54r3,24l230,30r-3,-6l212,12,205,6,174,,143,6,122,24,108,48r-4,30l108,107r14,25l143,149r31,6l205,149r7,-6l227,132r13,-25l244,78m380,3r-14,l366,95r-3,22l355,132r-14,8l323,143r-19,-3l290,132r-8,-15l279,95r,-92l265,3r,95l268,120r10,18l296,150r27,5l349,150r11,-7l367,138r10,-18l380,98r,-95m526,3r-14,l512,129r-1,l440,26,425,3r-16,l409,152r14,l423,26r87,126l526,152r,-23l526,3m675,78l671,45,661,28r,50l658,106r-11,19l628,136r-28,4l570,140r,-125l600,15r28,4l647,30r11,19l661,78r,-50l658,22,647,15,637,8,607,3r-51,l556,152r51,l637,147r10,-7l658,133r13,-23l675,78t141,74l798,106,793,94,778,55r,39l719,94,749,17r29,77l778,55,763,17,758,3r-16,l682,152r15,l715,106r68,l801,152r15,e" fillcolor="#003863" stroked="f">
                  <v:path arrowok="t" o:connecttype="custom" o:connectlocs="0,11362;85,11291;14,11225;244,11288;230,11288;199,11347;131,11332;121,11264;174,11222;227,11264;227,11234;174,11210;108,11258;122,11342;205,11359;240,11317;366,11213;355,11342;304,11350;279,11305;265,11308;296,11360;360,11353;380,11308;512,11213;440,11236;409,11362;423,11236;526,11339;671,11255;658,11316;600,11350;600,11225;658,11259;658,11232;607,11213;607,11362;658,11343;816,11362;778,11265;749,11227;763,11227;682,11362;783,11316" o:connectangles="0,0,0,0,0,0,0,0,0,0,0,0,0,0,0,0,0,0,0,0,0,0,0,0,0,0,0,0,0,0,0,0,0,0,0,0,0,0,0,0,0,0,0,0"/>
                </v:shape>
                <v:line id="Line 20" o:spid="_x0000_s1032" style="position:absolute;visibility:visible;mso-wrap-style:square" from="2368,11225" to="2368,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" strokecolor="#003863" strokeweight=".24978mm"/>
                <v:line id="Line 19" o:spid="_x0000_s1033" style="position:absolute;visibility:visible;mso-wrap-style:square" from="2309,11219" to="2427,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" strokecolor="#003863" strokeweight=".21308mm"/>
                <v:line id="Line 18" o:spid="_x0000_s1034" style="position:absolute;visibility:visible;mso-wrap-style:square" from="2449,11213" to="2449,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" strokecolor="#003863" strokeweight=".24978mm"/>
                <v:shape id="AutoShape 17" o:spid="_x0000_s1035" style="position:absolute;left:2480;top:11210;width:280;height:155;visibility:visible;mso-wrap-style:square;v-text-anchor:top" coordsize="28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" path="m140,78l135,48,126,30r,48l122,101r-10,21l95,137r-25,6l44,137,27,122,17,101,14,78,17,54,27,33,44,18,70,12r25,6l112,33r10,21l126,78r,-48l122,24,108,12,100,6,70,,39,6,17,24,4,48,,78r4,29l17,132r22,17l70,155r30,-6l108,143r14,-11l135,107r5,-29m279,3r-15,l264,129,193,26,177,3r-15,l162,152r14,l176,26r87,126l279,152r,-23l279,3e" fillcolor="#003863" stroked="f">
                  <v:path arrowok="t" o:connecttype="custom" o:connectlocs="140,11288;135,11258;126,11240;126,11288;122,11311;112,11332;95,11347;70,11353;44,11347;27,11332;17,11311;14,11288;17,11264;27,11243;44,11228;70,11222;95,11228;112,11243;122,11264;126,11288;126,11240;122,11234;108,11222;100,11216;70,11210;39,11216;17,11234;4,11258;0,11288;4,11317;17,11342;39,11359;70,11365;100,11359;108,11353;122,11342;135,11317;140,11288;279,11213;264,11213;264,11339;264,11339;193,11236;177,11213;162,11213;162,11362;176,11362;176,11236;176,11236;263,11362;279,11362;279,11339;279,11213" o:connectangles="0,0,0,0,0,0,0,0,0,0,0,0,0,0,0,0,0,0,0,0,0,0,0,0,0,0,0,0,0,0,0,0,0,0,0,0,0,0,0,0,0,0,0,0,0,0,0,0,0,0,0,0,0"/>
                </v:shape>
                <v:line id="Line 16" o:spid="_x0000_s1036" style="position:absolute;visibility:visible;mso-wrap-style:square" from="1510,11120" to="1710,1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" strokecolor="#003863" strokeweight="3.4pt"/>
                <v:shape id="AutoShape 15" o:spid="_x0000_s1037" style="position:absolute;left:1551;top:10888;width:254;height:267;visibility:visible;mso-wrap-style:square;v-text-anchor:top" coordsize="2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" path="m,l,198m253,r,266e" filled="f" strokecolor="#003863" strokeweight="1.44603mm">
                  <v:path arrowok="t" o:connecttype="custom" o:connectlocs="0,10888;0,11086;253,10888;253,11154" o:connectangles="0,0,0,0"/>
                </v:shape>
                <v:shape id="Picture 14" o:spid="_x0000_s1038" type="#_x0000_t75" style="position:absolute;left:1907;top:10888;width:240;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">
                  <v:imagedata r:id="rId17" o:title=""/>
                </v:shape>
                <v:shape id="Picture 13" o:spid="_x0000_s1039" type="#_x0000_t75" style="position:absolute;left:2206;top:10888;width:243;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">
                  <v:imagedata r:id="rId18" o:title=""/>
                </v:shape>
                <v:shape id="Picture 12" o:spid="_x0000_s1040" type="#_x0000_t75" style="position:absolute;left:2483;top:10888;width:28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">
                  <v:imagedata r:id="rId19" o:title=""/>
                </v:shape>
                <v:shape id="Freeform 11" o:spid="_x0000_s1041" style="position:absolute;left:725;top:10960;width:402;height:402;visibility:visible;mso-wrap-style:square;v-text-anchor:top" coordsize="40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" path="m402,268r-268,l134,,,,,268,,402r402,l402,268e" fillcolor="#449cdc" stroked="f">
                  <v:path arrowok="t" o:connecttype="custom" o:connectlocs="402,11228;134,11228;134,10960;0,10960;0,11228;0,11362;402,11362;402,11228" o:connectangles="0,0,0,0,0,0,0,0"/>
                </v:shape>
                <v:shape id="Freeform 10" o:spid="_x0000_s1042" style="position:absolute;left:1193;top:10827;width:201;height:536;visibility:visible;mso-wrap-style:square;v-text-anchor:top" coordsize="20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" path="m201,l67,r,402l,402,,536r201,l201,402,201,e" fillcolor="#003863" stroked="f">
                  <v:path arrowok="t" o:connecttype="custom" o:connectlocs="201,10827;67,10827;67,11229;0,11229;0,11363;201,11363;201,11229;201,10827" o:connectangles="0,0,0,0,0,0,0,0"/>
                </v:shape>
                <v:line id="Line 9" o:spid="_x0000_s1043" style="position:absolute;visibility:visible;mso-wrap-style:square" from="725,10860" to="859,1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" strokecolor="#003863" strokeweight="3.3pt"/>
                <v:rect id="Rectangle 8" o:spid="_x0000_s1044" style="position:absolute;left:725;top:10693;width:669;height: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" fillcolor="#003863" stroked="f"/>
                <v:rect id="Rectangle 7" o:spid="_x0000_s1045" style="position:absolute;left:4467;top:10925;width:361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" stroked="f"/>
                <w10:wrap anchorx="page" anchory="page"/>
              </v:group>
            </w:pict>
          </mc:Fallback>
        </mc:AlternateContent>
      </w: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0"/>
        </w:rPr>
      </w:pPr>
    </w:p>
    <w:p w:rsidR="00213F3F" w:rsidRDefault="00213F3F">
      <w:pPr>
        <w:pStyle w:val="a3"/>
        <w:spacing w:before="120" w:after="120"/>
        <w:rPr>
          <w:rFonts w:ascii="Times New Roman"/>
          <w:sz w:val="29"/>
        </w:rPr>
      </w:pPr>
    </w:p>
    <w:p w:rsidR="00CD422C" w:rsidRPr="00CD422C" w:rsidRDefault="00CD422C" w:rsidP="00CD422C">
      <w:pPr>
        <w:spacing w:before="120" w:after="120" w:line="742" w:lineRule="exact"/>
        <w:ind w:left="146"/>
        <w:jc w:val="center"/>
        <w:rPr>
          <w:rFonts w:hAnsi="メイリオ"/>
          <w:b/>
          <w:sz w:val="68"/>
          <w:lang w:eastAsia="ja-JP"/>
        </w:rPr>
      </w:pPr>
      <w:r w:rsidRPr="00CD422C">
        <w:rPr>
          <w:rFonts w:hAnsi="メイリオ" w:hint="eastAsia"/>
          <w:b/>
          <w:color w:val="2DA2DC"/>
          <w:sz w:val="68"/>
          <w:lang w:eastAsia="ja-JP"/>
        </w:rPr>
        <w:t>企業における</w:t>
      </w:r>
    </w:p>
    <w:p w:rsidR="00213F3F" w:rsidRPr="008D06D3" w:rsidRDefault="00CD422C" w:rsidP="00CD422C">
      <w:pPr>
        <w:spacing w:before="120" w:after="120" w:line="1077" w:lineRule="exact"/>
        <w:ind w:left="119"/>
        <w:jc w:val="center"/>
        <w:rPr>
          <w:rFonts w:hAnsi="メイリオ"/>
          <w:b/>
          <w:position w:val="6"/>
          <w:sz w:val="76"/>
          <w:szCs w:val="76"/>
          <w:lang w:eastAsia="ja-JP"/>
        </w:rPr>
      </w:pPr>
      <w:r w:rsidRPr="00A60CF6">
        <w:rPr>
          <w:rFonts w:hAnsi="メイリオ" w:hint="eastAsia"/>
          <w:b/>
          <w:color w:val="114472"/>
          <w:position w:val="6"/>
          <w:sz w:val="76"/>
          <w:szCs w:val="76"/>
          <w:lang w:eastAsia="ja-JP"/>
        </w:rPr>
        <w:t xml:space="preserve">オープン ソース </w:t>
      </w:r>
      <w:r w:rsidRPr="00A60CF6">
        <w:rPr>
          <w:rFonts w:hAnsi="メイリオ"/>
          <w:b/>
          <w:color w:val="114472"/>
          <w:position w:val="6"/>
          <w:sz w:val="76"/>
          <w:szCs w:val="76"/>
          <w:lang w:eastAsia="ja-JP"/>
        </w:rPr>
        <w:br/>
      </w:r>
      <w:r w:rsidRPr="00ED2645">
        <w:rPr>
          <w:rFonts w:hAnsi="メイリオ" w:hint="eastAsia"/>
          <w:b/>
          <w:color w:val="114472"/>
          <w:spacing w:val="-40"/>
          <w:position w:val="6"/>
          <w:sz w:val="84"/>
          <w:szCs w:val="84"/>
          <w:lang w:eastAsia="ja-JP"/>
        </w:rPr>
        <w:t>コンプライアンス</w:t>
      </w:r>
    </w:p>
    <w:p w:rsidR="00213F3F" w:rsidRDefault="00213F3F">
      <w:pPr>
        <w:pStyle w:val="a3"/>
        <w:spacing w:before="120" w:after="120"/>
        <w:rPr>
          <w:rFonts w:eastAsiaTheme="minorEastAsia"/>
          <w:b/>
          <w:sz w:val="20"/>
          <w:lang w:eastAsia="ja-JP"/>
        </w:rPr>
      </w:pPr>
    </w:p>
    <w:p w:rsidR="00CD422C" w:rsidRPr="00CD422C" w:rsidRDefault="00CD422C">
      <w:pPr>
        <w:pStyle w:val="a3"/>
        <w:spacing w:before="120" w:after="120"/>
        <w:rPr>
          <w:rFonts w:eastAsiaTheme="minorEastAsia"/>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213F3F" w:rsidRDefault="00213F3F">
      <w:pPr>
        <w:pStyle w:val="a3"/>
        <w:spacing w:before="120" w:after="120"/>
        <w:rPr>
          <w:b/>
          <w:sz w:val="20"/>
          <w:lang w:eastAsia="ja-JP"/>
        </w:rPr>
      </w:pPr>
    </w:p>
    <w:p w:rsidR="00A60CF6" w:rsidRPr="009E4B6A" w:rsidRDefault="00A60CF6" w:rsidP="009E4B6A">
      <w:pPr>
        <w:spacing w:before="120" w:after="120"/>
        <w:jc w:val="right"/>
        <w:rPr>
          <w:rFonts w:ascii="Arial"/>
          <w:i/>
          <w:sz w:val="30"/>
          <w:szCs w:val="30"/>
          <w:lang w:eastAsia="ja-JP"/>
        </w:rPr>
      </w:pPr>
      <w:r w:rsidRPr="009E4B6A">
        <w:rPr>
          <w:rFonts w:ascii="Arial"/>
          <w:i/>
          <w:sz w:val="30"/>
          <w:szCs w:val="30"/>
          <w:lang w:eastAsia="ja-JP"/>
        </w:rPr>
        <w:t>Ibrahim Haddad, PhD</w:t>
      </w:r>
    </w:p>
    <w:p w:rsidR="00A60CF6" w:rsidRDefault="00A60CF6" w:rsidP="00A60CF6">
      <w:pPr>
        <w:spacing w:before="120" w:after="120"/>
        <w:rPr>
          <w:sz w:val="30"/>
          <w:lang w:eastAsia="ja-JP"/>
        </w:rPr>
        <w:sectPr w:rsidR="00A60CF6" w:rsidSect="00A60CF6">
          <w:headerReference w:type="default" r:id="rId20"/>
          <w:pgSz w:w="8400" w:h="11910"/>
          <w:pgMar w:top="1100" w:right="760" w:bottom="280" w:left="540" w:header="720" w:footer="720" w:gutter="0"/>
          <w:cols w:space="720"/>
        </w:sect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13F3F" w:rsidRPr="00B32B03" w:rsidRDefault="00213F3F" w:rsidP="00B32B03">
      <w:pPr>
        <w:pStyle w:val="a3"/>
        <w:spacing w:before="120" w:after="120"/>
        <w:rPr>
          <w:rFonts w:ascii="Arial"/>
          <w:lang w:eastAsia="ja-JP"/>
        </w:rPr>
      </w:pPr>
    </w:p>
    <w:p w:rsidR="00201D5B" w:rsidRPr="007E57E9" w:rsidRDefault="00201D5B" w:rsidP="00201D5B">
      <w:pPr>
        <w:spacing w:before="120" w:after="120"/>
        <w:jc w:val="center"/>
        <w:rPr>
          <w:rFonts w:hAnsi="メイリオ"/>
          <w:lang w:eastAsia="ja-JP"/>
        </w:rPr>
      </w:pPr>
      <w:r w:rsidRPr="007E57E9">
        <w:rPr>
          <w:rFonts w:hAnsi="メイリオ" w:hint="eastAsia"/>
          <w:lang w:eastAsia="ja-JP"/>
        </w:rPr>
        <w:t>このページは意図的に空白にしてあります。</w:t>
      </w:r>
    </w:p>
    <w:p w:rsidR="00213F3F" w:rsidRDefault="00213F3F" w:rsidP="00201D5B">
      <w:pPr>
        <w:spacing w:before="120" w:after="120"/>
        <w:jc w:val="center"/>
        <w:rPr>
          <w:sz w:val="20"/>
          <w:lang w:eastAsia="ja-JP"/>
        </w:rPr>
        <w:sectPr w:rsidR="00213F3F">
          <w:pgSz w:w="8400" w:h="11910"/>
          <w:pgMar w:top="1100" w:right="1140" w:bottom="280" w:left="1140" w:header="720" w:footer="720" w:gutter="0"/>
          <w:cols w:space="720"/>
        </w:sectPr>
      </w:pPr>
    </w:p>
    <w:p w:rsidR="00213F3F" w:rsidRPr="00BE677C" w:rsidRDefault="00CD422C" w:rsidP="00740CC2">
      <w:pPr>
        <w:pStyle w:val="a3"/>
        <w:spacing w:before="120" w:after="120"/>
        <w:jc w:val="center"/>
        <w:rPr>
          <w:rFonts w:ascii="Arial" w:eastAsia="メイリオ"/>
          <w:sz w:val="32"/>
          <w:szCs w:val="32"/>
          <w:lang w:eastAsia="ja-JP"/>
        </w:rPr>
      </w:pPr>
      <w:r w:rsidRPr="00BE677C">
        <w:rPr>
          <w:rFonts w:ascii="Arial" w:eastAsia="メイリオ"/>
          <w:w w:val="105"/>
          <w:sz w:val="32"/>
          <w:szCs w:val="32"/>
          <w:lang w:eastAsia="ja-JP"/>
        </w:rPr>
        <w:lastRenderedPageBreak/>
        <w:t>Ibrahim Haddad,</w:t>
      </w:r>
      <w:r w:rsidRPr="00BE677C">
        <w:rPr>
          <w:rFonts w:ascii="Arial" w:eastAsia="メイリオ"/>
          <w:spacing w:val="-59"/>
          <w:w w:val="105"/>
          <w:sz w:val="32"/>
          <w:szCs w:val="32"/>
          <w:lang w:eastAsia="ja-JP"/>
        </w:rPr>
        <w:t xml:space="preserve"> </w:t>
      </w:r>
      <w:r w:rsidRPr="00BE677C">
        <w:rPr>
          <w:rFonts w:ascii="Arial" w:eastAsia="メイリオ"/>
          <w:w w:val="105"/>
          <w:sz w:val="32"/>
          <w:szCs w:val="32"/>
          <w:lang w:eastAsia="ja-JP"/>
        </w:rPr>
        <w:t>Ph.D.</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01D5B" w:rsidRPr="00201D5B" w:rsidRDefault="00201D5B" w:rsidP="00201D5B">
      <w:pPr>
        <w:spacing w:before="120" w:after="120" w:line="180" w:lineRule="auto"/>
        <w:ind w:left="1383" w:right="91" w:hanging="1281"/>
        <w:jc w:val="center"/>
        <w:rPr>
          <w:rFonts w:hAnsi="メイリオ"/>
          <w:b/>
          <w:color w:val="00B4E0"/>
          <w:w w:val="105"/>
          <w:sz w:val="40"/>
          <w:szCs w:val="40"/>
          <w:lang w:eastAsia="ja-JP"/>
        </w:rPr>
      </w:pPr>
      <w:r w:rsidRPr="00201D5B">
        <w:rPr>
          <w:rFonts w:hAnsi="メイリオ" w:hint="eastAsia"/>
          <w:b/>
          <w:color w:val="00B4E0"/>
          <w:w w:val="105"/>
          <w:sz w:val="40"/>
          <w:szCs w:val="40"/>
          <w:lang w:eastAsia="ja-JP"/>
        </w:rPr>
        <w:t>企業における</w:t>
      </w:r>
    </w:p>
    <w:p w:rsidR="00213F3F" w:rsidRPr="00201D5B" w:rsidRDefault="00201D5B" w:rsidP="00201D5B">
      <w:pPr>
        <w:spacing w:before="120" w:after="120" w:line="180" w:lineRule="auto"/>
        <w:ind w:left="1383" w:right="91" w:hanging="1281"/>
        <w:jc w:val="center"/>
        <w:rPr>
          <w:rFonts w:hAnsi="メイリオ"/>
          <w:b/>
          <w:sz w:val="40"/>
          <w:szCs w:val="40"/>
          <w:lang w:eastAsia="ja-JP"/>
        </w:rPr>
      </w:pPr>
      <w:r w:rsidRPr="00201D5B">
        <w:rPr>
          <w:rFonts w:hAnsi="メイリオ" w:hint="eastAsia"/>
          <w:b/>
          <w:color w:val="00B4E0"/>
          <w:w w:val="105"/>
          <w:sz w:val="40"/>
          <w:szCs w:val="40"/>
          <w:lang w:eastAsia="ja-JP"/>
        </w:rPr>
        <w:t>オープン</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ソース</w:t>
      </w:r>
      <w:r w:rsidRPr="00201D5B">
        <w:rPr>
          <w:rFonts w:hAnsi="メイリオ"/>
          <w:b/>
          <w:color w:val="00B4E0"/>
          <w:w w:val="105"/>
          <w:sz w:val="40"/>
          <w:szCs w:val="40"/>
          <w:lang w:eastAsia="ja-JP"/>
        </w:rPr>
        <w:t xml:space="preserve"> </w:t>
      </w:r>
      <w:r w:rsidRPr="00201D5B">
        <w:rPr>
          <w:rFonts w:hAnsi="メイリオ" w:hint="eastAsia"/>
          <w:b/>
          <w:color w:val="00B4E0"/>
          <w:w w:val="105"/>
          <w:sz w:val="40"/>
          <w:szCs w:val="40"/>
          <w:lang w:eastAsia="ja-JP"/>
        </w:rPr>
        <w:t>コンプライアンス</w:t>
      </w: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sz w:val="20"/>
          <w:lang w:eastAsia="ja-JP"/>
        </w:rPr>
      </w:pPr>
    </w:p>
    <w:p w:rsidR="00213F3F" w:rsidRDefault="00213F3F">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Default="000767B5">
      <w:pPr>
        <w:pStyle w:val="a3"/>
        <w:spacing w:before="120" w:after="120"/>
        <w:rPr>
          <w:rFonts w:eastAsiaTheme="minorEastAsia"/>
          <w:sz w:val="20"/>
          <w:lang w:eastAsia="ja-JP"/>
        </w:rPr>
      </w:pPr>
    </w:p>
    <w:p w:rsidR="000767B5" w:rsidRPr="000767B5" w:rsidRDefault="000767B5">
      <w:pPr>
        <w:pStyle w:val="a3"/>
        <w:spacing w:before="120" w:after="120"/>
        <w:rPr>
          <w:rFonts w:eastAsiaTheme="minorEastAsia"/>
          <w:sz w:val="20"/>
          <w:lang w:eastAsia="ja-JP"/>
        </w:rPr>
      </w:pPr>
    </w:p>
    <w:p w:rsidR="00213F3F" w:rsidRDefault="00213F3F">
      <w:pPr>
        <w:pStyle w:val="a3"/>
        <w:spacing w:before="120" w:after="120"/>
        <w:rPr>
          <w:sz w:val="16"/>
          <w:lang w:eastAsia="ja-JP"/>
        </w:rPr>
      </w:pPr>
    </w:p>
    <w:p w:rsidR="00740CC2" w:rsidRPr="00100550" w:rsidRDefault="00CD422C" w:rsidP="00740CC2">
      <w:pPr>
        <w:spacing w:before="120" w:after="120" w:line="720" w:lineRule="auto"/>
        <w:jc w:val="center"/>
        <w:rPr>
          <w:rFonts w:ascii="Arial"/>
          <w:sz w:val="24"/>
          <w:szCs w:val="24"/>
        </w:rPr>
      </w:pPr>
      <w:r w:rsidRPr="00100550">
        <w:rPr>
          <w:rFonts w:ascii="Arial"/>
          <w:sz w:val="24"/>
          <w:szCs w:val="24"/>
        </w:rPr>
        <w:t xml:space="preserve">The Linux Foundation </w:t>
      </w:r>
    </w:p>
    <w:p w:rsidR="00213F3F" w:rsidRPr="00100550" w:rsidRDefault="00CD422C" w:rsidP="00740CC2">
      <w:pPr>
        <w:spacing w:before="120" w:after="120" w:line="720" w:lineRule="auto"/>
        <w:jc w:val="center"/>
        <w:rPr>
          <w:rFonts w:ascii="Arial"/>
          <w:sz w:val="24"/>
          <w:szCs w:val="24"/>
        </w:rPr>
      </w:pPr>
      <w:r w:rsidRPr="00100550">
        <w:rPr>
          <w:rFonts w:ascii="Arial"/>
          <w:sz w:val="24"/>
          <w:szCs w:val="24"/>
        </w:rPr>
        <w:t>2016</w:t>
      </w:r>
    </w:p>
    <w:p w:rsidR="00213F3F" w:rsidRDefault="00213F3F" w:rsidP="00740CC2">
      <w:pPr>
        <w:spacing w:before="120" w:after="120" w:line="720" w:lineRule="auto"/>
        <w:jc w:val="center"/>
        <w:sectPr w:rsidR="00213F3F">
          <w:pgSz w:w="8400" w:h="11910"/>
          <w:pgMar w:top="1100" w:right="540" w:bottom="280" w:left="540" w:header="720" w:footer="720" w:gutter="0"/>
          <w:cols w:space="720"/>
        </w:sectPr>
      </w:pPr>
    </w:p>
    <w:p w:rsidR="00213F3F" w:rsidRDefault="009B5BBC" w:rsidP="002C3998">
      <w:pPr>
        <w:spacing w:before="120" w:after="120"/>
        <w:ind w:rightChars="994" w:right="2187"/>
        <w:rPr>
          <w:sz w:val="20"/>
        </w:rPr>
      </w:pPr>
      <w:r>
        <w:rPr>
          <w:noProof/>
        </w:rPr>
        <w:lastRenderedPageBreak/>
        <mc:AlternateContent>
          <mc:Choice Requires="wps">
            <w:drawing>
              <wp:anchor distT="0" distB="0" distL="0" distR="0" simplePos="0" relativeHeight="1048" behindDoc="0" locked="0" layoutInCell="1" allowOverlap="1">
                <wp:simplePos x="0" y="0"/>
                <wp:positionH relativeFrom="page">
                  <wp:posOffset>237345</wp:posOffset>
                </wp:positionH>
                <wp:positionV relativeFrom="paragraph">
                  <wp:posOffset>36613</wp:posOffset>
                </wp:positionV>
                <wp:extent cx="4829810" cy="0"/>
                <wp:effectExtent l="10795" t="5080" r="7620" b="13970"/>
                <wp:wrapTopAndBottom/>
                <wp:docPr id="7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FFA14" id="Line 5" o:spid="_x0000_s1026" style="position:absolute;left:0;text-align:left;z-index:1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7pt,2.9pt" to="3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" strokecolor="#0096d6" strokeweight=".26633mm">
                <w10:wrap type="topAndBottom" anchorx="page"/>
              </v:line>
            </w:pict>
          </mc:Fallback>
        </mc:AlternateContent>
      </w:r>
      <w:r w:rsidR="00B1008C">
        <w:rPr>
          <w:noProof/>
        </w:rPr>
        <mc:AlternateContent>
          <mc:Choice Requires="wps">
            <w:drawing>
              <wp:anchor distT="0" distB="0" distL="114300" distR="114300" simplePos="0" relativeHeight="503224200" behindDoc="1" locked="0" layoutInCell="1" allowOverlap="1">
                <wp:simplePos x="0" y="0"/>
                <wp:positionH relativeFrom="page">
                  <wp:posOffset>237281</wp:posOffset>
                </wp:positionH>
                <wp:positionV relativeFrom="page">
                  <wp:posOffset>179408</wp:posOffset>
                </wp:positionV>
                <wp:extent cx="2734945" cy="283579"/>
                <wp:effectExtent l="0" t="0" r="8255" b="2540"/>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83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961" w:rsidRPr="00E5295E" w:rsidRDefault="00766961"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18.7pt;margin-top:14.15pt;width:215.35pt;height:22.35pt;z-index:-92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" filled="f" stroked="f">
                <v:textbox inset="0,0,0,0">
                  <w:txbxContent>
                    <w:p w:rsidR="00766961" w:rsidRPr="00E5295E" w:rsidRDefault="00766961" w:rsidP="00E5295E">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4"/>
        </w:rPr>
      </w:pPr>
    </w:p>
    <w:p w:rsidR="002C3998" w:rsidRPr="008718F3" w:rsidRDefault="009914D8" w:rsidP="000066D4">
      <w:pPr>
        <w:ind w:leftChars="800" w:left="1760" w:rightChars="800" w:right="1760"/>
        <w:jc w:val="center"/>
        <w:rPr>
          <w:rFonts w:ascii="Arial"/>
        </w:rPr>
      </w:pPr>
      <w:r w:rsidRPr="008718F3">
        <w:rPr>
          <w:rFonts w:ascii="Arial"/>
        </w:rPr>
        <w:t>Copyright © 2016 The Linux Foundation</w:t>
      </w:r>
      <w:r w:rsidR="008718F3">
        <w:rPr>
          <w:rFonts w:ascii="Arial"/>
        </w:rPr>
        <w:br/>
      </w:r>
      <w:r w:rsidRPr="008718F3">
        <w:rPr>
          <w:rFonts w:ascii="Arial"/>
        </w:rPr>
        <w:t>All rights reserved</w:t>
      </w:r>
    </w:p>
    <w:p w:rsidR="00213F3F" w:rsidRPr="002C3998" w:rsidRDefault="00213F3F" w:rsidP="000066D4">
      <w:pPr>
        <w:tabs>
          <w:tab w:val="left" w:pos="2650"/>
        </w:tabs>
        <w:spacing w:before="120" w:after="120"/>
        <w:sectPr w:rsidR="00213F3F" w:rsidRPr="002C3998" w:rsidSect="001172D9">
          <w:headerReference w:type="default" r:id="rId21"/>
          <w:footerReference w:type="default" r:id="rId22"/>
          <w:pgSz w:w="8400" w:h="11910" w:code="11"/>
          <w:pgMar w:top="442" w:right="181" w:bottom="561" w:left="187" w:header="0" w:footer="153" w:gutter="0"/>
          <w:pgNumType w:start="4"/>
          <w:cols w:space="720"/>
        </w:sectPr>
      </w:pPr>
    </w:p>
    <w:p w:rsidR="003474CB" w:rsidRDefault="00536DB7" w:rsidP="003474CB">
      <w:pPr>
        <w:pStyle w:val="ab"/>
        <w:rPr>
          <w:noProof/>
        </w:rPr>
      </w:pPr>
      <w:r w:rsidRPr="00300C1B">
        <w:rPr>
          <w:rFonts w:hint="eastAsia"/>
        </w:rPr>
        <w:lastRenderedPageBreak/>
        <w:t>目次</w:t>
      </w:r>
      <w:bookmarkStart w:id="0" w:name="_GoBack"/>
      <w:bookmarkEnd w:id="0"/>
      <w:r w:rsidR="00460925">
        <w:rPr>
          <w:b/>
          <w:bCs/>
          <w:color w:val="009EDA"/>
          <w:sz w:val="22"/>
          <w:szCs w:val="20"/>
        </w:rPr>
        <w:fldChar w:fldCharType="begin"/>
      </w:r>
      <w:r w:rsidR="00460925" w:rsidRPr="00300C1B">
        <w:instrText xml:space="preserve"> TOC \o "1-3" \f \h \z \u </w:instrText>
      </w:r>
      <w:r w:rsidR="00460925">
        <w:rPr>
          <w:b/>
          <w:bCs/>
          <w:color w:val="009EDA"/>
          <w:sz w:val="22"/>
          <w:szCs w:val="20"/>
        </w:rPr>
        <w:fldChar w:fldCharType="separate"/>
      </w:r>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021" w:history="1">
        <w:r w:rsidRPr="00FF200C">
          <w:rPr>
            <w:rStyle w:val="ac"/>
            <w:noProof/>
          </w:rPr>
          <w:t>第1章 オープン ソース コンプライアンス入門</w:t>
        </w:r>
        <w:r>
          <w:rPr>
            <w:noProof/>
            <w:webHidden/>
          </w:rPr>
          <w:tab/>
        </w:r>
        <w:r>
          <w:rPr>
            <w:noProof/>
            <w:webHidden/>
          </w:rPr>
          <w:fldChar w:fldCharType="begin"/>
        </w:r>
        <w:r>
          <w:rPr>
            <w:noProof/>
            <w:webHidden/>
          </w:rPr>
          <w:instrText xml:space="preserve"> PAGEREF _Toc504728021 \h </w:instrText>
        </w:r>
        <w:r>
          <w:rPr>
            <w:noProof/>
            <w:webHidden/>
          </w:rPr>
        </w:r>
        <w:r>
          <w:rPr>
            <w:noProof/>
            <w:webHidden/>
          </w:rPr>
          <w:fldChar w:fldCharType="separate"/>
        </w:r>
        <w:r>
          <w:rPr>
            <w:noProof/>
            <w:webHidden/>
          </w:rPr>
          <w:t>16</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22" w:history="1">
        <w:r w:rsidRPr="00FF200C">
          <w:rPr>
            <w:rStyle w:val="ac"/>
          </w:rPr>
          <w:t>変わりゆくビジネス環境</w:t>
        </w:r>
        <w:r>
          <w:rPr>
            <w:webHidden/>
          </w:rPr>
          <w:tab/>
        </w:r>
        <w:r>
          <w:rPr>
            <w:webHidden/>
          </w:rPr>
          <w:fldChar w:fldCharType="begin"/>
        </w:r>
        <w:r>
          <w:rPr>
            <w:webHidden/>
          </w:rPr>
          <w:instrText xml:space="preserve"> PAGEREF _Toc504728022 \h </w:instrText>
        </w:r>
        <w:r>
          <w:rPr>
            <w:webHidden/>
          </w:rPr>
        </w:r>
        <w:r>
          <w:rPr>
            <w:webHidden/>
          </w:rPr>
          <w:fldChar w:fldCharType="separate"/>
        </w:r>
        <w:r>
          <w:rPr>
            <w:webHidden/>
          </w:rPr>
          <w:t>16</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23" w:history="1">
        <w:r w:rsidRPr="00FF200C">
          <w:rPr>
            <w:rStyle w:val="ac"/>
          </w:rPr>
          <w:t>オープン ソースコン プライアンス手始め</w:t>
        </w:r>
        <w:r>
          <w:rPr>
            <w:webHidden/>
          </w:rPr>
          <w:tab/>
        </w:r>
        <w:r>
          <w:rPr>
            <w:webHidden/>
          </w:rPr>
          <w:fldChar w:fldCharType="begin"/>
        </w:r>
        <w:r>
          <w:rPr>
            <w:webHidden/>
          </w:rPr>
          <w:instrText xml:space="preserve"> PAGEREF _Toc504728023 \h </w:instrText>
        </w:r>
        <w:r>
          <w:rPr>
            <w:webHidden/>
          </w:rPr>
        </w:r>
        <w:r>
          <w:rPr>
            <w:webHidden/>
          </w:rPr>
          <w:fldChar w:fldCharType="separate"/>
        </w:r>
        <w:r>
          <w:rPr>
            <w:webHidden/>
          </w:rPr>
          <w:t>19</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24" w:history="1">
        <w:r w:rsidRPr="00FF200C">
          <w:rPr>
            <w:rStyle w:val="ac"/>
            <w:noProof/>
          </w:rPr>
          <w:t>オープン ソースのコンプライアンスを保証する利点</w:t>
        </w:r>
        <w:r>
          <w:rPr>
            <w:noProof/>
            <w:webHidden/>
          </w:rPr>
          <w:tab/>
        </w:r>
        <w:r>
          <w:rPr>
            <w:noProof/>
            <w:webHidden/>
          </w:rPr>
          <w:fldChar w:fldCharType="begin"/>
        </w:r>
        <w:r>
          <w:rPr>
            <w:noProof/>
            <w:webHidden/>
          </w:rPr>
          <w:instrText xml:space="preserve"> PAGEREF _Toc504728024 \h </w:instrText>
        </w:r>
        <w:r>
          <w:rPr>
            <w:noProof/>
            <w:webHidden/>
          </w:rPr>
        </w:r>
        <w:r>
          <w:rPr>
            <w:noProof/>
            <w:webHidden/>
          </w:rPr>
          <w:fldChar w:fldCharType="separate"/>
        </w:r>
        <w:r>
          <w:rPr>
            <w:noProof/>
            <w:webHidden/>
          </w:rPr>
          <w:t>20</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25" w:history="1">
        <w:r w:rsidRPr="00FF200C">
          <w:rPr>
            <w:rStyle w:val="ac"/>
          </w:rPr>
          <w:t>コンプライアンスの失敗</w:t>
        </w:r>
        <w:r>
          <w:rPr>
            <w:webHidden/>
          </w:rPr>
          <w:tab/>
        </w:r>
        <w:r>
          <w:rPr>
            <w:webHidden/>
          </w:rPr>
          <w:fldChar w:fldCharType="begin"/>
        </w:r>
        <w:r>
          <w:rPr>
            <w:webHidden/>
          </w:rPr>
          <w:instrText xml:space="preserve"> PAGEREF _Toc504728025 \h </w:instrText>
        </w:r>
        <w:r>
          <w:rPr>
            <w:webHidden/>
          </w:rPr>
        </w:r>
        <w:r>
          <w:rPr>
            <w:webHidden/>
          </w:rPr>
          <w:fldChar w:fldCharType="separate"/>
        </w:r>
        <w:r>
          <w:rPr>
            <w:webHidden/>
          </w:rPr>
          <w:t>21</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26" w:history="1">
        <w:r w:rsidRPr="00FF200C">
          <w:rPr>
            <w:rStyle w:val="ac"/>
            <w:noProof/>
          </w:rPr>
          <w:t>知的財産権上の失敗</w:t>
        </w:r>
        <w:r>
          <w:rPr>
            <w:noProof/>
            <w:webHidden/>
          </w:rPr>
          <w:tab/>
        </w:r>
        <w:r>
          <w:rPr>
            <w:noProof/>
            <w:webHidden/>
          </w:rPr>
          <w:fldChar w:fldCharType="begin"/>
        </w:r>
        <w:r>
          <w:rPr>
            <w:noProof/>
            <w:webHidden/>
          </w:rPr>
          <w:instrText xml:space="preserve"> PAGEREF _Toc504728026 \h </w:instrText>
        </w:r>
        <w:r>
          <w:rPr>
            <w:noProof/>
            <w:webHidden/>
          </w:rPr>
        </w:r>
        <w:r>
          <w:rPr>
            <w:noProof/>
            <w:webHidden/>
          </w:rPr>
          <w:fldChar w:fldCharType="separate"/>
        </w:r>
        <w:r>
          <w:rPr>
            <w:noProof/>
            <w:webHidden/>
          </w:rPr>
          <w:t>22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27" w:history="1">
        <w:r w:rsidRPr="00FF200C">
          <w:rPr>
            <w:rStyle w:val="ac"/>
            <w:noProof/>
          </w:rPr>
          <w:t>ライセンス コンプライアンス問題</w:t>
        </w:r>
        <w:r>
          <w:rPr>
            <w:noProof/>
            <w:webHidden/>
          </w:rPr>
          <w:tab/>
        </w:r>
        <w:r>
          <w:rPr>
            <w:noProof/>
            <w:webHidden/>
          </w:rPr>
          <w:fldChar w:fldCharType="begin"/>
        </w:r>
        <w:r>
          <w:rPr>
            <w:noProof/>
            <w:webHidden/>
          </w:rPr>
          <w:instrText xml:space="preserve"> PAGEREF _Toc504728027 \h </w:instrText>
        </w:r>
        <w:r>
          <w:rPr>
            <w:noProof/>
            <w:webHidden/>
          </w:rPr>
        </w:r>
        <w:r>
          <w:rPr>
            <w:noProof/>
            <w:webHidden/>
          </w:rPr>
          <w:fldChar w:fldCharType="separate"/>
        </w:r>
        <w:r>
          <w:rPr>
            <w:noProof/>
            <w:webHidden/>
          </w:rPr>
          <w:t>24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28" w:history="1">
        <w:r w:rsidRPr="00FF200C">
          <w:rPr>
            <w:rStyle w:val="ac"/>
            <w:noProof/>
          </w:rPr>
          <w:t>コンプライアンス プロセス上の失敗</w:t>
        </w:r>
        <w:r>
          <w:rPr>
            <w:noProof/>
            <w:webHidden/>
          </w:rPr>
          <w:tab/>
        </w:r>
        <w:r>
          <w:rPr>
            <w:noProof/>
            <w:webHidden/>
          </w:rPr>
          <w:fldChar w:fldCharType="begin"/>
        </w:r>
        <w:r>
          <w:rPr>
            <w:noProof/>
            <w:webHidden/>
          </w:rPr>
          <w:instrText xml:space="preserve"> PAGEREF _Toc504728028 \h </w:instrText>
        </w:r>
        <w:r>
          <w:rPr>
            <w:noProof/>
            <w:webHidden/>
          </w:rPr>
        </w:r>
        <w:r>
          <w:rPr>
            <w:noProof/>
            <w:webHidden/>
          </w:rPr>
          <w:fldChar w:fldCharType="separate"/>
        </w:r>
        <w:r>
          <w:rPr>
            <w:noProof/>
            <w:webHidden/>
          </w:rPr>
          <w:t>26</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29" w:history="1">
        <w:r w:rsidRPr="00FF200C">
          <w:rPr>
            <w:rStyle w:val="ac"/>
          </w:rPr>
          <w:t>得た教訓</w:t>
        </w:r>
        <w:r>
          <w:rPr>
            <w:webHidden/>
          </w:rPr>
          <w:tab/>
        </w:r>
        <w:r>
          <w:rPr>
            <w:webHidden/>
          </w:rPr>
          <w:fldChar w:fldCharType="begin"/>
        </w:r>
        <w:r>
          <w:rPr>
            <w:webHidden/>
          </w:rPr>
          <w:instrText xml:space="preserve"> PAGEREF _Toc504728029 \h </w:instrText>
        </w:r>
        <w:r>
          <w:rPr>
            <w:webHidden/>
          </w:rPr>
        </w:r>
        <w:r>
          <w:rPr>
            <w:webHidden/>
          </w:rPr>
          <w:fldChar w:fldCharType="separate"/>
        </w:r>
        <w:r>
          <w:rPr>
            <w:webHidden/>
          </w:rPr>
          <w:t>28</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0" w:history="1">
        <w:r w:rsidRPr="00FF200C">
          <w:rPr>
            <w:rStyle w:val="ac"/>
            <w:noProof/>
          </w:rPr>
          <w:t>製品出荷やサービス立ち上げに先立ち コンプライアンスを確実に行う</w:t>
        </w:r>
        <w:r>
          <w:rPr>
            <w:noProof/>
            <w:webHidden/>
          </w:rPr>
          <w:tab/>
        </w:r>
        <w:r>
          <w:rPr>
            <w:noProof/>
            <w:webHidden/>
          </w:rPr>
          <w:fldChar w:fldCharType="begin"/>
        </w:r>
        <w:r>
          <w:rPr>
            <w:noProof/>
            <w:webHidden/>
          </w:rPr>
          <w:instrText xml:space="preserve"> PAGEREF _Toc504728030 \h </w:instrText>
        </w:r>
        <w:r>
          <w:rPr>
            <w:noProof/>
            <w:webHidden/>
          </w:rPr>
        </w:r>
        <w:r>
          <w:rPr>
            <w:noProof/>
            <w:webHidden/>
          </w:rPr>
          <w:fldChar w:fldCharType="separate"/>
        </w:r>
        <w:r>
          <w:rPr>
            <w:noProof/>
            <w:webHidden/>
          </w:rPr>
          <w:t>28</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1" w:history="1">
        <w:r w:rsidRPr="00FF200C">
          <w:rPr>
            <w:rStyle w:val="ac"/>
            <w:noProof/>
            <w:w w:val="95"/>
          </w:rPr>
          <w:t>コンプライアンス違反は高くつく</w:t>
        </w:r>
        <w:r>
          <w:rPr>
            <w:noProof/>
            <w:webHidden/>
          </w:rPr>
          <w:tab/>
        </w:r>
        <w:r>
          <w:rPr>
            <w:noProof/>
            <w:webHidden/>
          </w:rPr>
          <w:fldChar w:fldCharType="begin"/>
        </w:r>
        <w:r>
          <w:rPr>
            <w:noProof/>
            <w:webHidden/>
          </w:rPr>
          <w:instrText xml:space="preserve"> PAGEREF _Toc504728031 \h </w:instrText>
        </w:r>
        <w:r>
          <w:rPr>
            <w:noProof/>
            <w:webHidden/>
          </w:rPr>
        </w:r>
        <w:r>
          <w:rPr>
            <w:noProof/>
            <w:webHidden/>
          </w:rPr>
          <w:fldChar w:fldCharType="separate"/>
        </w:r>
        <w:r>
          <w:rPr>
            <w:noProof/>
            <w:webHidden/>
          </w:rPr>
          <w:t>29</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2" w:history="1">
        <w:r w:rsidRPr="00FF200C">
          <w:rPr>
            <w:rStyle w:val="ac"/>
            <w:noProof/>
          </w:rPr>
          <w:t>関係は大事</w:t>
        </w:r>
        <w:r>
          <w:rPr>
            <w:noProof/>
            <w:webHidden/>
          </w:rPr>
          <w:tab/>
        </w:r>
        <w:r>
          <w:rPr>
            <w:noProof/>
            <w:webHidden/>
          </w:rPr>
          <w:fldChar w:fldCharType="begin"/>
        </w:r>
        <w:r>
          <w:rPr>
            <w:noProof/>
            <w:webHidden/>
          </w:rPr>
          <w:instrText xml:space="preserve"> PAGEREF _Toc504728032 \h </w:instrText>
        </w:r>
        <w:r>
          <w:rPr>
            <w:noProof/>
            <w:webHidden/>
          </w:rPr>
        </w:r>
        <w:r>
          <w:rPr>
            <w:noProof/>
            <w:webHidden/>
          </w:rPr>
          <w:fldChar w:fldCharType="separate"/>
        </w:r>
        <w:r>
          <w:rPr>
            <w:noProof/>
            <w:webHidden/>
          </w:rPr>
          <w:t>30</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3" w:history="1">
        <w:r w:rsidRPr="00FF200C">
          <w:rPr>
            <w:rStyle w:val="ac"/>
            <w:noProof/>
          </w:rPr>
          <w:t>訓練は重要</w:t>
        </w:r>
        <w:r>
          <w:rPr>
            <w:noProof/>
            <w:webHidden/>
          </w:rPr>
          <w:tab/>
        </w:r>
        <w:r>
          <w:rPr>
            <w:noProof/>
            <w:webHidden/>
          </w:rPr>
          <w:fldChar w:fldCharType="begin"/>
        </w:r>
        <w:r>
          <w:rPr>
            <w:noProof/>
            <w:webHidden/>
          </w:rPr>
          <w:instrText xml:space="preserve"> PAGEREF _Toc504728033 \h </w:instrText>
        </w:r>
        <w:r>
          <w:rPr>
            <w:noProof/>
            <w:webHidden/>
          </w:rPr>
        </w:r>
        <w:r>
          <w:rPr>
            <w:noProof/>
            <w:webHidden/>
          </w:rPr>
          <w:fldChar w:fldCharType="separate"/>
        </w:r>
        <w:r>
          <w:rPr>
            <w:noProof/>
            <w:webHidden/>
          </w:rPr>
          <w:t>30</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034" w:history="1">
        <w:r w:rsidRPr="00FF200C">
          <w:rPr>
            <w:rStyle w:val="ac"/>
            <w:noProof/>
          </w:rPr>
          <w:t>第2章 オープン ソース管理プログラムの確立</w:t>
        </w:r>
        <w:r>
          <w:rPr>
            <w:noProof/>
            <w:webHidden/>
          </w:rPr>
          <w:tab/>
        </w:r>
        <w:r>
          <w:rPr>
            <w:noProof/>
            <w:webHidden/>
          </w:rPr>
          <w:fldChar w:fldCharType="begin"/>
        </w:r>
        <w:r>
          <w:rPr>
            <w:noProof/>
            <w:webHidden/>
          </w:rPr>
          <w:instrText xml:space="preserve"> PAGEREF _Toc504728034 \h </w:instrText>
        </w:r>
        <w:r>
          <w:rPr>
            <w:noProof/>
            <w:webHidden/>
          </w:rPr>
        </w:r>
        <w:r>
          <w:rPr>
            <w:noProof/>
            <w:webHidden/>
          </w:rPr>
          <w:fldChar w:fldCharType="separate"/>
        </w:r>
        <w:r>
          <w:rPr>
            <w:noProof/>
            <w:webHidden/>
          </w:rPr>
          <w:t>31</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35" w:history="1">
        <w:r w:rsidRPr="00FF200C">
          <w:rPr>
            <w:rStyle w:val="ac"/>
          </w:rPr>
          <w:t>オープン ソース コンプライアンス プログラム</w:t>
        </w:r>
        <w:r>
          <w:rPr>
            <w:webHidden/>
          </w:rPr>
          <w:tab/>
        </w:r>
        <w:r>
          <w:rPr>
            <w:webHidden/>
          </w:rPr>
          <w:fldChar w:fldCharType="begin"/>
        </w:r>
        <w:r>
          <w:rPr>
            <w:webHidden/>
          </w:rPr>
          <w:instrText xml:space="preserve"> PAGEREF _Toc504728035 \h </w:instrText>
        </w:r>
        <w:r>
          <w:rPr>
            <w:webHidden/>
          </w:rPr>
        </w:r>
        <w:r>
          <w:rPr>
            <w:webHidden/>
          </w:rPr>
          <w:fldChar w:fldCharType="separate"/>
        </w:r>
        <w:r>
          <w:rPr>
            <w:webHidden/>
          </w:rPr>
          <w:t>31</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6" w:history="1">
        <w:r w:rsidRPr="00FF200C">
          <w:rPr>
            <w:rStyle w:val="ac"/>
            <w:noProof/>
            <w:w w:val="95"/>
          </w:rPr>
          <w:t>コンプライアンス戦略</w:t>
        </w:r>
        <w:r>
          <w:rPr>
            <w:noProof/>
            <w:webHidden/>
          </w:rPr>
          <w:tab/>
        </w:r>
        <w:r>
          <w:rPr>
            <w:noProof/>
            <w:webHidden/>
          </w:rPr>
          <w:fldChar w:fldCharType="begin"/>
        </w:r>
        <w:r>
          <w:rPr>
            <w:noProof/>
            <w:webHidden/>
          </w:rPr>
          <w:instrText xml:space="preserve"> PAGEREF _Toc504728036 \h </w:instrText>
        </w:r>
        <w:r>
          <w:rPr>
            <w:noProof/>
            <w:webHidden/>
          </w:rPr>
        </w:r>
        <w:r>
          <w:rPr>
            <w:noProof/>
            <w:webHidden/>
          </w:rPr>
          <w:fldChar w:fldCharType="separate"/>
        </w:r>
        <w:r>
          <w:rPr>
            <w:noProof/>
            <w:webHidden/>
          </w:rPr>
          <w:t>32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7" w:history="1">
        <w:r w:rsidRPr="00FF200C">
          <w:rPr>
            <w:rStyle w:val="ac"/>
            <w:noProof/>
            <w:w w:val="95"/>
          </w:rPr>
          <w:t>照会応答戦略</w:t>
        </w:r>
        <w:r>
          <w:rPr>
            <w:noProof/>
            <w:webHidden/>
          </w:rPr>
          <w:tab/>
        </w:r>
        <w:r>
          <w:rPr>
            <w:noProof/>
            <w:webHidden/>
          </w:rPr>
          <w:fldChar w:fldCharType="begin"/>
        </w:r>
        <w:r>
          <w:rPr>
            <w:noProof/>
            <w:webHidden/>
          </w:rPr>
          <w:instrText xml:space="preserve"> PAGEREF _Toc504728037 \h </w:instrText>
        </w:r>
        <w:r>
          <w:rPr>
            <w:noProof/>
            <w:webHidden/>
          </w:rPr>
        </w:r>
        <w:r>
          <w:rPr>
            <w:noProof/>
            <w:webHidden/>
          </w:rPr>
          <w:fldChar w:fldCharType="separate"/>
        </w:r>
        <w:r>
          <w:rPr>
            <w:noProof/>
            <w:webHidden/>
          </w:rPr>
          <w:t>32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8" w:history="1">
        <w:r w:rsidRPr="00FF200C">
          <w:rPr>
            <w:rStyle w:val="ac"/>
            <w:noProof/>
            <w:w w:val="95"/>
          </w:rPr>
          <w:t>ポリシーとプロセス</w:t>
        </w:r>
        <w:r>
          <w:rPr>
            <w:noProof/>
            <w:webHidden/>
          </w:rPr>
          <w:tab/>
        </w:r>
        <w:r>
          <w:rPr>
            <w:noProof/>
            <w:webHidden/>
          </w:rPr>
          <w:fldChar w:fldCharType="begin"/>
        </w:r>
        <w:r>
          <w:rPr>
            <w:noProof/>
            <w:webHidden/>
          </w:rPr>
          <w:instrText xml:space="preserve"> PAGEREF _Toc504728038 \h </w:instrText>
        </w:r>
        <w:r>
          <w:rPr>
            <w:noProof/>
            <w:webHidden/>
          </w:rPr>
        </w:r>
        <w:r>
          <w:rPr>
            <w:noProof/>
            <w:webHidden/>
          </w:rPr>
          <w:fldChar w:fldCharType="separate"/>
        </w:r>
        <w:r>
          <w:rPr>
            <w:noProof/>
            <w:webHidden/>
          </w:rPr>
          <w:t>32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39" w:history="1">
        <w:r w:rsidRPr="00FF200C">
          <w:rPr>
            <w:rStyle w:val="ac"/>
            <w:noProof/>
          </w:rPr>
          <w:t>コンプライアンス チーム</w:t>
        </w:r>
        <w:r>
          <w:rPr>
            <w:noProof/>
            <w:webHidden/>
          </w:rPr>
          <w:tab/>
        </w:r>
        <w:r>
          <w:rPr>
            <w:noProof/>
            <w:webHidden/>
          </w:rPr>
          <w:fldChar w:fldCharType="begin"/>
        </w:r>
        <w:r>
          <w:rPr>
            <w:noProof/>
            <w:webHidden/>
          </w:rPr>
          <w:instrText xml:space="preserve"> PAGEREF _Toc504728039 \h </w:instrText>
        </w:r>
        <w:r>
          <w:rPr>
            <w:noProof/>
            <w:webHidden/>
          </w:rPr>
        </w:r>
        <w:r>
          <w:rPr>
            <w:noProof/>
            <w:webHidden/>
          </w:rPr>
          <w:fldChar w:fldCharType="separate"/>
        </w:r>
        <w:r>
          <w:rPr>
            <w:noProof/>
            <w:webHidden/>
          </w:rPr>
          <w:t>33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0" w:history="1">
        <w:r w:rsidRPr="00FF200C">
          <w:rPr>
            <w:rStyle w:val="ac"/>
            <w:noProof/>
          </w:rPr>
          <w:t>ツール</w:t>
        </w:r>
        <w:r>
          <w:rPr>
            <w:noProof/>
            <w:webHidden/>
          </w:rPr>
          <w:tab/>
        </w:r>
        <w:r>
          <w:rPr>
            <w:noProof/>
            <w:webHidden/>
          </w:rPr>
          <w:fldChar w:fldCharType="begin"/>
        </w:r>
        <w:r>
          <w:rPr>
            <w:noProof/>
            <w:webHidden/>
          </w:rPr>
          <w:instrText xml:space="preserve"> PAGEREF _Toc504728040 \h </w:instrText>
        </w:r>
        <w:r>
          <w:rPr>
            <w:noProof/>
            <w:webHidden/>
          </w:rPr>
        </w:r>
        <w:r>
          <w:rPr>
            <w:noProof/>
            <w:webHidden/>
          </w:rPr>
          <w:fldChar w:fldCharType="separate"/>
        </w:r>
        <w:r>
          <w:rPr>
            <w:noProof/>
            <w:webHidden/>
          </w:rPr>
          <w:t>34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1" w:history="1">
        <w:r w:rsidRPr="00FF200C">
          <w:rPr>
            <w:rStyle w:val="ac"/>
            <w:noProof/>
          </w:rPr>
          <w:t>ウェブ上のプレゼンス</w:t>
        </w:r>
        <w:r>
          <w:rPr>
            <w:noProof/>
            <w:webHidden/>
          </w:rPr>
          <w:tab/>
        </w:r>
        <w:r>
          <w:rPr>
            <w:noProof/>
            <w:webHidden/>
          </w:rPr>
          <w:fldChar w:fldCharType="begin"/>
        </w:r>
        <w:r>
          <w:rPr>
            <w:noProof/>
            <w:webHidden/>
          </w:rPr>
          <w:instrText xml:space="preserve"> PAGEREF _Toc504728041 \h </w:instrText>
        </w:r>
        <w:r>
          <w:rPr>
            <w:noProof/>
            <w:webHidden/>
          </w:rPr>
        </w:r>
        <w:r>
          <w:rPr>
            <w:noProof/>
            <w:webHidden/>
          </w:rPr>
          <w:fldChar w:fldCharType="separate"/>
        </w:r>
        <w:r>
          <w:rPr>
            <w:noProof/>
            <w:webHidden/>
          </w:rPr>
          <w:t>35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2" w:history="1">
        <w:r w:rsidRPr="00FF200C">
          <w:rPr>
            <w:rStyle w:val="ac"/>
            <w:noProof/>
          </w:rPr>
          <w:t>教育</w:t>
        </w:r>
        <w:r>
          <w:rPr>
            <w:noProof/>
            <w:webHidden/>
          </w:rPr>
          <w:tab/>
        </w:r>
        <w:r>
          <w:rPr>
            <w:noProof/>
            <w:webHidden/>
          </w:rPr>
          <w:fldChar w:fldCharType="begin"/>
        </w:r>
        <w:r>
          <w:rPr>
            <w:noProof/>
            <w:webHidden/>
          </w:rPr>
          <w:instrText xml:space="preserve"> PAGEREF _Toc504728042 \h </w:instrText>
        </w:r>
        <w:r>
          <w:rPr>
            <w:noProof/>
            <w:webHidden/>
          </w:rPr>
        </w:r>
        <w:r>
          <w:rPr>
            <w:noProof/>
            <w:webHidden/>
          </w:rPr>
          <w:fldChar w:fldCharType="separate"/>
        </w:r>
        <w:r>
          <w:rPr>
            <w:noProof/>
            <w:webHidden/>
          </w:rPr>
          <w:t>36</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3" w:history="1">
        <w:r w:rsidRPr="00FF200C">
          <w:rPr>
            <w:rStyle w:val="ac"/>
            <w:noProof/>
          </w:rPr>
          <w:t>自動化</w:t>
        </w:r>
        <w:r>
          <w:rPr>
            <w:noProof/>
            <w:webHidden/>
          </w:rPr>
          <w:tab/>
        </w:r>
        <w:r>
          <w:rPr>
            <w:noProof/>
            <w:webHidden/>
          </w:rPr>
          <w:fldChar w:fldCharType="begin"/>
        </w:r>
        <w:r>
          <w:rPr>
            <w:noProof/>
            <w:webHidden/>
          </w:rPr>
          <w:instrText xml:space="preserve"> PAGEREF _Toc504728043 \h </w:instrText>
        </w:r>
        <w:r>
          <w:rPr>
            <w:noProof/>
            <w:webHidden/>
          </w:rPr>
        </w:r>
        <w:r>
          <w:rPr>
            <w:noProof/>
            <w:webHidden/>
          </w:rPr>
          <w:fldChar w:fldCharType="separate"/>
        </w:r>
        <w:r>
          <w:rPr>
            <w:noProof/>
            <w:webHidden/>
          </w:rPr>
          <w:t>37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4" w:history="1">
        <w:r w:rsidRPr="00FF200C">
          <w:rPr>
            <w:rStyle w:val="ac"/>
            <w:noProof/>
          </w:rPr>
          <w:t>メッセージの発信</w:t>
        </w:r>
        <w:r>
          <w:rPr>
            <w:noProof/>
            <w:webHidden/>
          </w:rPr>
          <w:tab/>
        </w:r>
        <w:r>
          <w:rPr>
            <w:noProof/>
            <w:webHidden/>
          </w:rPr>
          <w:fldChar w:fldCharType="begin"/>
        </w:r>
        <w:r>
          <w:rPr>
            <w:noProof/>
            <w:webHidden/>
          </w:rPr>
          <w:instrText xml:space="preserve"> PAGEREF _Toc504728044 \h </w:instrText>
        </w:r>
        <w:r>
          <w:rPr>
            <w:noProof/>
            <w:webHidden/>
          </w:rPr>
        </w:r>
        <w:r>
          <w:rPr>
            <w:noProof/>
            <w:webHidden/>
          </w:rPr>
          <w:fldChar w:fldCharType="separate"/>
        </w:r>
        <w:r>
          <w:rPr>
            <w:noProof/>
            <w:webHidden/>
          </w:rPr>
          <w:t>37</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45" w:history="1">
        <w:r w:rsidRPr="00FF200C">
          <w:rPr>
            <w:rStyle w:val="ac"/>
          </w:rPr>
          <w:t>コンプライアンスの難しさと解決策</w:t>
        </w:r>
        <w:r>
          <w:rPr>
            <w:webHidden/>
          </w:rPr>
          <w:tab/>
        </w:r>
        <w:r>
          <w:rPr>
            <w:webHidden/>
          </w:rPr>
          <w:fldChar w:fldCharType="begin"/>
        </w:r>
        <w:r>
          <w:rPr>
            <w:webHidden/>
          </w:rPr>
          <w:instrText xml:space="preserve"> PAGEREF _Toc504728045 \h </w:instrText>
        </w:r>
        <w:r>
          <w:rPr>
            <w:webHidden/>
          </w:rPr>
        </w:r>
        <w:r>
          <w:rPr>
            <w:webHidden/>
          </w:rPr>
          <w:fldChar w:fldCharType="separate"/>
        </w:r>
        <w:r>
          <w:rPr>
            <w:webHidden/>
          </w:rPr>
          <w:t>37</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6" w:history="1">
        <w:r w:rsidRPr="00FF200C">
          <w:rPr>
            <w:rStyle w:val="ac"/>
            <w:noProof/>
          </w:rPr>
          <w:t>長期的な目標と短期的な実行</w:t>
        </w:r>
        <w:r>
          <w:rPr>
            <w:noProof/>
            <w:webHidden/>
          </w:rPr>
          <w:tab/>
        </w:r>
        <w:r>
          <w:rPr>
            <w:noProof/>
            <w:webHidden/>
          </w:rPr>
          <w:fldChar w:fldCharType="begin"/>
        </w:r>
        <w:r>
          <w:rPr>
            <w:noProof/>
            <w:webHidden/>
          </w:rPr>
          <w:instrText xml:space="preserve"> PAGEREF _Toc504728046 \h </w:instrText>
        </w:r>
        <w:r>
          <w:rPr>
            <w:noProof/>
            <w:webHidden/>
          </w:rPr>
        </w:r>
        <w:r>
          <w:rPr>
            <w:noProof/>
            <w:webHidden/>
          </w:rPr>
          <w:fldChar w:fldCharType="separate"/>
        </w:r>
        <w:r>
          <w:rPr>
            <w:noProof/>
            <w:webHidden/>
          </w:rPr>
          <w:t>39</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7" w:history="1">
        <w:r w:rsidRPr="00FF200C">
          <w:rPr>
            <w:rStyle w:val="ac"/>
            <w:noProof/>
            <w:w w:val="95"/>
          </w:rPr>
          <w:t>コンプライアンスについての対話</w:t>
        </w:r>
        <w:r>
          <w:rPr>
            <w:noProof/>
            <w:webHidden/>
          </w:rPr>
          <w:tab/>
        </w:r>
        <w:r>
          <w:rPr>
            <w:noProof/>
            <w:webHidden/>
          </w:rPr>
          <w:fldChar w:fldCharType="begin"/>
        </w:r>
        <w:r>
          <w:rPr>
            <w:noProof/>
            <w:webHidden/>
          </w:rPr>
          <w:instrText xml:space="preserve"> PAGEREF _Toc504728047 \h </w:instrText>
        </w:r>
        <w:r>
          <w:rPr>
            <w:noProof/>
            <w:webHidden/>
          </w:rPr>
        </w:r>
        <w:r>
          <w:rPr>
            <w:noProof/>
            <w:webHidden/>
          </w:rPr>
          <w:fldChar w:fldCharType="separate"/>
        </w:r>
        <w:r>
          <w:rPr>
            <w:noProof/>
            <w:webHidden/>
          </w:rPr>
          <w:t>40</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8" w:history="1">
        <w:r w:rsidRPr="00FF200C">
          <w:rPr>
            <w:rStyle w:val="ac"/>
            <w:noProof/>
            <w:w w:val="95"/>
          </w:rPr>
          <w:t>クリーンなソフトウェア起点 の確立</w:t>
        </w:r>
        <w:r>
          <w:rPr>
            <w:noProof/>
            <w:webHidden/>
          </w:rPr>
          <w:tab/>
        </w:r>
        <w:r>
          <w:rPr>
            <w:noProof/>
            <w:webHidden/>
          </w:rPr>
          <w:fldChar w:fldCharType="begin"/>
        </w:r>
        <w:r>
          <w:rPr>
            <w:noProof/>
            <w:webHidden/>
          </w:rPr>
          <w:instrText xml:space="preserve"> PAGEREF _Toc504728048 \h </w:instrText>
        </w:r>
        <w:r>
          <w:rPr>
            <w:noProof/>
            <w:webHidden/>
          </w:rPr>
        </w:r>
        <w:r>
          <w:rPr>
            <w:noProof/>
            <w:webHidden/>
          </w:rPr>
          <w:fldChar w:fldCharType="separate"/>
        </w:r>
        <w:r>
          <w:rPr>
            <w:noProof/>
            <w:webHidden/>
          </w:rPr>
          <w:t>41</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49" w:history="1">
        <w:r w:rsidRPr="00FF200C">
          <w:rPr>
            <w:rStyle w:val="ac"/>
            <w:noProof/>
          </w:rPr>
          <w:t>コンプライアンスの維持</w:t>
        </w:r>
        <w:r>
          <w:rPr>
            <w:noProof/>
            <w:webHidden/>
          </w:rPr>
          <w:tab/>
        </w:r>
        <w:r>
          <w:rPr>
            <w:noProof/>
            <w:webHidden/>
          </w:rPr>
          <w:fldChar w:fldCharType="begin"/>
        </w:r>
        <w:r>
          <w:rPr>
            <w:noProof/>
            <w:webHidden/>
          </w:rPr>
          <w:instrText xml:space="preserve"> PAGEREF _Toc504728049 \h </w:instrText>
        </w:r>
        <w:r>
          <w:rPr>
            <w:noProof/>
            <w:webHidden/>
          </w:rPr>
        </w:r>
        <w:r>
          <w:rPr>
            <w:noProof/>
            <w:webHidden/>
          </w:rPr>
          <w:fldChar w:fldCharType="separate"/>
        </w:r>
        <w:r>
          <w:rPr>
            <w:noProof/>
            <w:webHidden/>
          </w:rPr>
          <w:t>42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50" w:history="1">
        <w:r w:rsidRPr="00FF200C">
          <w:rPr>
            <w:rStyle w:val="ac"/>
            <w:rFonts w:hAnsi="メイリオ"/>
            <w:noProof/>
          </w:rPr>
          <w:t>内面化と末永い実行</w:t>
        </w:r>
        <w:r>
          <w:rPr>
            <w:noProof/>
            <w:webHidden/>
          </w:rPr>
          <w:tab/>
        </w:r>
        <w:r>
          <w:rPr>
            <w:noProof/>
            <w:webHidden/>
          </w:rPr>
          <w:fldChar w:fldCharType="begin"/>
        </w:r>
        <w:r>
          <w:rPr>
            <w:noProof/>
            <w:webHidden/>
          </w:rPr>
          <w:instrText xml:space="preserve"> PAGEREF _Toc504728050 \h </w:instrText>
        </w:r>
        <w:r>
          <w:rPr>
            <w:noProof/>
            <w:webHidden/>
          </w:rPr>
        </w:r>
        <w:r>
          <w:rPr>
            <w:noProof/>
            <w:webHidden/>
          </w:rPr>
          <w:fldChar w:fldCharType="separate"/>
        </w:r>
        <w:r>
          <w:rPr>
            <w:noProof/>
            <w:webHidden/>
          </w:rPr>
          <w:t>43</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051" w:history="1">
        <w:r w:rsidRPr="00FF200C">
          <w:rPr>
            <w:rStyle w:val="ac"/>
            <w:noProof/>
          </w:rPr>
          <w:t>第3章 コンプライアンス達成に向けて： 役割と責任</w:t>
        </w:r>
        <w:r>
          <w:rPr>
            <w:noProof/>
            <w:webHidden/>
          </w:rPr>
          <w:tab/>
        </w:r>
        <w:r>
          <w:rPr>
            <w:noProof/>
            <w:webHidden/>
          </w:rPr>
          <w:fldChar w:fldCharType="begin"/>
        </w:r>
        <w:r>
          <w:rPr>
            <w:noProof/>
            <w:webHidden/>
          </w:rPr>
          <w:instrText xml:space="preserve"> PAGEREF _Toc504728051 \h </w:instrText>
        </w:r>
        <w:r>
          <w:rPr>
            <w:noProof/>
            <w:webHidden/>
          </w:rPr>
        </w:r>
        <w:r>
          <w:rPr>
            <w:noProof/>
            <w:webHidden/>
          </w:rPr>
          <w:fldChar w:fldCharType="separate"/>
        </w:r>
        <w:r>
          <w:rPr>
            <w:noProof/>
            <w:webHidden/>
          </w:rPr>
          <w:t>46</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2" w:history="1">
        <w:r w:rsidRPr="00FF200C">
          <w:rPr>
            <w:rStyle w:val="ac"/>
          </w:rPr>
          <w:t>オープン ソース評価委員会 (Open Source Review Board：OSRB)</w:t>
        </w:r>
        <w:r>
          <w:rPr>
            <w:webHidden/>
          </w:rPr>
          <w:tab/>
        </w:r>
        <w:r>
          <w:rPr>
            <w:webHidden/>
          </w:rPr>
          <w:fldChar w:fldCharType="begin"/>
        </w:r>
        <w:r>
          <w:rPr>
            <w:webHidden/>
          </w:rPr>
          <w:instrText xml:space="preserve"> PAGEREF _Toc504728052 \h </w:instrText>
        </w:r>
        <w:r>
          <w:rPr>
            <w:webHidden/>
          </w:rPr>
        </w:r>
        <w:r>
          <w:rPr>
            <w:webHidden/>
          </w:rPr>
          <w:fldChar w:fldCharType="separate"/>
        </w:r>
        <w:r>
          <w:rPr>
            <w:webHidden/>
          </w:rPr>
          <w:t>50</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3" w:history="1">
        <w:r w:rsidRPr="00FF200C">
          <w:rPr>
            <w:rStyle w:val="ac"/>
          </w:rPr>
          <w:t>法務</w:t>
        </w:r>
        <w:r>
          <w:rPr>
            <w:webHidden/>
          </w:rPr>
          <w:tab/>
        </w:r>
        <w:r>
          <w:rPr>
            <w:webHidden/>
          </w:rPr>
          <w:fldChar w:fldCharType="begin"/>
        </w:r>
        <w:r>
          <w:rPr>
            <w:webHidden/>
          </w:rPr>
          <w:instrText xml:space="preserve"> PAGEREF _Toc504728053 \h </w:instrText>
        </w:r>
        <w:r>
          <w:rPr>
            <w:webHidden/>
          </w:rPr>
        </w:r>
        <w:r>
          <w:rPr>
            <w:webHidden/>
          </w:rPr>
          <w:fldChar w:fldCharType="separate"/>
        </w:r>
        <w:r>
          <w:rPr>
            <w:webHidden/>
          </w:rPr>
          <w:t>53</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4" w:history="1">
        <w:r w:rsidRPr="00FF200C">
          <w:rPr>
            <w:rStyle w:val="ac"/>
          </w:rPr>
          <w:t>エンジニアリングおよび製品チーム</w:t>
        </w:r>
        <w:r>
          <w:rPr>
            <w:webHidden/>
          </w:rPr>
          <w:tab/>
        </w:r>
        <w:r>
          <w:rPr>
            <w:webHidden/>
          </w:rPr>
          <w:fldChar w:fldCharType="begin"/>
        </w:r>
        <w:r>
          <w:rPr>
            <w:webHidden/>
          </w:rPr>
          <w:instrText xml:space="preserve"> PAGEREF _Toc504728054 \h </w:instrText>
        </w:r>
        <w:r>
          <w:rPr>
            <w:webHidden/>
          </w:rPr>
        </w:r>
        <w:r>
          <w:rPr>
            <w:webHidden/>
          </w:rPr>
          <w:fldChar w:fldCharType="separate"/>
        </w:r>
        <w:r>
          <w:rPr>
            <w:webHidden/>
          </w:rPr>
          <w:t>55</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5" w:history="1">
        <w:r w:rsidRPr="00FF200C">
          <w:rPr>
            <w:rStyle w:val="ac"/>
          </w:rPr>
          <w:t>コンプライアンス オフィサー</w:t>
        </w:r>
        <w:r>
          <w:rPr>
            <w:webHidden/>
          </w:rPr>
          <w:tab/>
        </w:r>
        <w:r>
          <w:rPr>
            <w:webHidden/>
          </w:rPr>
          <w:fldChar w:fldCharType="begin"/>
        </w:r>
        <w:r>
          <w:rPr>
            <w:webHidden/>
          </w:rPr>
          <w:instrText xml:space="preserve"> PAGEREF _Toc504728055 \h </w:instrText>
        </w:r>
        <w:r>
          <w:rPr>
            <w:webHidden/>
          </w:rPr>
        </w:r>
        <w:r>
          <w:rPr>
            <w:webHidden/>
          </w:rPr>
          <w:fldChar w:fldCharType="separate"/>
        </w:r>
        <w:r>
          <w:rPr>
            <w:webHidden/>
          </w:rPr>
          <w:t>57</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6" w:history="1">
        <w:r w:rsidRPr="00FF200C">
          <w:rPr>
            <w:rStyle w:val="ac"/>
          </w:rPr>
          <w:t>オープン ソース幹部会議 (OSEC)</w:t>
        </w:r>
        <w:r>
          <w:rPr>
            <w:webHidden/>
          </w:rPr>
          <w:tab/>
        </w:r>
        <w:r>
          <w:rPr>
            <w:webHidden/>
          </w:rPr>
          <w:fldChar w:fldCharType="begin"/>
        </w:r>
        <w:r>
          <w:rPr>
            <w:webHidden/>
          </w:rPr>
          <w:instrText xml:space="preserve"> PAGEREF _Toc504728056 \h </w:instrText>
        </w:r>
        <w:r>
          <w:rPr>
            <w:webHidden/>
          </w:rPr>
        </w:r>
        <w:r>
          <w:rPr>
            <w:webHidden/>
          </w:rPr>
          <w:fldChar w:fldCharType="separate"/>
        </w:r>
        <w:r>
          <w:rPr>
            <w:webHidden/>
          </w:rPr>
          <w:t>58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7" w:history="1">
        <w:r w:rsidRPr="00FF200C">
          <w:rPr>
            <w:rStyle w:val="ac"/>
          </w:rPr>
          <w:t>文書化</w:t>
        </w:r>
        <w:r>
          <w:rPr>
            <w:webHidden/>
          </w:rPr>
          <w:tab/>
        </w:r>
        <w:r>
          <w:rPr>
            <w:webHidden/>
          </w:rPr>
          <w:fldChar w:fldCharType="begin"/>
        </w:r>
        <w:r>
          <w:rPr>
            <w:webHidden/>
          </w:rPr>
          <w:instrText xml:space="preserve"> PAGEREF _Toc504728057 \h </w:instrText>
        </w:r>
        <w:r>
          <w:rPr>
            <w:webHidden/>
          </w:rPr>
        </w:r>
        <w:r>
          <w:rPr>
            <w:webHidden/>
          </w:rPr>
          <w:fldChar w:fldCharType="separate"/>
        </w:r>
        <w:r>
          <w:rPr>
            <w:webHidden/>
          </w:rPr>
          <w:t>58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8" w:history="1">
        <w:r w:rsidRPr="00FF200C">
          <w:rPr>
            <w:rStyle w:val="ac"/>
          </w:rPr>
          <w:t>ローカル化</w:t>
        </w:r>
        <w:r>
          <w:rPr>
            <w:webHidden/>
          </w:rPr>
          <w:tab/>
        </w:r>
        <w:r>
          <w:rPr>
            <w:webHidden/>
          </w:rPr>
          <w:fldChar w:fldCharType="begin"/>
        </w:r>
        <w:r>
          <w:rPr>
            <w:webHidden/>
          </w:rPr>
          <w:instrText xml:space="preserve"> PAGEREF _Toc504728058 \h </w:instrText>
        </w:r>
        <w:r>
          <w:rPr>
            <w:webHidden/>
          </w:rPr>
        </w:r>
        <w:r>
          <w:rPr>
            <w:webHidden/>
          </w:rPr>
          <w:fldChar w:fldCharType="separate"/>
        </w:r>
        <w:r>
          <w:rPr>
            <w:webHidden/>
          </w:rPr>
          <w:t>59</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59" w:history="1">
        <w:r w:rsidRPr="00FF200C">
          <w:rPr>
            <w:rStyle w:val="ac"/>
          </w:rPr>
          <w:t>サプライチェーン</w:t>
        </w:r>
        <w:r>
          <w:rPr>
            <w:webHidden/>
          </w:rPr>
          <w:tab/>
        </w:r>
        <w:r>
          <w:rPr>
            <w:webHidden/>
          </w:rPr>
          <w:fldChar w:fldCharType="begin"/>
        </w:r>
        <w:r>
          <w:rPr>
            <w:webHidden/>
          </w:rPr>
          <w:instrText xml:space="preserve"> PAGEREF _Toc504728059 \h </w:instrText>
        </w:r>
        <w:r>
          <w:rPr>
            <w:webHidden/>
          </w:rPr>
        </w:r>
        <w:r>
          <w:rPr>
            <w:webHidden/>
          </w:rPr>
          <w:fldChar w:fldCharType="separate"/>
        </w:r>
        <w:r>
          <w:rPr>
            <w:webHidden/>
          </w:rPr>
          <w:t>59</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60" w:history="1">
        <w:r w:rsidRPr="00FF200C">
          <w:rPr>
            <w:rStyle w:val="ac"/>
          </w:rPr>
          <w:t>IT</w:t>
        </w:r>
        <w:r>
          <w:rPr>
            <w:webHidden/>
          </w:rPr>
          <w:tab/>
        </w:r>
        <w:r>
          <w:rPr>
            <w:webHidden/>
          </w:rPr>
          <w:fldChar w:fldCharType="begin"/>
        </w:r>
        <w:r>
          <w:rPr>
            <w:webHidden/>
          </w:rPr>
          <w:instrText xml:space="preserve"> PAGEREF _Toc504728060 \h </w:instrText>
        </w:r>
        <w:r>
          <w:rPr>
            <w:webHidden/>
          </w:rPr>
        </w:r>
        <w:r>
          <w:rPr>
            <w:webHidden/>
          </w:rPr>
          <w:fldChar w:fldCharType="separate"/>
        </w:r>
        <w:r>
          <w:rPr>
            <w:webHidden/>
          </w:rPr>
          <w:t>60</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61" w:history="1">
        <w:r w:rsidRPr="00FF200C">
          <w:rPr>
            <w:rStyle w:val="ac"/>
          </w:rPr>
          <w:t>企業買収</w:t>
        </w:r>
        <w:r>
          <w:rPr>
            <w:webHidden/>
          </w:rPr>
          <w:tab/>
        </w:r>
        <w:r>
          <w:rPr>
            <w:webHidden/>
          </w:rPr>
          <w:fldChar w:fldCharType="begin"/>
        </w:r>
        <w:r>
          <w:rPr>
            <w:webHidden/>
          </w:rPr>
          <w:instrText xml:space="preserve"> PAGEREF _Toc504728061 \h </w:instrText>
        </w:r>
        <w:r>
          <w:rPr>
            <w:webHidden/>
          </w:rPr>
        </w:r>
        <w:r>
          <w:rPr>
            <w:webHidden/>
          </w:rPr>
          <w:fldChar w:fldCharType="separate"/>
        </w:r>
        <w:r>
          <w:rPr>
            <w:webHidden/>
          </w:rPr>
          <w:t>60</w:t>
        </w:r>
        <w:r>
          <w:rPr>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062" w:history="1">
        <w:r w:rsidRPr="00FF200C">
          <w:rPr>
            <w:rStyle w:val="ac"/>
            <w:noProof/>
          </w:rPr>
          <w:t>第4章 オープン ソース コンプライアンス プロセス</w:t>
        </w:r>
        <w:r>
          <w:rPr>
            <w:noProof/>
            <w:webHidden/>
          </w:rPr>
          <w:tab/>
        </w:r>
        <w:r>
          <w:rPr>
            <w:noProof/>
            <w:webHidden/>
          </w:rPr>
          <w:fldChar w:fldCharType="begin"/>
        </w:r>
        <w:r>
          <w:rPr>
            <w:noProof/>
            <w:webHidden/>
          </w:rPr>
          <w:instrText xml:space="preserve"> PAGEREF _Toc504728062 \h </w:instrText>
        </w:r>
        <w:r>
          <w:rPr>
            <w:noProof/>
            <w:webHidden/>
          </w:rPr>
        </w:r>
        <w:r>
          <w:rPr>
            <w:noProof/>
            <w:webHidden/>
          </w:rPr>
          <w:fldChar w:fldCharType="separate"/>
        </w:r>
        <w:r>
          <w:rPr>
            <w:noProof/>
            <w:webHidden/>
          </w:rPr>
          <w:t>62</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63" w:history="1">
        <w:r w:rsidRPr="00FF200C">
          <w:rPr>
            <w:rStyle w:val="ac"/>
          </w:rPr>
          <w:t>効果的なコンプライアンス</w:t>
        </w:r>
        <w:r>
          <w:rPr>
            <w:webHidden/>
          </w:rPr>
          <w:tab/>
        </w:r>
        <w:r>
          <w:rPr>
            <w:webHidden/>
          </w:rPr>
          <w:fldChar w:fldCharType="begin"/>
        </w:r>
        <w:r>
          <w:rPr>
            <w:webHidden/>
          </w:rPr>
          <w:instrText xml:space="preserve"> PAGEREF _Toc504728063 \h </w:instrText>
        </w:r>
        <w:r>
          <w:rPr>
            <w:webHidden/>
          </w:rPr>
        </w:r>
        <w:r>
          <w:rPr>
            <w:webHidden/>
          </w:rPr>
          <w:fldChar w:fldCharType="separate"/>
        </w:r>
        <w:r>
          <w:rPr>
            <w:webHidden/>
          </w:rPr>
          <w:t>63</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64" w:history="1">
        <w:r w:rsidRPr="00FF200C">
          <w:rPr>
            <w:rStyle w:val="ac"/>
          </w:rPr>
          <w:t>一貫したコンプライアンス プロセスの要素</w:t>
        </w:r>
        <w:r>
          <w:rPr>
            <w:webHidden/>
          </w:rPr>
          <w:tab/>
        </w:r>
        <w:r>
          <w:rPr>
            <w:webHidden/>
          </w:rPr>
          <w:fldChar w:fldCharType="begin"/>
        </w:r>
        <w:r>
          <w:rPr>
            <w:webHidden/>
          </w:rPr>
          <w:instrText xml:space="preserve"> PAGEREF _Toc504728064 \h </w:instrText>
        </w:r>
        <w:r>
          <w:rPr>
            <w:webHidden/>
          </w:rPr>
        </w:r>
        <w:r>
          <w:rPr>
            <w:webHidden/>
          </w:rPr>
          <w:fldChar w:fldCharType="separate"/>
        </w:r>
        <w:r>
          <w:rPr>
            <w:webHidden/>
          </w:rPr>
          <w:t>64</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65" w:history="1">
        <w:r w:rsidRPr="00FF200C">
          <w:rPr>
            <w:rStyle w:val="ac"/>
            <w:noProof/>
          </w:rPr>
          <w:t xml:space="preserve">ステップ1 </w:t>
        </w:r>
        <w:r w:rsidRPr="00FF200C">
          <w:rPr>
            <w:rStyle w:val="ac"/>
            <w:noProof/>
          </w:rPr>
          <w:t>―</w:t>
        </w:r>
        <w:r w:rsidRPr="00FF200C">
          <w:rPr>
            <w:rStyle w:val="ac"/>
            <w:noProof/>
          </w:rPr>
          <w:t xml:space="preserve"> オープン ソースの特定</w:t>
        </w:r>
        <w:r>
          <w:rPr>
            <w:noProof/>
            <w:webHidden/>
          </w:rPr>
          <w:tab/>
        </w:r>
        <w:r>
          <w:rPr>
            <w:noProof/>
            <w:webHidden/>
          </w:rPr>
          <w:fldChar w:fldCharType="begin"/>
        </w:r>
        <w:r>
          <w:rPr>
            <w:noProof/>
            <w:webHidden/>
          </w:rPr>
          <w:instrText xml:space="preserve"> PAGEREF _Toc504728065 \h </w:instrText>
        </w:r>
        <w:r>
          <w:rPr>
            <w:noProof/>
            <w:webHidden/>
          </w:rPr>
        </w:r>
        <w:r>
          <w:rPr>
            <w:noProof/>
            <w:webHidden/>
          </w:rPr>
          <w:fldChar w:fldCharType="separate"/>
        </w:r>
        <w:r>
          <w:rPr>
            <w:noProof/>
            <w:webHidden/>
          </w:rPr>
          <w:t>65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66" w:history="1">
        <w:r w:rsidRPr="00FF200C">
          <w:rPr>
            <w:rStyle w:val="ac"/>
            <w:noProof/>
          </w:rPr>
          <w:t xml:space="preserve">ステップ2 </w:t>
        </w:r>
        <w:r w:rsidRPr="00FF200C">
          <w:rPr>
            <w:rStyle w:val="ac"/>
            <w:noProof/>
          </w:rPr>
          <w:t>―</w:t>
        </w:r>
        <w:r w:rsidRPr="00FF200C">
          <w:rPr>
            <w:rStyle w:val="ac"/>
            <w:noProof/>
          </w:rPr>
          <w:t xml:space="preserve">  ソース コードの監査</w:t>
        </w:r>
        <w:r>
          <w:rPr>
            <w:noProof/>
            <w:webHidden/>
          </w:rPr>
          <w:tab/>
        </w:r>
        <w:r>
          <w:rPr>
            <w:noProof/>
            <w:webHidden/>
          </w:rPr>
          <w:fldChar w:fldCharType="begin"/>
        </w:r>
        <w:r>
          <w:rPr>
            <w:noProof/>
            <w:webHidden/>
          </w:rPr>
          <w:instrText xml:space="preserve"> PAGEREF _Toc504728066 \h </w:instrText>
        </w:r>
        <w:r>
          <w:rPr>
            <w:noProof/>
            <w:webHidden/>
          </w:rPr>
        </w:r>
        <w:r>
          <w:rPr>
            <w:noProof/>
            <w:webHidden/>
          </w:rPr>
          <w:fldChar w:fldCharType="separate"/>
        </w:r>
        <w:r>
          <w:rPr>
            <w:noProof/>
            <w:webHidden/>
          </w:rPr>
          <w:t>67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67" w:history="1">
        <w:r w:rsidRPr="00FF200C">
          <w:rPr>
            <w:rStyle w:val="ac"/>
            <w:noProof/>
          </w:rPr>
          <w:t xml:space="preserve">ステップ3 </w:t>
        </w:r>
        <w:r w:rsidRPr="00FF200C">
          <w:rPr>
            <w:rStyle w:val="ac"/>
            <w:noProof/>
          </w:rPr>
          <w:t>―</w:t>
        </w:r>
        <w:r w:rsidRPr="00FF200C">
          <w:rPr>
            <w:rStyle w:val="ac"/>
            <w:noProof/>
          </w:rPr>
          <w:t xml:space="preserve"> 課題解決</w:t>
        </w:r>
        <w:r>
          <w:rPr>
            <w:noProof/>
            <w:webHidden/>
          </w:rPr>
          <w:tab/>
        </w:r>
        <w:r>
          <w:rPr>
            <w:noProof/>
            <w:webHidden/>
          </w:rPr>
          <w:fldChar w:fldCharType="begin"/>
        </w:r>
        <w:r>
          <w:rPr>
            <w:noProof/>
            <w:webHidden/>
          </w:rPr>
          <w:instrText xml:space="preserve"> PAGEREF _Toc504728067 \h </w:instrText>
        </w:r>
        <w:r>
          <w:rPr>
            <w:noProof/>
            <w:webHidden/>
          </w:rPr>
        </w:r>
        <w:r>
          <w:rPr>
            <w:noProof/>
            <w:webHidden/>
          </w:rPr>
          <w:fldChar w:fldCharType="separate"/>
        </w:r>
        <w:r>
          <w:rPr>
            <w:noProof/>
            <w:webHidden/>
          </w:rPr>
          <w:t>70</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68" w:history="1">
        <w:r w:rsidRPr="00FF200C">
          <w:rPr>
            <w:rStyle w:val="ac"/>
            <w:noProof/>
          </w:rPr>
          <w:t xml:space="preserve">ステップ4 </w:t>
        </w:r>
        <w:r w:rsidRPr="00FF200C">
          <w:rPr>
            <w:rStyle w:val="ac"/>
            <w:noProof/>
          </w:rPr>
          <w:t>―</w:t>
        </w:r>
        <w:r w:rsidRPr="00FF200C">
          <w:rPr>
            <w:rStyle w:val="ac"/>
            <w:noProof/>
          </w:rPr>
          <w:t xml:space="preserve"> レビュー</w:t>
        </w:r>
        <w:r>
          <w:rPr>
            <w:noProof/>
            <w:webHidden/>
          </w:rPr>
          <w:tab/>
        </w:r>
        <w:r>
          <w:rPr>
            <w:noProof/>
            <w:webHidden/>
          </w:rPr>
          <w:fldChar w:fldCharType="begin"/>
        </w:r>
        <w:r>
          <w:rPr>
            <w:noProof/>
            <w:webHidden/>
          </w:rPr>
          <w:instrText xml:space="preserve"> PAGEREF _Toc504728068 \h </w:instrText>
        </w:r>
        <w:r>
          <w:rPr>
            <w:noProof/>
            <w:webHidden/>
          </w:rPr>
        </w:r>
        <w:r>
          <w:rPr>
            <w:noProof/>
            <w:webHidden/>
          </w:rPr>
          <w:fldChar w:fldCharType="separate"/>
        </w:r>
        <w:r>
          <w:rPr>
            <w:noProof/>
            <w:webHidden/>
          </w:rPr>
          <w:t>70</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69" w:history="1">
        <w:r w:rsidRPr="00FF200C">
          <w:rPr>
            <w:rStyle w:val="ac"/>
            <w:noProof/>
          </w:rPr>
          <w:t xml:space="preserve">ステップ5  </w:t>
        </w:r>
        <w:r w:rsidRPr="00FF200C">
          <w:rPr>
            <w:rStyle w:val="ac"/>
            <w:noProof/>
          </w:rPr>
          <w:t>―</w:t>
        </w:r>
        <w:r w:rsidRPr="00FF200C">
          <w:rPr>
            <w:rStyle w:val="ac"/>
            <w:noProof/>
          </w:rPr>
          <w:t xml:space="preserve"> 承認</w:t>
        </w:r>
        <w:r>
          <w:rPr>
            <w:noProof/>
            <w:webHidden/>
          </w:rPr>
          <w:tab/>
        </w:r>
        <w:r>
          <w:rPr>
            <w:noProof/>
            <w:webHidden/>
          </w:rPr>
          <w:fldChar w:fldCharType="begin"/>
        </w:r>
        <w:r>
          <w:rPr>
            <w:noProof/>
            <w:webHidden/>
          </w:rPr>
          <w:instrText xml:space="preserve"> PAGEREF _Toc504728069 \h </w:instrText>
        </w:r>
        <w:r>
          <w:rPr>
            <w:noProof/>
            <w:webHidden/>
          </w:rPr>
        </w:r>
        <w:r>
          <w:rPr>
            <w:noProof/>
            <w:webHidden/>
          </w:rPr>
          <w:fldChar w:fldCharType="separate"/>
        </w:r>
        <w:r>
          <w:rPr>
            <w:noProof/>
            <w:webHidden/>
          </w:rPr>
          <w:t>72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0" w:history="1">
        <w:r w:rsidRPr="00FF200C">
          <w:rPr>
            <w:rStyle w:val="ac"/>
            <w:noProof/>
          </w:rPr>
          <w:t xml:space="preserve">ステップ6 </w:t>
        </w:r>
        <w:r w:rsidRPr="00FF200C">
          <w:rPr>
            <w:rStyle w:val="ac"/>
            <w:noProof/>
          </w:rPr>
          <w:t>―</w:t>
        </w:r>
        <w:r w:rsidRPr="00FF200C">
          <w:rPr>
            <w:rStyle w:val="ac"/>
            <w:noProof/>
          </w:rPr>
          <w:t xml:space="preserve"> 登録</w:t>
        </w:r>
        <w:r>
          <w:rPr>
            <w:noProof/>
            <w:webHidden/>
          </w:rPr>
          <w:tab/>
        </w:r>
        <w:r>
          <w:rPr>
            <w:noProof/>
            <w:webHidden/>
          </w:rPr>
          <w:fldChar w:fldCharType="begin"/>
        </w:r>
        <w:r>
          <w:rPr>
            <w:noProof/>
            <w:webHidden/>
          </w:rPr>
          <w:instrText xml:space="preserve"> PAGEREF _Toc504728070 \h </w:instrText>
        </w:r>
        <w:r>
          <w:rPr>
            <w:noProof/>
            <w:webHidden/>
          </w:rPr>
        </w:r>
        <w:r>
          <w:rPr>
            <w:noProof/>
            <w:webHidden/>
          </w:rPr>
          <w:fldChar w:fldCharType="separate"/>
        </w:r>
        <w:r>
          <w:rPr>
            <w:noProof/>
            <w:webHidden/>
          </w:rPr>
          <w:t>73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1" w:history="1">
        <w:r w:rsidRPr="00FF200C">
          <w:rPr>
            <w:rStyle w:val="ac"/>
            <w:noProof/>
          </w:rPr>
          <w:t xml:space="preserve">ステップ7 </w:t>
        </w:r>
        <w:r w:rsidRPr="00FF200C">
          <w:rPr>
            <w:rStyle w:val="ac"/>
            <w:noProof/>
          </w:rPr>
          <w:t>―</w:t>
        </w:r>
        <w:r w:rsidRPr="00FF200C">
          <w:rPr>
            <w:rStyle w:val="ac"/>
            <w:noProof/>
          </w:rPr>
          <w:t xml:space="preserve"> 通知</w:t>
        </w:r>
        <w:r>
          <w:rPr>
            <w:noProof/>
            <w:webHidden/>
          </w:rPr>
          <w:tab/>
        </w:r>
        <w:r>
          <w:rPr>
            <w:noProof/>
            <w:webHidden/>
          </w:rPr>
          <w:fldChar w:fldCharType="begin"/>
        </w:r>
        <w:r>
          <w:rPr>
            <w:noProof/>
            <w:webHidden/>
          </w:rPr>
          <w:instrText xml:space="preserve"> PAGEREF _Toc504728071 \h </w:instrText>
        </w:r>
        <w:r>
          <w:rPr>
            <w:noProof/>
            <w:webHidden/>
          </w:rPr>
        </w:r>
        <w:r>
          <w:rPr>
            <w:noProof/>
            <w:webHidden/>
          </w:rPr>
          <w:fldChar w:fldCharType="separate"/>
        </w:r>
        <w:r>
          <w:rPr>
            <w:noProof/>
            <w:webHidden/>
          </w:rPr>
          <w:t>74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2" w:history="1">
        <w:r w:rsidRPr="00FF200C">
          <w:rPr>
            <w:rStyle w:val="ac"/>
            <w:noProof/>
          </w:rPr>
          <w:t xml:space="preserve">ステップ8 </w:t>
        </w:r>
        <w:r w:rsidRPr="00FF200C">
          <w:rPr>
            <w:rStyle w:val="ac"/>
            <w:noProof/>
          </w:rPr>
          <w:t>―</w:t>
        </w:r>
        <w:r w:rsidRPr="00FF200C">
          <w:rPr>
            <w:rStyle w:val="ac"/>
            <w:noProof/>
          </w:rPr>
          <w:t xml:space="preserve"> 頒布前検証</w:t>
        </w:r>
        <w:r>
          <w:rPr>
            <w:noProof/>
            <w:webHidden/>
          </w:rPr>
          <w:tab/>
        </w:r>
        <w:r>
          <w:rPr>
            <w:noProof/>
            <w:webHidden/>
          </w:rPr>
          <w:fldChar w:fldCharType="begin"/>
        </w:r>
        <w:r>
          <w:rPr>
            <w:noProof/>
            <w:webHidden/>
          </w:rPr>
          <w:instrText xml:space="preserve"> PAGEREF _Toc504728072 \h </w:instrText>
        </w:r>
        <w:r>
          <w:rPr>
            <w:noProof/>
            <w:webHidden/>
          </w:rPr>
        </w:r>
        <w:r>
          <w:rPr>
            <w:noProof/>
            <w:webHidden/>
          </w:rPr>
          <w:fldChar w:fldCharType="separate"/>
        </w:r>
        <w:r>
          <w:rPr>
            <w:noProof/>
            <w:webHidden/>
          </w:rPr>
          <w:t>75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3" w:history="1">
        <w:r w:rsidRPr="00FF200C">
          <w:rPr>
            <w:rStyle w:val="ac"/>
            <w:noProof/>
          </w:rPr>
          <w:t xml:space="preserve">ステップ9 </w:t>
        </w:r>
        <w:r w:rsidRPr="00FF200C">
          <w:rPr>
            <w:rStyle w:val="ac"/>
            <w:noProof/>
          </w:rPr>
          <w:t>―</w:t>
        </w:r>
        <w:r w:rsidRPr="00FF200C">
          <w:rPr>
            <w:rStyle w:val="ac"/>
            <w:noProof/>
          </w:rPr>
          <w:t xml:space="preserve"> 頒布</w:t>
        </w:r>
        <w:r>
          <w:rPr>
            <w:noProof/>
            <w:webHidden/>
          </w:rPr>
          <w:tab/>
        </w:r>
        <w:r>
          <w:rPr>
            <w:noProof/>
            <w:webHidden/>
          </w:rPr>
          <w:fldChar w:fldCharType="begin"/>
        </w:r>
        <w:r>
          <w:rPr>
            <w:noProof/>
            <w:webHidden/>
          </w:rPr>
          <w:instrText xml:space="preserve"> PAGEREF _Toc504728073 \h </w:instrText>
        </w:r>
        <w:r>
          <w:rPr>
            <w:noProof/>
            <w:webHidden/>
          </w:rPr>
        </w:r>
        <w:r>
          <w:rPr>
            <w:noProof/>
            <w:webHidden/>
          </w:rPr>
          <w:fldChar w:fldCharType="separate"/>
        </w:r>
        <w:r>
          <w:rPr>
            <w:noProof/>
            <w:webHidden/>
          </w:rPr>
          <w:t>76</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4" w:history="1">
        <w:r w:rsidRPr="00FF200C">
          <w:rPr>
            <w:rStyle w:val="ac"/>
            <w:noProof/>
          </w:rPr>
          <w:t xml:space="preserve">ステップ10 </w:t>
        </w:r>
        <w:r w:rsidRPr="00FF200C">
          <w:rPr>
            <w:rStyle w:val="ac"/>
            <w:noProof/>
          </w:rPr>
          <w:t>―</w:t>
        </w:r>
        <w:r w:rsidRPr="00FF200C">
          <w:rPr>
            <w:rStyle w:val="ac"/>
            <w:noProof/>
          </w:rPr>
          <w:t xml:space="preserve"> 最終検証</w:t>
        </w:r>
        <w:r>
          <w:rPr>
            <w:noProof/>
            <w:webHidden/>
          </w:rPr>
          <w:tab/>
        </w:r>
        <w:r>
          <w:rPr>
            <w:noProof/>
            <w:webHidden/>
          </w:rPr>
          <w:fldChar w:fldCharType="begin"/>
        </w:r>
        <w:r>
          <w:rPr>
            <w:noProof/>
            <w:webHidden/>
          </w:rPr>
          <w:instrText xml:space="preserve"> PAGEREF _Toc504728074 \h </w:instrText>
        </w:r>
        <w:r>
          <w:rPr>
            <w:noProof/>
            <w:webHidden/>
          </w:rPr>
        </w:r>
        <w:r>
          <w:rPr>
            <w:noProof/>
            <w:webHidden/>
          </w:rPr>
          <w:fldChar w:fldCharType="separate"/>
        </w:r>
        <w:r>
          <w:rPr>
            <w:noProof/>
            <w:webHidden/>
          </w:rPr>
          <w:t>76</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075" w:history="1">
        <w:r w:rsidRPr="00FF200C">
          <w:rPr>
            <w:rStyle w:val="ac"/>
            <w:noProof/>
          </w:rPr>
          <w:t>第5章 コンプライアンス プロセスとポリシー</w:t>
        </w:r>
        <w:r>
          <w:rPr>
            <w:noProof/>
            <w:webHidden/>
          </w:rPr>
          <w:tab/>
        </w:r>
        <w:r>
          <w:rPr>
            <w:noProof/>
            <w:webHidden/>
          </w:rPr>
          <w:fldChar w:fldCharType="begin"/>
        </w:r>
        <w:r>
          <w:rPr>
            <w:noProof/>
            <w:webHidden/>
          </w:rPr>
          <w:instrText xml:space="preserve"> PAGEREF _Toc504728075 \h </w:instrText>
        </w:r>
        <w:r>
          <w:rPr>
            <w:noProof/>
            <w:webHidden/>
          </w:rPr>
        </w:r>
        <w:r>
          <w:rPr>
            <w:noProof/>
            <w:webHidden/>
          </w:rPr>
          <w:fldChar w:fldCharType="separate"/>
        </w:r>
        <w:r>
          <w:rPr>
            <w:noProof/>
            <w:webHidden/>
          </w:rPr>
          <w:t>78</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76" w:history="1">
        <w:r w:rsidRPr="00FF200C">
          <w:rPr>
            <w:rStyle w:val="ac"/>
          </w:rPr>
          <w:t>ポリシー</w:t>
        </w:r>
        <w:r>
          <w:rPr>
            <w:webHidden/>
          </w:rPr>
          <w:tab/>
        </w:r>
        <w:r>
          <w:rPr>
            <w:webHidden/>
          </w:rPr>
          <w:fldChar w:fldCharType="begin"/>
        </w:r>
        <w:r>
          <w:rPr>
            <w:webHidden/>
          </w:rPr>
          <w:instrText xml:space="preserve"> PAGEREF _Toc504728076 \h </w:instrText>
        </w:r>
        <w:r>
          <w:rPr>
            <w:webHidden/>
          </w:rPr>
        </w:r>
        <w:r>
          <w:rPr>
            <w:webHidden/>
          </w:rPr>
          <w:fldChar w:fldCharType="separate"/>
        </w:r>
        <w:r>
          <w:rPr>
            <w:webHidden/>
          </w:rPr>
          <w:t>78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77" w:history="1">
        <w:r w:rsidRPr="00FF200C">
          <w:rPr>
            <w:rStyle w:val="ac"/>
          </w:rPr>
          <w:t>プロセス</w:t>
        </w:r>
        <w:r>
          <w:rPr>
            <w:webHidden/>
          </w:rPr>
          <w:tab/>
        </w:r>
        <w:r>
          <w:rPr>
            <w:webHidden/>
          </w:rPr>
          <w:fldChar w:fldCharType="begin"/>
        </w:r>
        <w:r>
          <w:rPr>
            <w:webHidden/>
          </w:rPr>
          <w:instrText xml:space="preserve"> PAGEREF _Toc504728077 \h </w:instrText>
        </w:r>
        <w:r>
          <w:rPr>
            <w:webHidden/>
          </w:rPr>
        </w:r>
        <w:r>
          <w:rPr>
            <w:webHidden/>
          </w:rPr>
          <w:fldChar w:fldCharType="separate"/>
        </w:r>
        <w:r>
          <w:rPr>
            <w:webHidden/>
          </w:rPr>
          <w:t>79</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8" w:history="1">
        <w:r w:rsidRPr="00FF200C">
          <w:rPr>
            <w:rStyle w:val="ac"/>
            <w:noProof/>
          </w:rPr>
          <w:t>ソース コード スキャン</w:t>
        </w:r>
        <w:r>
          <w:rPr>
            <w:noProof/>
            <w:webHidden/>
          </w:rPr>
          <w:tab/>
        </w:r>
        <w:r>
          <w:rPr>
            <w:noProof/>
            <w:webHidden/>
          </w:rPr>
          <w:fldChar w:fldCharType="begin"/>
        </w:r>
        <w:r>
          <w:rPr>
            <w:noProof/>
            <w:webHidden/>
          </w:rPr>
          <w:instrText xml:space="preserve"> PAGEREF _Toc504728078 \h </w:instrText>
        </w:r>
        <w:r>
          <w:rPr>
            <w:noProof/>
            <w:webHidden/>
          </w:rPr>
        </w:r>
        <w:r>
          <w:rPr>
            <w:noProof/>
            <w:webHidden/>
          </w:rPr>
          <w:fldChar w:fldCharType="separate"/>
        </w:r>
        <w:r>
          <w:rPr>
            <w:noProof/>
            <w:webHidden/>
          </w:rPr>
          <w:t>79</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79" w:history="1">
        <w:r w:rsidRPr="00FF200C">
          <w:rPr>
            <w:rStyle w:val="ac"/>
            <w:noProof/>
          </w:rPr>
          <w:t>特定と解決</w:t>
        </w:r>
        <w:r>
          <w:rPr>
            <w:noProof/>
            <w:webHidden/>
          </w:rPr>
          <w:tab/>
        </w:r>
        <w:r>
          <w:rPr>
            <w:noProof/>
            <w:webHidden/>
          </w:rPr>
          <w:fldChar w:fldCharType="begin"/>
        </w:r>
        <w:r>
          <w:rPr>
            <w:noProof/>
            <w:webHidden/>
          </w:rPr>
          <w:instrText xml:space="preserve"> PAGEREF _Toc504728079 \h </w:instrText>
        </w:r>
        <w:r>
          <w:rPr>
            <w:noProof/>
            <w:webHidden/>
          </w:rPr>
        </w:r>
        <w:r>
          <w:rPr>
            <w:noProof/>
            <w:webHidden/>
          </w:rPr>
          <w:fldChar w:fldCharType="separate"/>
        </w:r>
        <w:r>
          <w:rPr>
            <w:noProof/>
            <w:webHidden/>
          </w:rPr>
          <w:t>81</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0" w:history="1">
        <w:r w:rsidRPr="00FF200C">
          <w:rPr>
            <w:rStyle w:val="ac"/>
            <w:noProof/>
          </w:rPr>
          <w:t>法務レビュー</w:t>
        </w:r>
        <w:r>
          <w:rPr>
            <w:noProof/>
            <w:webHidden/>
          </w:rPr>
          <w:tab/>
        </w:r>
        <w:r>
          <w:rPr>
            <w:noProof/>
            <w:webHidden/>
          </w:rPr>
          <w:fldChar w:fldCharType="begin"/>
        </w:r>
        <w:r>
          <w:rPr>
            <w:noProof/>
            <w:webHidden/>
          </w:rPr>
          <w:instrText xml:space="preserve"> PAGEREF _Toc504728080 \h </w:instrText>
        </w:r>
        <w:r>
          <w:rPr>
            <w:noProof/>
            <w:webHidden/>
          </w:rPr>
        </w:r>
        <w:r>
          <w:rPr>
            <w:noProof/>
            <w:webHidden/>
          </w:rPr>
          <w:fldChar w:fldCharType="separate"/>
        </w:r>
        <w:r>
          <w:rPr>
            <w:noProof/>
            <w:webHidden/>
          </w:rPr>
          <w:t>81</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1" w:history="1">
        <w:r w:rsidRPr="00FF200C">
          <w:rPr>
            <w:rStyle w:val="ac"/>
            <w:noProof/>
          </w:rPr>
          <w:t>アーキテクチャー レビュー</w:t>
        </w:r>
        <w:r>
          <w:rPr>
            <w:noProof/>
            <w:webHidden/>
          </w:rPr>
          <w:tab/>
        </w:r>
        <w:r>
          <w:rPr>
            <w:noProof/>
            <w:webHidden/>
          </w:rPr>
          <w:fldChar w:fldCharType="begin"/>
        </w:r>
        <w:r>
          <w:rPr>
            <w:noProof/>
            <w:webHidden/>
          </w:rPr>
          <w:instrText xml:space="preserve"> PAGEREF _Toc504728081 \h </w:instrText>
        </w:r>
        <w:r>
          <w:rPr>
            <w:noProof/>
            <w:webHidden/>
          </w:rPr>
        </w:r>
        <w:r>
          <w:rPr>
            <w:noProof/>
            <w:webHidden/>
          </w:rPr>
          <w:fldChar w:fldCharType="separate"/>
        </w:r>
        <w:r>
          <w:rPr>
            <w:noProof/>
            <w:webHidden/>
          </w:rPr>
          <w:t>82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2" w:history="1">
        <w:r w:rsidRPr="00FF200C">
          <w:rPr>
            <w:rStyle w:val="ac"/>
            <w:noProof/>
          </w:rPr>
          <w:t>最終レビュー</w:t>
        </w:r>
        <w:r>
          <w:rPr>
            <w:noProof/>
            <w:webHidden/>
          </w:rPr>
          <w:tab/>
        </w:r>
        <w:r>
          <w:rPr>
            <w:noProof/>
            <w:webHidden/>
          </w:rPr>
          <w:fldChar w:fldCharType="begin"/>
        </w:r>
        <w:r>
          <w:rPr>
            <w:noProof/>
            <w:webHidden/>
          </w:rPr>
          <w:instrText xml:space="preserve"> PAGEREF _Toc504728082 \h </w:instrText>
        </w:r>
        <w:r>
          <w:rPr>
            <w:noProof/>
            <w:webHidden/>
          </w:rPr>
        </w:r>
        <w:r>
          <w:rPr>
            <w:noProof/>
            <w:webHidden/>
          </w:rPr>
          <w:fldChar w:fldCharType="separate"/>
        </w:r>
        <w:r>
          <w:rPr>
            <w:noProof/>
            <w:webHidden/>
          </w:rPr>
          <w:t>83</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83" w:history="1">
        <w:r w:rsidRPr="00FF200C">
          <w:rPr>
            <w:rStyle w:val="ac"/>
          </w:rPr>
          <w:t>プロセスの各ステージにおけるインプットとアウトプット</w:t>
        </w:r>
        <w:r>
          <w:rPr>
            <w:webHidden/>
          </w:rPr>
          <w:tab/>
        </w:r>
        <w:r>
          <w:rPr>
            <w:webHidden/>
          </w:rPr>
          <w:fldChar w:fldCharType="begin"/>
        </w:r>
        <w:r>
          <w:rPr>
            <w:webHidden/>
          </w:rPr>
          <w:instrText xml:space="preserve"> PAGEREF _Toc504728083 \h </w:instrText>
        </w:r>
        <w:r>
          <w:rPr>
            <w:webHidden/>
          </w:rPr>
        </w:r>
        <w:r>
          <w:rPr>
            <w:webHidden/>
          </w:rPr>
          <w:fldChar w:fldCharType="separate"/>
        </w:r>
        <w:r>
          <w:rPr>
            <w:webHidden/>
          </w:rPr>
          <w:t>83</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4" w:history="1">
        <w:r w:rsidRPr="00FF200C">
          <w:rPr>
            <w:rStyle w:val="ac"/>
            <w:noProof/>
          </w:rPr>
          <w:t>ソース コード スキャン段階</w:t>
        </w:r>
        <w:r>
          <w:rPr>
            <w:noProof/>
            <w:webHidden/>
          </w:rPr>
          <w:tab/>
        </w:r>
        <w:r>
          <w:rPr>
            <w:noProof/>
            <w:webHidden/>
          </w:rPr>
          <w:fldChar w:fldCharType="begin"/>
        </w:r>
        <w:r>
          <w:rPr>
            <w:noProof/>
            <w:webHidden/>
          </w:rPr>
          <w:instrText xml:space="preserve"> PAGEREF _Toc504728084 \h </w:instrText>
        </w:r>
        <w:r>
          <w:rPr>
            <w:noProof/>
            <w:webHidden/>
          </w:rPr>
        </w:r>
        <w:r>
          <w:rPr>
            <w:noProof/>
            <w:webHidden/>
          </w:rPr>
          <w:fldChar w:fldCharType="separate"/>
        </w:r>
        <w:r>
          <w:rPr>
            <w:noProof/>
            <w:webHidden/>
          </w:rPr>
          <w:t>84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5" w:history="1">
        <w:r w:rsidRPr="00FF200C">
          <w:rPr>
            <w:rStyle w:val="ac"/>
            <w:noProof/>
          </w:rPr>
          <w:t>特定と解決フェーズ</w:t>
        </w:r>
        <w:r>
          <w:rPr>
            <w:noProof/>
            <w:webHidden/>
          </w:rPr>
          <w:tab/>
        </w:r>
        <w:r>
          <w:rPr>
            <w:noProof/>
            <w:webHidden/>
          </w:rPr>
          <w:fldChar w:fldCharType="begin"/>
        </w:r>
        <w:r>
          <w:rPr>
            <w:noProof/>
            <w:webHidden/>
          </w:rPr>
          <w:instrText xml:space="preserve"> PAGEREF _Toc504728085 \h </w:instrText>
        </w:r>
        <w:r>
          <w:rPr>
            <w:noProof/>
            <w:webHidden/>
          </w:rPr>
        </w:r>
        <w:r>
          <w:rPr>
            <w:noProof/>
            <w:webHidden/>
          </w:rPr>
          <w:fldChar w:fldCharType="separate"/>
        </w:r>
        <w:r>
          <w:rPr>
            <w:noProof/>
            <w:webHidden/>
          </w:rPr>
          <w:t>85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6" w:history="1">
        <w:r w:rsidRPr="00FF200C">
          <w:rPr>
            <w:rStyle w:val="ac"/>
            <w:noProof/>
          </w:rPr>
          <w:t>法務レビュー</w:t>
        </w:r>
        <w:r>
          <w:rPr>
            <w:noProof/>
            <w:webHidden/>
          </w:rPr>
          <w:tab/>
        </w:r>
        <w:r>
          <w:rPr>
            <w:noProof/>
            <w:webHidden/>
          </w:rPr>
          <w:fldChar w:fldCharType="begin"/>
        </w:r>
        <w:r>
          <w:rPr>
            <w:noProof/>
            <w:webHidden/>
          </w:rPr>
          <w:instrText xml:space="preserve"> PAGEREF _Toc504728086 \h </w:instrText>
        </w:r>
        <w:r>
          <w:rPr>
            <w:noProof/>
            <w:webHidden/>
          </w:rPr>
        </w:r>
        <w:r>
          <w:rPr>
            <w:noProof/>
            <w:webHidden/>
          </w:rPr>
          <w:fldChar w:fldCharType="separate"/>
        </w:r>
        <w:r>
          <w:rPr>
            <w:noProof/>
            <w:webHidden/>
          </w:rPr>
          <w:t>85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7" w:history="1">
        <w:r w:rsidRPr="00FF200C">
          <w:rPr>
            <w:rStyle w:val="ac"/>
            <w:noProof/>
          </w:rPr>
          <w:t>アーキテクチャー レビュー</w:t>
        </w:r>
        <w:r>
          <w:rPr>
            <w:noProof/>
            <w:webHidden/>
          </w:rPr>
          <w:tab/>
        </w:r>
        <w:r>
          <w:rPr>
            <w:noProof/>
            <w:webHidden/>
          </w:rPr>
          <w:fldChar w:fldCharType="begin"/>
        </w:r>
        <w:r>
          <w:rPr>
            <w:noProof/>
            <w:webHidden/>
          </w:rPr>
          <w:instrText xml:space="preserve"> PAGEREF _Toc504728087 \h </w:instrText>
        </w:r>
        <w:r>
          <w:rPr>
            <w:noProof/>
            <w:webHidden/>
          </w:rPr>
        </w:r>
        <w:r>
          <w:rPr>
            <w:noProof/>
            <w:webHidden/>
          </w:rPr>
          <w:fldChar w:fldCharType="separate"/>
        </w:r>
        <w:r>
          <w:rPr>
            <w:noProof/>
            <w:webHidden/>
          </w:rPr>
          <w:t>87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88" w:history="1">
        <w:r w:rsidRPr="00FF200C">
          <w:rPr>
            <w:rStyle w:val="ac"/>
            <w:noProof/>
          </w:rPr>
          <w:t>最終承認フェーズ</w:t>
        </w:r>
        <w:r>
          <w:rPr>
            <w:noProof/>
            <w:webHidden/>
          </w:rPr>
          <w:tab/>
        </w:r>
        <w:r>
          <w:rPr>
            <w:noProof/>
            <w:webHidden/>
          </w:rPr>
          <w:fldChar w:fldCharType="begin"/>
        </w:r>
        <w:r>
          <w:rPr>
            <w:noProof/>
            <w:webHidden/>
          </w:rPr>
          <w:instrText xml:space="preserve"> PAGEREF _Toc504728088 \h </w:instrText>
        </w:r>
        <w:r>
          <w:rPr>
            <w:noProof/>
            <w:webHidden/>
          </w:rPr>
        </w:r>
        <w:r>
          <w:rPr>
            <w:noProof/>
            <w:webHidden/>
          </w:rPr>
          <w:fldChar w:fldCharType="separate"/>
        </w:r>
        <w:r>
          <w:rPr>
            <w:noProof/>
            <w:webHidden/>
          </w:rPr>
          <w:t>87</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89" w:history="1">
        <w:r w:rsidRPr="00FF200C">
          <w:rPr>
            <w:rStyle w:val="ac"/>
          </w:rPr>
          <w:t>詳細な利用プロセス</w:t>
        </w:r>
        <w:r>
          <w:rPr>
            <w:webHidden/>
          </w:rPr>
          <w:tab/>
        </w:r>
        <w:r>
          <w:rPr>
            <w:webHidden/>
          </w:rPr>
          <w:fldChar w:fldCharType="begin"/>
        </w:r>
        <w:r>
          <w:rPr>
            <w:webHidden/>
          </w:rPr>
          <w:instrText xml:space="preserve"> PAGEREF _Toc504728089 \h </w:instrText>
        </w:r>
        <w:r>
          <w:rPr>
            <w:webHidden/>
          </w:rPr>
        </w:r>
        <w:r>
          <w:rPr>
            <w:webHidden/>
          </w:rPr>
          <w:fldChar w:fldCharType="separate"/>
        </w:r>
        <w:r>
          <w:rPr>
            <w:webHidden/>
          </w:rPr>
          <w:t>88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90" w:history="1">
        <w:r w:rsidRPr="00FF200C">
          <w:rPr>
            <w:rStyle w:val="ac"/>
          </w:rPr>
          <w:t>インクリメンタル コンプライアンス プロセス</w:t>
        </w:r>
        <w:r>
          <w:rPr>
            <w:webHidden/>
          </w:rPr>
          <w:tab/>
        </w:r>
        <w:r>
          <w:rPr>
            <w:webHidden/>
          </w:rPr>
          <w:fldChar w:fldCharType="begin"/>
        </w:r>
        <w:r>
          <w:rPr>
            <w:webHidden/>
          </w:rPr>
          <w:instrText xml:space="preserve"> PAGEREF _Toc504728090 \h </w:instrText>
        </w:r>
        <w:r>
          <w:rPr>
            <w:webHidden/>
          </w:rPr>
        </w:r>
        <w:r>
          <w:rPr>
            <w:webHidden/>
          </w:rPr>
          <w:fldChar w:fldCharType="separate"/>
        </w:r>
        <w:r>
          <w:rPr>
            <w:webHidden/>
          </w:rPr>
          <w:t>93</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91" w:history="1">
        <w:r w:rsidRPr="00FF200C">
          <w:rPr>
            <w:rStyle w:val="ac"/>
          </w:rPr>
          <w:t>OSRB利用フォーム</w:t>
        </w:r>
        <w:r>
          <w:rPr>
            <w:webHidden/>
          </w:rPr>
          <w:tab/>
        </w:r>
        <w:r>
          <w:rPr>
            <w:webHidden/>
          </w:rPr>
          <w:fldChar w:fldCharType="begin"/>
        </w:r>
        <w:r>
          <w:rPr>
            <w:webHidden/>
          </w:rPr>
          <w:instrText xml:space="preserve"> PAGEREF _Toc504728091 \h </w:instrText>
        </w:r>
        <w:r>
          <w:rPr>
            <w:webHidden/>
          </w:rPr>
        </w:r>
        <w:r>
          <w:rPr>
            <w:webHidden/>
          </w:rPr>
          <w:fldChar w:fldCharType="separate"/>
        </w:r>
        <w:r>
          <w:rPr>
            <w:webHidden/>
          </w:rPr>
          <w:t>95</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2" w:history="1">
        <w:r w:rsidRPr="00FF200C">
          <w:rPr>
            <w:rStyle w:val="ac"/>
            <w:noProof/>
          </w:rPr>
          <w:t>OSRB利用フォームに影響する規則</w:t>
        </w:r>
        <w:r>
          <w:rPr>
            <w:noProof/>
            <w:webHidden/>
          </w:rPr>
          <w:tab/>
        </w:r>
        <w:r>
          <w:rPr>
            <w:noProof/>
            <w:webHidden/>
          </w:rPr>
          <w:fldChar w:fldCharType="begin"/>
        </w:r>
        <w:r>
          <w:rPr>
            <w:noProof/>
            <w:webHidden/>
          </w:rPr>
          <w:instrText xml:space="preserve"> PAGEREF _Toc504728092 \h </w:instrText>
        </w:r>
        <w:r>
          <w:rPr>
            <w:noProof/>
            <w:webHidden/>
          </w:rPr>
        </w:r>
        <w:r>
          <w:rPr>
            <w:noProof/>
            <w:webHidden/>
          </w:rPr>
          <w:fldChar w:fldCharType="separate"/>
        </w:r>
        <w:r>
          <w:rPr>
            <w:noProof/>
            <w:webHidden/>
          </w:rPr>
          <w:t>99</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93" w:history="1">
        <w:r w:rsidRPr="00FF200C">
          <w:rPr>
            <w:rStyle w:val="ac"/>
          </w:rPr>
          <w:t>監査</w:t>
        </w:r>
        <w:r>
          <w:rPr>
            <w:webHidden/>
          </w:rPr>
          <w:tab/>
        </w:r>
        <w:r>
          <w:rPr>
            <w:webHidden/>
          </w:rPr>
          <w:fldChar w:fldCharType="begin"/>
        </w:r>
        <w:r>
          <w:rPr>
            <w:webHidden/>
          </w:rPr>
          <w:instrText xml:space="preserve"> PAGEREF _Toc504728093 \h </w:instrText>
        </w:r>
        <w:r>
          <w:rPr>
            <w:webHidden/>
          </w:rPr>
        </w:r>
        <w:r>
          <w:rPr>
            <w:webHidden/>
          </w:rPr>
          <w:fldChar w:fldCharType="separate"/>
        </w:r>
        <w:r>
          <w:rPr>
            <w:webHidden/>
          </w:rPr>
          <w:t>99</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094" w:history="1">
        <w:r w:rsidRPr="00FF200C">
          <w:rPr>
            <w:rStyle w:val="ac"/>
          </w:rPr>
          <w:t>ソース コード頒布</w:t>
        </w:r>
        <w:r>
          <w:rPr>
            <w:webHidden/>
          </w:rPr>
          <w:tab/>
        </w:r>
        <w:r>
          <w:rPr>
            <w:webHidden/>
          </w:rPr>
          <w:fldChar w:fldCharType="begin"/>
        </w:r>
        <w:r>
          <w:rPr>
            <w:webHidden/>
          </w:rPr>
          <w:instrText xml:space="preserve"> PAGEREF _Toc504728094 \h </w:instrText>
        </w:r>
        <w:r>
          <w:rPr>
            <w:webHidden/>
          </w:rPr>
        </w:r>
        <w:r>
          <w:rPr>
            <w:webHidden/>
          </w:rPr>
          <w:fldChar w:fldCharType="separate"/>
        </w:r>
        <w:r>
          <w:rPr>
            <w:webHidden/>
          </w:rPr>
          <w:t>100</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5" w:history="1">
        <w:r w:rsidRPr="00FF200C">
          <w:rPr>
            <w:rStyle w:val="ac"/>
            <w:noProof/>
          </w:rPr>
          <w:t>頒布の動機</w:t>
        </w:r>
        <w:r>
          <w:rPr>
            <w:noProof/>
            <w:webHidden/>
          </w:rPr>
          <w:tab/>
        </w:r>
        <w:r>
          <w:rPr>
            <w:noProof/>
            <w:webHidden/>
          </w:rPr>
          <w:fldChar w:fldCharType="begin"/>
        </w:r>
        <w:r>
          <w:rPr>
            <w:noProof/>
            <w:webHidden/>
          </w:rPr>
          <w:instrText xml:space="preserve"> PAGEREF _Toc504728095 \h </w:instrText>
        </w:r>
        <w:r>
          <w:rPr>
            <w:noProof/>
            <w:webHidden/>
          </w:rPr>
        </w:r>
        <w:r>
          <w:rPr>
            <w:noProof/>
            <w:webHidden/>
          </w:rPr>
          <w:fldChar w:fldCharType="separate"/>
        </w:r>
        <w:r>
          <w:rPr>
            <w:noProof/>
            <w:webHidden/>
          </w:rPr>
          <w:t>100</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6" w:history="1">
        <w:r w:rsidRPr="00FF200C">
          <w:rPr>
            <w:rStyle w:val="ac"/>
            <w:noProof/>
          </w:rPr>
          <w:t>頒布プロセスとポリシー</w:t>
        </w:r>
        <w:r>
          <w:rPr>
            <w:noProof/>
            <w:webHidden/>
          </w:rPr>
          <w:tab/>
        </w:r>
        <w:r>
          <w:rPr>
            <w:noProof/>
            <w:webHidden/>
          </w:rPr>
          <w:fldChar w:fldCharType="begin"/>
        </w:r>
        <w:r>
          <w:rPr>
            <w:noProof/>
            <w:webHidden/>
          </w:rPr>
          <w:instrText xml:space="preserve"> PAGEREF _Toc504728096 \h </w:instrText>
        </w:r>
        <w:r>
          <w:rPr>
            <w:noProof/>
            <w:webHidden/>
          </w:rPr>
        </w:r>
        <w:r>
          <w:rPr>
            <w:noProof/>
            <w:webHidden/>
          </w:rPr>
          <w:fldChar w:fldCharType="separate"/>
        </w:r>
        <w:r>
          <w:rPr>
            <w:noProof/>
            <w:webHidden/>
          </w:rPr>
          <w:t>101</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7" w:history="1">
        <w:r w:rsidRPr="00FF200C">
          <w:rPr>
            <w:rStyle w:val="ac"/>
            <w:noProof/>
          </w:rPr>
          <w:t>頒布方法と様式</w:t>
        </w:r>
        <w:r>
          <w:rPr>
            <w:noProof/>
            <w:webHidden/>
          </w:rPr>
          <w:tab/>
        </w:r>
        <w:r>
          <w:rPr>
            <w:noProof/>
            <w:webHidden/>
          </w:rPr>
          <w:fldChar w:fldCharType="begin"/>
        </w:r>
        <w:r>
          <w:rPr>
            <w:noProof/>
            <w:webHidden/>
          </w:rPr>
          <w:instrText xml:space="preserve"> PAGEREF _Toc504728097 \h </w:instrText>
        </w:r>
        <w:r>
          <w:rPr>
            <w:noProof/>
            <w:webHidden/>
          </w:rPr>
        </w:r>
        <w:r>
          <w:rPr>
            <w:noProof/>
            <w:webHidden/>
          </w:rPr>
          <w:fldChar w:fldCharType="separate"/>
        </w:r>
        <w:r>
          <w:rPr>
            <w:noProof/>
            <w:webHidden/>
          </w:rPr>
          <w:t>103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8" w:history="1">
        <w:r w:rsidRPr="00FF200C">
          <w:rPr>
            <w:rStyle w:val="ac"/>
            <w:noProof/>
          </w:rPr>
          <w:t>頒布チェックリスト</w:t>
        </w:r>
        <w:r>
          <w:rPr>
            <w:noProof/>
            <w:webHidden/>
          </w:rPr>
          <w:tab/>
        </w:r>
        <w:r>
          <w:rPr>
            <w:noProof/>
            <w:webHidden/>
          </w:rPr>
          <w:fldChar w:fldCharType="begin"/>
        </w:r>
        <w:r>
          <w:rPr>
            <w:noProof/>
            <w:webHidden/>
          </w:rPr>
          <w:instrText xml:space="preserve"> PAGEREF _Toc504728098 \h </w:instrText>
        </w:r>
        <w:r>
          <w:rPr>
            <w:noProof/>
            <w:webHidden/>
          </w:rPr>
        </w:r>
        <w:r>
          <w:rPr>
            <w:noProof/>
            <w:webHidden/>
          </w:rPr>
          <w:fldChar w:fldCharType="separate"/>
        </w:r>
        <w:r>
          <w:rPr>
            <w:noProof/>
            <w:webHidden/>
          </w:rPr>
          <w:t>104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099" w:history="1">
        <w:r w:rsidRPr="00FF200C">
          <w:rPr>
            <w:rStyle w:val="ac"/>
            <w:noProof/>
          </w:rPr>
          <w:t>頒布前チェックリスト</w:t>
        </w:r>
        <w:r>
          <w:rPr>
            <w:noProof/>
            <w:webHidden/>
          </w:rPr>
          <w:tab/>
        </w:r>
        <w:r>
          <w:rPr>
            <w:noProof/>
            <w:webHidden/>
          </w:rPr>
          <w:fldChar w:fldCharType="begin"/>
        </w:r>
        <w:r>
          <w:rPr>
            <w:noProof/>
            <w:webHidden/>
          </w:rPr>
          <w:instrText xml:space="preserve"> PAGEREF _Toc504728099 \h </w:instrText>
        </w:r>
        <w:r>
          <w:rPr>
            <w:noProof/>
            <w:webHidden/>
          </w:rPr>
        </w:r>
        <w:r>
          <w:rPr>
            <w:noProof/>
            <w:webHidden/>
          </w:rPr>
          <w:fldChar w:fldCharType="separate"/>
        </w:r>
        <w:r>
          <w:rPr>
            <w:noProof/>
            <w:webHidden/>
          </w:rPr>
          <w:t>105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0" w:history="1">
        <w:r w:rsidRPr="00FF200C">
          <w:rPr>
            <w:rStyle w:val="ac"/>
            <w:noProof/>
          </w:rPr>
          <w:t>一般公開後のチェックリスト</w:t>
        </w:r>
        <w:r>
          <w:rPr>
            <w:noProof/>
            <w:webHidden/>
          </w:rPr>
          <w:tab/>
        </w:r>
        <w:r>
          <w:rPr>
            <w:noProof/>
            <w:webHidden/>
          </w:rPr>
          <w:fldChar w:fldCharType="begin"/>
        </w:r>
        <w:r>
          <w:rPr>
            <w:noProof/>
            <w:webHidden/>
          </w:rPr>
          <w:instrText xml:space="preserve"> PAGEREF _Toc504728100 \h </w:instrText>
        </w:r>
        <w:r>
          <w:rPr>
            <w:noProof/>
            <w:webHidden/>
          </w:rPr>
        </w:r>
        <w:r>
          <w:rPr>
            <w:noProof/>
            <w:webHidden/>
          </w:rPr>
          <w:fldChar w:fldCharType="separate"/>
        </w:r>
        <w:r>
          <w:rPr>
            <w:noProof/>
            <w:webHidden/>
          </w:rPr>
          <w:t>107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1" w:history="1">
        <w:r w:rsidRPr="00FF200C">
          <w:rPr>
            <w:rStyle w:val="ac"/>
            <w:noProof/>
          </w:rPr>
          <w:t>書面による申出</w:t>
        </w:r>
        <w:r>
          <w:rPr>
            <w:noProof/>
            <w:webHidden/>
          </w:rPr>
          <w:tab/>
        </w:r>
        <w:r>
          <w:rPr>
            <w:noProof/>
            <w:webHidden/>
          </w:rPr>
          <w:fldChar w:fldCharType="begin"/>
        </w:r>
        <w:r>
          <w:rPr>
            <w:noProof/>
            <w:webHidden/>
          </w:rPr>
          <w:instrText xml:space="preserve"> PAGEREF _Toc504728101 \h </w:instrText>
        </w:r>
        <w:r>
          <w:rPr>
            <w:noProof/>
            <w:webHidden/>
          </w:rPr>
        </w:r>
        <w:r>
          <w:rPr>
            <w:noProof/>
            <w:webHidden/>
          </w:rPr>
          <w:fldChar w:fldCharType="separate"/>
        </w:r>
        <w:r>
          <w:rPr>
            <w:noProof/>
            <w:webHidden/>
          </w:rPr>
          <w:t>107</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102" w:history="1">
        <w:r w:rsidRPr="00FF200C">
          <w:rPr>
            <w:rStyle w:val="ac"/>
            <w:noProof/>
          </w:rPr>
          <w:t>第6章 コンプライアンス プロセス管理の 推奨プラクティス</w:t>
        </w:r>
        <w:r>
          <w:rPr>
            <w:noProof/>
            <w:webHidden/>
          </w:rPr>
          <w:tab/>
        </w:r>
        <w:r>
          <w:rPr>
            <w:noProof/>
            <w:webHidden/>
          </w:rPr>
          <w:fldChar w:fldCharType="begin"/>
        </w:r>
        <w:r>
          <w:rPr>
            <w:noProof/>
            <w:webHidden/>
          </w:rPr>
          <w:instrText xml:space="preserve"> PAGEREF _Toc504728102 \h </w:instrText>
        </w:r>
        <w:r>
          <w:rPr>
            <w:noProof/>
            <w:webHidden/>
          </w:rPr>
        </w:r>
        <w:r>
          <w:rPr>
            <w:noProof/>
            <w:webHidden/>
          </w:rPr>
          <w:fldChar w:fldCharType="separate"/>
        </w:r>
        <w:r>
          <w:rPr>
            <w:noProof/>
            <w:webHidden/>
          </w:rPr>
          <w:t>109</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03" w:history="1">
        <w:r w:rsidRPr="00FF200C">
          <w:rPr>
            <w:rStyle w:val="ac"/>
          </w:rPr>
          <w:t>コンプライアンス プロセス</w:t>
        </w:r>
        <w:r>
          <w:rPr>
            <w:webHidden/>
          </w:rPr>
          <w:tab/>
        </w:r>
        <w:r>
          <w:rPr>
            <w:webHidden/>
          </w:rPr>
          <w:fldChar w:fldCharType="begin"/>
        </w:r>
        <w:r>
          <w:rPr>
            <w:webHidden/>
          </w:rPr>
          <w:instrText xml:space="preserve"> PAGEREF _Toc504728103 \h </w:instrText>
        </w:r>
        <w:r>
          <w:rPr>
            <w:webHidden/>
          </w:rPr>
        </w:r>
        <w:r>
          <w:rPr>
            <w:webHidden/>
          </w:rPr>
          <w:fldChar w:fldCharType="separate"/>
        </w:r>
        <w:r>
          <w:rPr>
            <w:webHidden/>
          </w:rPr>
          <w:t>109</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4" w:history="1">
        <w:r w:rsidRPr="00FF200C">
          <w:rPr>
            <w:rStyle w:val="ac"/>
            <w:noProof/>
          </w:rPr>
          <w:t>特定フェーズ</w:t>
        </w:r>
        <w:r>
          <w:rPr>
            <w:noProof/>
            <w:webHidden/>
          </w:rPr>
          <w:tab/>
        </w:r>
        <w:r>
          <w:rPr>
            <w:noProof/>
            <w:webHidden/>
          </w:rPr>
          <w:fldChar w:fldCharType="begin"/>
        </w:r>
        <w:r>
          <w:rPr>
            <w:noProof/>
            <w:webHidden/>
          </w:rPr>
          <w:instrText xml:space="preserve"> PAGEREF _Toc504728104 \h </w:instrText>
        </w:r>
        <w:r>
          <w:rPr>
            <w:noProof/>
            <w:webHidden/>
          </w:rPr>
        </w:r>
        <w:r>
          <w:rPr>
            <w:noProof/>
            <w:webHidden/>
          </w:rPr>
          <w:fldChar w:fldCharType="separate"/>
        </w:r>
        <w:r>
          <w:rPr>
            <w:noProof/>
            <w:webHidden/>
          </w:rPr>
          <w:t>109</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5" w:history="1">
        <w:r w:rsidRPr="00FF200C">
          <w:rPr>
            <w:rStyle w:val="ac"/>
            <w:noProof/>
          </w:rPr>
          <w:t>ソース コード監査</w:t>
        </w:r>
        <w:r>
          <w:rPr>
            <w:noProof/>
            <w:webHidden/>
          </w:rPr>
          <w:tab/>
        </w:r>
        <w:r>
          <w:rPr>
            <w:noProof/>
            <w:webHidden/>
          </w:rPr>
          <w:fldChar w:fldCharType="begin"/>
        </w:r>
        <w:r>
          <w:rPr>
            <w:noProof/>
            <w:webHidden/>
          </w:rPr>
          <w:instrText xml:space="preserve"> PAGEREF _Toc504728105 \h </w:instrText>
        </w:r>
        <w:r>
          <w:rPr>
            <w:noProof/>
            <w:webHidden/>
          </w:rPr>
        </w:r>
        <w:r>
          <w:rPr>
            <w:noProof/>
            <w:webHidden/>
          </w:rPr>
          <w:fldChar w:fldCharType="separate"/>
        </w:r>
        <w:r>
          <w:rPr>
            <w:noProof/>
            <w:webHidden/>
          </w:rPr>
          <w:t>111</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6" w:history="1">
        <w:r w:rsidRPr="00FF200C">
          <w:rPr>
            <w:rStyle w:val="ac"/>
            <w:noProof/>
          </w:rPr>
          <w:t>課題解決</w:t>
        </w:r>
        <w:r>
          <w:rPr>
            <w:noProof/>
            <w:webHidden/>
          </w:rPr>
          <w:tab/>
        </w:r>
        <w:r>
          <w:rPr>
            <w:noProof/>
            <w:webHidden/>
          </w:rPr>
          <w:fldChar w:fldCharType="begin"/>
        </w:r>
        <w:r>
          <w:rPr>
            <w:noProof/>
            <w:webHidden/>
          </w:rPr>
          <w:instrText xml:space="preserve"> PAGEREF _Toc504728106 \h </w:instrText>
        </w:r>
        <w:r>
          <w:rPr>
            <w:noProof/>
            <w:webHidden/>
          </w:rPr>
        </w:r>
        <w:r>
          <w:rPr>
            <w:noProof/>
            <w:webHidden/>
          </w:rPr>
          <w:fldChar w:fldCharType="separate"/>
        </w:r>
        <w:r>
          <w:rPr>
            <w:noProof/>
            <w:webHidden/>
          </w:rPr>
          <w:t>112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7" w:history="1">
        <w:r w:rsidRPr="00FF200C">
          <w:rPr>
            <w:rStyle w:val="ac"/>
            <w:noProof/>
          </w:rPr>
          <w:t>レビュー</w:t>
        </w:r>
        <w:r>
          <w:rPr>
            <w:noProof/>
            <w:webHidden/>
          </w:rPr>
          <w:tab/>
        </w:r>
        <w:r>
          <w:rPr>
            <w:noProof/>
            <w:webHidden/>
          </w:rPr>
          <w:fldChar w:fldCharType="begin"/>
        </w:r>
        <w:r>
          <w:rPr>
            <w:noProof/>
            <w:webHidden/>
          </w:rPr>
          <w:instrText xml:space="preserve"> PAGEREF _Toc504728107 \h </w:instrText>
        </w:r>
        <w:r>
          <w:rPr>
            <w:noProof/>
            <w:webHidden/>
          </w:rPr>
        </w:r>
        <w:r>
          <w:rPr>
            <w:noProof/>
            <w:webHidden/>
          </w:rPr>
          <w:fldChar w:fldCharType="separate"/>
        </w:r>
        <w:r>
          <w:rPr>
            <w:noProof/>
            <w:webHidden/>
          </w:rPr>
          <w:t>113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8" w:history="1">
        <w:r w:rsidRPr="00FF200C">
          <w:rPr>
            <w:rStyle w:val="ac"/>
            <w:noProof/>
          </w:rPr>
          <w:t>承認</w:t>
        </w:r>
        <w:r>
          <w:rPr>
            <w:noProof/>
            <w:webHidden/>
          </w:rPr>
          <w:tab/>
        </w:r>
        <w:r>
          <w:rPr>
            <w:noProof/>
            <w:webHidden/>
          </w:rPr>
          <w:fldChar w:fldCharType="begin"/>
        </w:r>
        <w:r>
          <w:rPr>
            <w:noProof/>
            <w:webHidden/>
          </w:rPr>
          <w:instrText xml:space="preserve"> PAGEREF _Toc504728108 \h </w:instrText>
        </w:r>
        <w:r>
          <w:rPr>
            <w:noProof/>
            <w:webHidden/>
          </w:rPr>
        </w:r>
        <w:r>
          <w:rPr>
            <w:noProof/>
            <w:webHidden/>
          </w:rPr>
          <w:fldChar w:fldCharType="separate"/>
        </w:r>
        <w:r>
          <w:rPr>
            <w:noProof/>
            <w:webHidden/>
          </w:rPr>
          <w:t>114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09" w:history="1">
        <w:r w:rsidRPr="00FF200C">
          <w:rPr>
            <w:rStyle w:val="ac"/>
            <w:noProof/>
          </w:rPr>
          <w:t>通知</w:t>
        </w:r>
        <w:r>
          <w:rPr>
            <w:noProof/>
            <w:webHidden/>
          </w:rPr>
          <w:tab/>
        </w:r>
        <w:r>
          <w:rPr>
            <w:noProof/>
            <w:webHidden/>
          </w:rPr>
          <w:fldChar w:fldCharType="begin"/>
        </w:r>
        <w:r>
          <w:rPr>
            <w:noProof/>
            <w:webHidden/>
          </w:rPr>
          <w:instrText xml:space="preserve"> PAGEREF _Toc504728109 \h </w:instrText>
        </w:r>
        <w:r>
          <w:rPr>
            <w:noProof/>
            <w:webHidden/>
          </w:rPr>
        </w:r>
        <w:r>
          <w:rPr>
            <w:noProof/>
            <w:webHidden/>
          </w:rPr>
          <w:fldChar w:fldCharType="separate"/>
        </w:r>
        <w:r>
          <w:rPr>
            <w:noProof/>
            <w:webHidden/>
          </w:rPr>
          <w:t>115</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0" w:history="1">
        <w:r w:rsidRPr="00FF200C">
          <w:rPr>
            <w:rStyle w:val="ac"/>
            <w:noProof/>
          </w:rPr>
          <w:t>検証</w:t>
        </w:r>
        <w:r>
          <w:rPr>
            <w:noProof/>
            <w:webHidden/>
          </w:rPr>
          <w:tab/>
        </w:r>
        <w:r>
          <w:rPr>
            <w:noProof/>
            <w:webHidden/>
          </w:rPr>
          <w:fldChar w:fldCharType="begin"/>
        </w:r>
        <w:r>
          <w:rPr>
            <w:noProof/>
            <w:webHidden/>
          </w:rPr>
          <w:instrText xml:space="preserve"> PAGEREF _Toc504728110 \h </w:instrText>
        </w:r>
        <w:r>
          <w:rPr>
            <w:noProof/>
            <w:webHidden/>
          </w:rPr>
        </w:r>
        <w:r>
          <w:rPr>
            <w:noProof/>
            <w:webHidden/>
          </w:rPr>
          <w:fldChar w:fldCharType="separate"/>
        </w:r>
        <w:r>
          <w:rPr>
            <w:noProof/>
            <w:webHidden/>
          </w:rPr>
          <w:t>115</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11" w:history="1">
        <w:r w:rsidRPr="00FF200C">
          <w:rPr>
            <w:rStyle w:val="ac"/>
          </w:rPr>
          <w:t>ツールと自動化</w:t>
        </w:r>
        <w:r>
          <w:rPr>
            <w:webHidden/>
          </w:rPr>
          <w:tab/>
        </w:r>
        <w:r>
          <w:rPr>
            <w:webHidden/>
          </w:rPr>
          <w:fldChar w:fldCharType="begin"/>
        </w:r>
        <w:r>
          <w:rPr>
            <w:webHidden/>
          </w:rPr>
          <w:instrText xml:space="preserve"> PAGEREF _Toc504728111 \h </w:instrText>
        </w:r>
        <w:r>
          <w:rPr>
            <w:webHidden/>
          </w:rPr>
        </w:r>
        <w:r>
          <w:rPr>
            <w:webHidden/>
          </w:rPr>
          <w:fldChar w:fldCharType="separate"/>
        </w:r>
        <w:r>
          <w:rPr>
            <w:webHidden/>
          </w:rPr>
          <w:t>116</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2" w:history="1">
        <w:r w:rsidRPr="00FF200C">
          <w:rPr>
            <w:rStyle w:val="ac"/>
            <w:noProof/>
          </w:rPr>
          <w:t>ソース コード特定ツール</w:t>
        </w:r>
        <w:r>
          <w:rPr>
            <w:noProof/>
            <w:webHidden/>
          </w:rPr>
          <w:tab/>
        </w:r>
        <w:r>
          <w:rPr>
            <w:noProof/>
            <w:webHidden/>
          </w:rPr>
          <w:fldChar w:fldCharType="begin"/>
        </w:r>
        <w:r>
          <w:rPr>
            <w:noProof/>
            <w:webHidden/>
          </w:rPr>
          <w:instrText xml:space="preserve"> PAGEREF _Toc504728112 \h </w:instrText>
        </w:r>
        <w:r>
          <w:rPr>
            <w:noProof/>
            <w:webHidden/>
          </w:rPr>
        </w:r>
        <w:r>
          <w:rPr>
            <w:noProof/>
            <w:webHidden/>
          </w:rPr>
          <w:fldChar w:fldCharType="separate"/>
        </w:r>
        <w:r>
          <w:rPr>
            <w:noProof/>
            <w:webHidden/>
          </w:rPr>
          <w:t>117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3" w:history="1">
        <w:r w:rsidRPr="00FF200C">
          <w:rPr>
            <w:rStyle w:val="ac"/>
            <w:noProof/>
          </w:rPr>
          <w:t>プロジェクト管理ツール</w:t>
        </w:r>
        <w:r>
          <w:rPr>
            <w:noProof/>
            <w:webHidden/>
          </w:rPr>
          <w:tab/>
        </w:r>
        <w:r>
          <w:rPr>
            <w:noProof/>
            <w:webHidden/>
          </w:rPr>
          <w:fldChar w:fldCharType="begin"/>
        </w:r>
        <w:r>
          <w:rPr>
            <w:noProof/>
            <w:webHidden/>
          </w:rPr>
          <w:instrText xml:space="preserve"> PAGEREF _Toc504728113 \h </w:instrText>
        </w:r>
        <w:r>
          <w:rPr>
            <w:noProof/>
            <w:webHidden/>
          </w:rPr>
        </w:r>
        <w:r>
          <w:rPr>
            <w:noProof/>
            <w:webHidden/>
          </w:rPr>
          <w:fldChar w:fldCharType="separate"/>
        </w:r>
        <w:r>
          <w:rPr>
            <w:noProof/>
            <w:webHidden/>
          </w:rPr>
          <w:t>118</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4" w:history="1">
        <w:r w:rsidRPr="00FF200C">
          <w:rPr>
            <w:rStyle w:val="ac"/>
            <w:noProof/>
          </w:rPr>
          <w:t>ソフトウェアBOM差分ツール</w:t>
        </w:r>
        <w:r>
          <w:rPr>
            <w:noProof/>
            <w:webHidden/>
          </w:rPr>
          <w:tab/>
        </w:r>
        <w:r>
          <w:rPr>
            <w:noProof/>
            <w:webHidden/>
          </w:rPr>
          <w:fldChar w:fldCharType="begin"/>
        </w:r>
        <w:r>
          <w:rPr>
            <w:noProof/>
            <w:webHidden/>
          </w:rPr>
          <w:instrText xml:space="preserve"> PAGEREF _Toc504728114 \h </w:instrText>
        </w:r>
        <w:r>
          <w:rPr>
            <w:noProof/>
            <w:webHidden/>
          </w:rPr>
        </w:r>
        <w:r>
          <w:rPr>
            <w:noProof/>
            <w:webHidden/>
          </w:rPr>
          <w:fldChar w:fldCharType="separate"/>
        </w:r>
        <w:r>
          <w:rPr>
            <w:noProof/>
            <w:webHidden/>
          </w:rPr>
          <w:t>118</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5" w:history="1">
        <w:r w:rsidRPr="00FF200C">
          <w:rPr>
            <w:rStyle w:val="ac"/>
            <w:noProof/>
          </w:rPr>
          <w:t>リンク解析ツール</w:t>
        </w:r>
        <w:r>
          <w:rPr>
            <w:noProof/>
            <w:webHidden/>
          </w:rPr>
          <w:tab/>
        </w:r>
        <w:r>
          <w:rPr>
            <w:noProof/>
            <w:webHidden/>
          </w:rPr>
          <w:fldChar w:fldCharType="begin"/>
        </w:r>
        <w:r>
          <w:rPr>
            <w:noProof/>
            <w:webHidden/>
          </w:rPr>
          <w:instrText xml:space="preserve"> PAGEREF _Toc504728115 \h </w:instrText>
        </w:r>
        <w:r>
          <w:rPr>
            <w:noProof/>
            <w:webHidden/>
          </w:rPr>
        </w:r>
        <w:r>
          <w:rPr>
            <w:noProof/>
            <w:webHidden/>
          </w:rPr>
          <w:fldChar w:fldCharType="separate"/>
        </w:r>
        <w:r>
          <w:rPr>
            <w:noProof/>
            <w:webHidden/>
          </w:rPr>
          <w:t>119</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116" w:history="1">
        <w:r w:rsidRPr="00FF200C">
          <w:rPr>
            <w:rStyle w:val="ac"/>
            <w:noProof/>
          </w:rPr>
          <w:t>第7章 コンプライアンスに関する照会の管理</w:t>
        </w:r>
        <w:r>
          <w:rPr>
            <w:noProof/>
            <w:webHidden/>
          </w:rPr>
          <w:tab/>
        </w:r>
        <w:r>
          <w:rPr>
            <w:noProof/>
            <w:webHidden/>
          </w:rPr>
          <w:fldChar w:fldCharType="begin"/>
        </w:r>
        <w:r>
          <w:rPr>
            <w:noProof/>
            <w:webHidden/>
          </w:rPr>
          <w:instrText xml:space="preserve"> PAGEREF _Toc504728116 \h </w:instrText>
        </w:r>
        <w:r>
          <w:rPr>
            <w:noProof/>
            <w:webHidden/>
          </w:rPr>
        </w:r>
        <w:r>
          <w:rPr>
            <w:noProof/>
            <w:webHidden/>
          </w:rPr>
          <w:fldChar w:fldCharType="separate"/>
        </w:r>
        <w:r>
          <w:rPr>
            <w:noProof/>
            <w:webHidden/>
          </w:rPr>
          <w:t>121</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17" w:history="1">
        <w:r w:rsidRPr="00FF200C">
          <w:rPr>
            <w:rStyle w:val="ac"/>
          </w:rPr>
          <w:t>コンプライアンスに関する照会への対応</w:t>
        </w:r>
        <w:r>
          <w:rPr>
            <w:webHidden/>
          </w:rPr>
          <w:tab/>
        </w:r>
        <w:r>
          <w:rPr>
            <w:webHidden/>
          </w:rPr>
          <w:fldChar w:fldCharType="begin"/>
        </w:r>
        <w:r>
          <w:rPr>
            <w:webHidden/>
          </w:rPr>
          <w:instrText xml:space="preserve"> PAGEREF _Toc504728117 \h </w:instrText>
        </w:r>
        <w:r>
          <w:rPr>
            <w:webHidden/>
          </w:rPr>
        </w:r>
        <w:r>
          <w:rPr>
            <w:webHidden/>
          </w:rPr>
          <w:fldChar w:fldCharType="separate"/>
        </w:r>
        <w:r>
          <w:rPr>
            <w:webHidden/>
          </w:rPr>
          <w:t>122</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8" w:history="1">
        <w:r w:rsidRPr="00FF200C">
          <w:rPr>
            <w:rStyle w:val="ac"/>
            <w:noProof/>
          </w:rPr>
          <w:t>確認</w:t>
        </w:r>
        <w:r>
          <w:rPr>
            <w:noProof/>
            <w:webHidden/>
          </w:rPr>
          <w:tab/>
        </w:r>
        <w:r>
          <w:rPr>
            <w:noProof/>
            <w:webHidden/>
          </w:rPr>
          <w:fldChar w:fldCharType="begin"/>
        </w:r>
        <w:r>
          <w:rPr>
            <w:noProof/>
            <w:webHidden/>
          </w:rPr>
          <w:instrText xml:space="preserve"> PAGEREF _Toc504728118 \h </w:instrText>
        </w:r>
        <w:r>
          <w:rPr>
            <w:noProof/>
            <w:webHidden/>
          </w:rPr>
        </w:r>
        <w:r>
          <w:rPr>
            <w:noProof/>
            <w:webHidden/>
          </w:rPr>
          <w:fldChar w:fldCharType="separate"/>
        </w:r>
        <w:r>
          <w:rPr>
            <w:noProof/>
            <w:webHidden/>
          </w:rPr>
          <w:t>122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19" w:history="1">
        <w:r w:rsidRPr="00FF200C">
          <w:rPr>
            <w:rStyle w:val="ac"/>
            <w:noProof/>
          </w:rPr>
          <w:t>通知</w:t>
        </w:r>
        <w:r>
          <w:rPr>
            <w:noProof/>
            <w:webHidden/>
          </w:rPr>
          <w:tab/>
        </w:r>
        <w:r>
          <w:rPr>
            <w:noProof/>
            <w:webHidden/>
          </w:rPr>
          <w:fldChar w:fldCharType="begin"/>
        </w:r>
        <w:r>
          <w:rPr>
            <w:noProof/>
            <w:webHidden/>
          </w:rPr>
          <w:instrText xml:space="preserve"> PAGEREF _Toc504728119 \h </w:instrText>
        </w:r>
        <w:r>
          <w:rPr>
            <w:noProof/>
            <w:webHidden/>
          </w:rPr>
        </w:r>
        <w:r>
          <w:rPr>
            <w:noProof/>
            <w:webHidden/>
          </w:rPr>
          <w:fldChar w:fldCharType="separate"/>
        </w:r>
        <w:r>
          <w:rPr>
            <w:noProof/>
            <w:webHidden/>
          </w:rPr>
          <w:t>123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0" w:history="1">
        <w:r w:rsidRPr="00FF200C">
          <w:rPr>
            <w:rStyle w:val="ac"/>
            <w:noProof/>
          </w:rPr>
          <w:t>調査</w:t>
        </w:r>
        <w:r>
          <w:rPr>
            <w:noProof/>
            <w:webHidden/>
          </w:rPr>
          <w:tab/>
        </w:r>
        <w:r>
          <w:rPr>
            <w:noProof/>
            <w:webHidden/>
          </w:rPr>
          <w:fldChar w:fldCharType="begin"/>
        </w:r>
        <w:r>
          <w:rPr>
            <w:noProof/>
            <w:webHidden/>
          </w:rPr>
          <w:instrText xml:space="preserve"> PAGEREF _Toc504728120 \h </w:instrText>
        </w:r>
        <w:r>
          <w:rPr>
            <w:noProof/>
            <w:webHidden/>
          </w:rPr>
        </w:r>
        <w:r>
          <w:rPr>
            <w:noProof/>
            <w:webHidden/>
          </w:rPr>
          <w:fldChar w:fldCharType="separate"/>
        </w:r>
        <w:r>
          <w:rPr>
            <w:noProof/>
            <w:webHidden/>
          </w:rPr>
          <w:t>123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1" w:history="1">
        <w:r w:rsidRPr="00FF200C">
          <w:rPr>
            <w:rStyle w:val="ac"/>
            <w:noProof/>
          </w:rPr>
          <w:t>報告</w:t>
        </w:r>
        <w:r>
          <w:rPr>
            <w:noProof/>
            <w:webHidden/>
          </w:rPr>
          <w:tab/>
        </w:r>
        <w:r>
          <w:rPr>
            <w:noProof/>
            <w:webHidden/>
          </w:rPr>
          <w:fldChar w:fldCharType="begin"/>
        </w:r>
        <w:r>
          <w:rPr>
            <w:noProof/>
            <w:webHidden/>
          </w:rPr>
          <w:instrText xml:space="preserve"> PAGEREF _Toc504728121 \h </w:instrText>
        </w:r>
        <w:r>
          <w:rPr>
            <w:noProof/>
            <w:webHidden/>
          </w:rPr>
        </w:r>
        <w:r>
          <w:rPr>
            <w:noProof/>
            <w:webHidden/>
          </w:rPr>
          <w:fldChar w:fldCharType="separate"/>
        </w:r>
        <w:r>
          <w:rPr>
            <w:noProof/>
            <w:webHidden/>
          </w:rPr>
          <w:t>123</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2" w:history="1">
        <w:r w:rsidRPr="00FF200C">
          <w:rPr>
            <w:rStyle w:val="ac"/>
            <w:noProof/>
          </w:rPr>
          <w:t>照会のクローズ</w:t>
        </w:r>
        <w:r>
          <w:rPr>
            <w:noProof/>
            <w:webHidden/>
          </w:rPr>
          <w:tab/>
        </w:r>
        <w:r>
          <w:rPr>
            <w:noProof/>
            <w:webHidden/>
          </w:rPr>
          <w:fldChar w:fldCharType="begin"/>
        </w:r>
        <w:r>
          <w:rPr>
            <w:noProof/>
            <w:webHidden/>
          </w:rPr>
          <w:instrText xml:space="preserve"> PAGEREF _Toc504728122 \h </w:instrText>
        </w:r>
        <w:r>
          <w:rPr>
            <w:noProof/>
            <w:webHidden/>
          </w:rPr>
        </w:r>
        <w:r>
          <w:rPr>
            <w:noProof/>
            <w:webHidden/>
          </w:rPr>
          <w:fldChar w:fldCharType="separate"/>
        </w:r>
        <w:r>
          <w:rPr>
            <w:noProof/>
            <w:webHidden/>
          </w:rPr>
          <w:t>124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3" w:history="1">
        <w:r w:rsidRPr="00FF200C">
          <w:rPr>
            <w:rStyle w:val="ac"/>
            <w:noProof/>
          </w:rPr>
          <w:t>矯正</w:t>
        </w:r>
        <w:r>
          <w:rPr>
            <w:noProof/>
            <w:webHidden/>
          </w:rPr>
          <w:tab/>
        </w:r>
        <w:r>
          <w:rPr>
            <w:noProof/>
            <w:webHidden/>
          </w:rPr>
          <w:fldChar w:fldCharType="begin"/>
        </w:r>
        <w:r>
          <w:rPr>
            <w:noProof/>
            <w:webHidden/>
          </w:rPr>
          <w:instrText xml:space="preserve"> PAGEREF _Toc504728123 \h </w:instrText>
        </w:r>
        <w:r>
          <w:rPr>
            <w:noProof/>
            <w:webHidden/>
          </w:rPr>
        </w:r>
        <w:r>
          <w:rPr>
            <w:noProof/>
            <w:webHidden/>
          </w:rPr>
          <w:fldChar w:fldCharType="separate"/>
        </w:r>
        <w:r>
          <w:rPr>
            <w:noProof/>
            <w:webHidden/>
          </w:rPr>
          <w:t>124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4" w:history="1">
        <w:r w:rsidRPr="00FF200C">
          <w:rPr>
            <w:rStyle w:val="ac"/>
            <w:noProof/>
          </w:rPr>
          <w:t>改善</w:t>
        </w:r>
        <w:r>
          <w:rPr>
            <w:noProof/>
            <w:webHidden/>
          </w:rPr>
          <w:tab/>
        </w:r>
        <w:r>
          <w:rPr>
            <w:noProof/>
            <w:webHidden/>
          </w:rPr>
          <w:fldChar w:fldCharType="begin"/>
        </w:r>
        <w:r>
          <w:rPr>
            <w:noProof/>
            <w:webHidden/>
          </w:rPr>
          <w:instrText xml:space="preserve"> PAGEREF _Toc504728124 \h </w:instrText>
        </w:r>
        <w:r>
          <w:rPr>
            <w:noProof/>
            <w:webHidden/>
          </w:rPr>
        </w:r>
        <w:r>
          <w:rPr>
            <w:noProof/>
            <w:webHidden/>
          </w:rPr>
          <w:fldChar w:fldCharType="separate"/>
        </w:r>
        <w:r>
          <w:rPr>
            <w:noProof/>
            <w:webHidden/>
          </w:rPr>
          <w:t>124</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25" w:history="1">
        <w:r w:rsidRPr="00FF200C">
          <w:rPr>
            <w:rStyle w:val="ac"/>
            <w:noProof/>
          </w:rPr>
          <w:t>一般的な考察</w:t>
        </w:r>
        <w:r>
          <w:rPr>
            <w:noProof/>
            <w:webHidden/>
          </w:rPr>
          <w:tab/>
        </w:r>
        <w:r>
          <w:rPr>
            <w:noProof/>
            <w:webHidden/>
          </w:rPr>
          <w:fldChar w:fldCharType="begin"/>
        </w:r>
        <w:r>
          <w:rPr>
            <w:noProof/>
            <w:webHidden/>
          </w:rPr>
          <w:instrText xml:space="preserve"> PAGEREF _Toc504728125 \h </w:instrText>
        </w:r>
        <w:r>
          <w:rPr>
            <w:noProof/>
            <w:webHidden/>
          </w:rPr>
        </w:r>
        <w:r>
          <w:rPr>
            <w:noProof/>
            <w:webHidden/>
          </w:rPr>
          <w:fldChar w:fldCharType="separate"/>
        </w:r>
        <w:r>
          <w:rPr>
            <w:noProof/>
            <w:webHidden/>
          </w:rPr>
          <w:t>124</w:t>
        </w:r>
        <w:r>
          <w:rPr>
            <w:noProof/>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126" w:history="1">
        <w:r w:rsidRPr="00FF200C">
          <w:rPr>
            <w:rStyle w:val="ac"/>
            <w:noProof/>
          </w:rPr>
          <w:t>第8章 その他のコンプライアンス関連プラクティス</w:t>
        </w:r>
        <w:r>
          <w:rPr>
            <w:noProof/>
            <w:webHidden/>
          </w:rPr>
          <w:tab/>
        </w:r>
        <w:r>
          <w:rPr>
            <w:noProof/>
            <w:webHidden/>
          </w:rPr>
          <w:fldChar w:fldCharType="begin"/>
        </w:r>
        <w:r>
          <w:rPr>
            <w:noProof/>
            <w:webHidden/>
          </w:rPr>
          <w:instrText xml:space="preserve"> PAGEREF _Toc504728126 \h </w:instrText>
        </w:r>
        <w:r>
          <w:rPr>
            <w:noProof/>
            <w:webHidden/>
          </w:rPr>
        </w:r>
        <w:r>
          <w:rPr>
            <w:noProof/>
            <w:webHidden/>
          </w:rPr>
          <w:fldChar w:fldCharType="separate"/>
        </w:r>
        <w:r>
          <w:rPr>
            <w:noProof/>
            <w:webHidden/>
          </w:rPr>
          <w:t>125</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27" w:history="1">
        <w:r w:rsidRPr="00FF200C">
          <w:rPr>
            <w:rStyle w:val="ac"/>
          </w:rPr>
          <w:t>従業員の評価</w:t>
        </w:r>
        <w:r>
          <w:rPr>
            <w:webHidden/>
          </w:rPr>
          <w:tab/>
        </w:r>
        <w:r>
          <w:rPr>
            <w:webHidden/>
          </w:rPr>
          <w:fldChar w:fldCharType="begin"/>
        </w:r>
        <w:r>
          <w:rPr>
            <w:webHidden/>
          </w:rPr>
          <w:instrText xml:space="preserve"> PAGEREF _Toc504728127 \h </w:instrText>
        </w:r>
        <w:r>
          <w:rPr>
            <w:webHidden/>
          </w:rPr>
        </w:r>
        <w:r>
          <w:rPr>
            <w:webHidden/>
          </w:rPr>
          <w:fldChar w:fldCharType="separate"/>
        </w:r>
        <w:r>
          <w:rPr>
            <w:webHidden/>
          </w:rPr>
          <w:t>125</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28" w:history="1">
        <w:r w:rsidRPr="00FF200C">
          <w:rPr>
            <w:rStyle w:val="ac"/>
          </w:rPr>
          <w:t>ウェブ ポータル</w:t>
        </w:r>
        <w:r>
          <w:rPr>
            <w:webHidden/>
          </w:rPr>
          <w:tab/>
        </w:r>
        <w:r>
          <w:rPr>
            <w:webHidden/>
          </w:rPr>
          <w:fldChar w:fldCharType="begin"/>
        </w:r>
        <w:r>
          <w:rPr>
            <w:webHidden/>
          </w:rPr>
          <w:instrText xml:space="preserve"> PAGEREF _Toc504728128 \h </w:instrText>
        </w:r>
        <w:r>
          <w:rPr>
            <w:webHidden/>
          </w:rPr>
        </w:r>
        <w:r>
          <w:rPr>
            <w:webHidden/>
          </w:rPr>
          <w:fldChar w:fldCharType="separate"/>
        </w:r>
        <w:r>
          <w:rPr>
            <w:webHidden/>
          </w:rPr>
          <w:t>126</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29" w:history="1">
        <w:r w:rsidRPr="00FF200C">
          <w:rPr>
            <w:rStyle w:val="ac"/>
          </w:rPr>
          <w:t>意思伝達</w:t>
        </w:r>
        <w:r>
          <w:rPr>
            <w:webHidden/>
          </w:rPr>
          <w:tab/>
        </w:r>
        <w:r>
          <w:rPr>
            <w:webHidden/>
          </w:rPr>
          <w:fldChar w:fldCharType="begin"/>
        </w:r>
        <w:r>
          <w:rPr>
            <w:webHidden/>
          </w:rPr>
          <w:instrText xml:space="preserve"> PAGEREF _Toc504728129 \h </w:instrText>
        </w:r>
        <w:r>
          <w:rPr>
            <w:webHidden/>
          </w:rPr>
        </w:r>
        <w:r>
          <w:rPr>
            <w:webHidden/>
          </w:rPr>
          <w:fldChar w:fldCharType="separate"/>
        </w:r>
        <w:r>
          <w:rPr>
            <w:webHidden/>
          </w:rPr>
          <w:t>126</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0" w:history="1">
        <w:r w:rsidRPr="00FF200C">
          <w:rPr>
            <w:rStyle w:val="ac"/>
          </w:rPr>
          <w:t>トレーニング</w:t>
        </w:r>
        <w:r>
          <w:rPr>
            <w:webHidden/>
          </w:rPr>
          <w:tab/>
        </w:r>
        <w:r>
          <w:rPr>
            <w:webHidden/>
          </w:rPr>
          <w:fldChar w:fldCharType="begin"/>
        </w:r>
        <w:r>
          <w:rPr>
            <w:webHidden/>
          </w:rPr>
          <w:instrText xml:space="preserve"> PAGEREF _Toc504728130 \h </w:instrText>
        </w:r>
        <w:r>
          <w:rPr>
            <w:webHidden/>
          </w:rPr>
        </w:r>
        <w:r>
          <w:rPr>
            <w:webHidden/>
          </w:rPr>
          <w:fldChar w:fldCharType="separate"/>
        </w:r>
        <w:r>
          <w:rPr>
            <w:webHidden/>
          </w:rPr>
          <w:t>127</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31" w:history="1">
        <w:r w:rsidRPr="00FF200C">
          <w:rPr>
            <w:rStyle w:val="ac"/>
            <w:noProof/>
          </w:rPr>
          <w:t>非公式トレーニング</w:t>
        </w:r>
        <w:r>
          <w:rPr>
            <w:noProof/>
            <w:webHidden/>
          </w:rPr>
          <w:tab/>
        </w:r>
        <w:r>
          <w:rPr>
            <w:noProof/>
            <w:webHidden/>
          </w:rPr>
          <w:fldChar w:fldCharType="begin"/>
        </w:r>
        <w:r>
          <w:rPr>
            <w:noProof/>
            <w:webHidden/>
          </w:rPr>
          <w:instrText xml:space="preserve"> PAGEREF _Toc504728131 \h </w:instrText>
        </w:r>
        <w:r>
          <w:rPr>
            <w:noProof/>
            <w:webHidden/>
          </w:rPr>
        </w:r>
        <w:r>
          <w:rPr>
            <w:noProof/>
            <w:webHidden/>
          </w:rPr>
          <w:fldChar w:fldCharType="separate"/>
        </w:r>
        <w:r>
          <w:rPr>
            <w:noProof/>
            <w:webHidden/>
          </w:rPr>
          <w:t>127</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32" w:history="1">
        <w:r w:rsidRPr="00FF200C">
          <w:rPr>
            <w:rStyle w:val="ac"/>
            <w:noProof/>
          </w:rPr>
          <w:t>公式トレーニング</w:t>
        </w:r>
        <w:r>
          <w:rPr>
            <w:noProof/>
            <w:webHidden/>
          </w:rPr>
          <w:tab/>
        </w:r>
        <w:r>
          <w:rPr>
            <w:noProof/>
            <w:webHidden/>
          </w:rPr>
          <w:fldChar w:fldCharType="begin"/>
        </w:r>
        <w:r>
          <w:rPr>
            <w:noProof/>
            <w:webHidden/>
          </w:rPr>
          <w:instrText xml:space="preserve"> PAGEREF _Toc504728132 \h </w:instrText>
        </w:r>
        <w:r>
          <w:rPr>
            <w:noProof/>
            <w:webHidden/>
          </w:rPr>
        </w:r>
        <w:r>
          <w:rPr>
            <w:noProof/>
            <w:webHidden/>
          </w:rPr>
          <w:fldChar w:fldCharType="separate"/>
        </w:r>
        <w:r>
          <w:rPr>
            <w:noProof/>
            <w:webHidden/>
          </w:rPr>
          <w:t>128</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3" w:history="1">
        <w:r w:rsidRPr="00FF200C">
          <w:rPr>
            <w:rStyle w:val="ac"/>
          </w:rPr>
          <w:t>ソース コード変更に関する考察</w:t>
        </w:r>
        <w:r>
          <w:rPr>
            <w:webHidden/>
          </w:rPr>
          <w:tab/>
        </w:r>
        <w:r>
          <w:rPr>
            <w:webHidden/>
          </w:rPr>
          <w:fldChar w:fldCharType="begin"/>
        </w:r>
        <w:r>
          <w:rPr>
            <w:webHidden/>
          </w:rPr>
          <w:instrText xml:space="preserve"> PAGEREF _Toc504728133 \h </w:instrText>
        </w:r>
        <w:r>
          <w:rPr>
            <w:webHidden/>
          </w:rPr>
        </w:r>
        <w:r>
          <w:rPr>
            <w:webHidden/>
          </w:rPr>
          <w:fldChar w:fldCharType="separate"/>
        </w:r>
        <w:r>
          <w:rPr>
            <w:webHidden/>
          </w:rPr>
          <w:t>128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4" w:history="1">
        <w:r w:rsidRPr="00FF200C">
          <w:rPr>
            <w:rStyle w:val="ac"/>
          </w:rPr>
          <w:t>通知に関する考察</w:t>
        </w:r>
        <w:r>
          <w:rPr>
            <w:webHidden/>
          </w:rPr>
          <w:tab/>
        </w:r>
        <w:r>
          <w:rPr>
            <w:webHidden/>
          </w:rPr>
          <w:fldChar w:fldCharType="begin"/>
        </w:r>
        <w:r>
          <w:rPr>
            <w:webHidden/>
          </w:rPr>
          <w:instrText xml:space="preserve"> PAGEREF _Toc504728134 \h </w:instrText>
        </w:r>
        <w:r>
          <w:rPr>
            <w:webHidden/>
          </w:rPr>
        </w:r>
        <w:r>
          <w:rPr>
            <w:webHidden/>
          </w:rPr>
          <w:fldChar w:fldCharType="separate"/>
        </w:r>
        <w:r>
          <w:rPr>
            <w:webHidden/>
          </w:rPr>
          <w:t>128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5" w:history="1">
        <w:r w:rsidRPr="00FF200C">
          <w:rPr>
            <w:rStyle w:val="ac"/>
          </w:rPr>
          <w:t>頒布に関する考察</w:t>
        </w:r>
        <w:r>
          <w:rPr>
            <w:webHidden/>
          </w:rPr>
          <w:tab/>
        </w:r>
        <w:r>
          <w:rPr>
            <w:webHidden/>
          </w:rPr>
          <w:fldChar w:fldCharType="begin"/>
        </w:r>
        <w:r>
          <w:rPr>
            <w:webHidden/>
          </w:rPr>
          <w:instrText xml:space="preserve"> PAGEREF _Toc504728135 \h </w:instrText>
        </w:r>
        <w:r>
          <w:rPr>
            <w:webHidden/>
          </w:rPr>
        </w:r>
        <w:r>
          <w:rPr>
            <w:webHidden/>
          </w:rPr>
          <w:fldChar w:fldCharType="separate"/>
        </w:r>
        <w:r>
          <w:rPr>
            <w:webHidden/>
          </w:rPr>
          <w:t>129</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6" w:history="1">
        <w:r w:rsidRPr="00FF200C">
          <w:rPr>
            <w:rStyle w:val="ac"/>
          </w:rPr>
          <w:t>利用に関する考察</w:t>
        </w:r>
        <w:r>
          <w:rPr>
            <w:webHidden/>
          </w:rPr>
          <w:tab/>
        </w:r>
        <w:r>
          <w:rPr>
            <w:webHidden/>
          </w:rPr>
          <w:fldChar w:fldCharType="begin"/>
        </w:r>
        <w:r>
          <w:rPr>
            <w:webHidden/>
          </w:rPr>
          <w:instrText xml:space="preserve"> PAGEREF _Toc504728136 \h </w:instrText>
        </w:r>
        <w:r>
          <w:rPr>
            <w:webHidden/>
          </w:rPr>
        </w:r>
        <w:r>
          <w:rPr>
            <w:webHidden/>
          </w:rPr>
          <w:fldChar w:fldCharType="separate"/>
        </w:r>
        <w:r>
          <w:rPr>
            <w:webHidden/>
          </w:rPr>
          <w:t>130</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37" w:history="1">
        <w:r w:rsidRPr="00FF200C">
          <w:rPr>
            <w:rStyle w:val="ac"/>
          </w:rPr>
          <w:t>帰属についての考察</w:t>
        </w:r>
        <w:r>
          <w:rPr>
            <w:webHidden/>
          </w:rPr>
          <w:tab/>
        </w:r>
        <w:r>
          <w:rPr>
            <w:webHidden/>
          </w:rPr>
          <w:fldChar w:fldCharType="begin"/>
        </w:r>
        <w:r>
          <w:rPr>
            <w:webHidden/>
          </w:rPr>
          <w:instrText xml:space="preserve"> PAGEREF _Toc504728137 \h </w:instrText>
        </w:r>
        <w:r>
          <w:rPr>
            <w:webHidden/>
          </w:rPr>
        </w:r>
        <w:r>
          <w:rPr>
            <w:webHidden/>
          </w:rPr>
          <w:fldChar w:fldCharType="separate"/>
        </w:r>
        <w:r>
          <w:rPr>
            <w:webHidden/>
          </w:rPr>
          <w:t>132</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38" w:history="1">
        <w:r w:rsidRPr="00FF200C">
          <w:rPr>
            <w:rStyle w:val="ac"/>
            <w:noProof/>
          </w:rPr>
          <w:t>帰属タイプ</w:t>
        </w:r>
        <w:r>
          <w:rPr>
            <w:noProof/>
            <w:webHidden/>
          </w:rPr>
          <w:tab/>
        </w:r>
        <w:r>
          <w:rPr>
            <w:noProof/>
            <w:webHidden/>
          </w:rPr>
          <w:fldChar w:fldCharType="begin"/>
        </w:r>
        <w:r>
          <w:rPr>
            <w:noProof/>
            <w:webHidden/>
          </w:rPr>
          <w:instrText xml:space="preserve"> PAGEREF _Toc504728138 \h </w:instrText>
        </w:r>
        <w:r>
          <w:rPr>
            <w:noProof/>
            <w:webHidden/>
          </w:rPr>
        </w:r>
        <w:r>
          <w:rPr>
            <w:noProof/>
            <w:webHidden/>
          </w:rPr>
          <w:fldChar w:fldCharType="separate"/>
        </w:r>
        <w:r>
          <w:rPr>
            <w:noProof/>
            <w:webHidden/>
          </w:rPr>
          <w:t>132</w:t>
        </w:r>
        <w:r>
          <w:rPr>
            <w:noProof/>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39" w:history="1">
        <w:r w:rsidRPr="00FF200C">
          <w:rPr>
            <w:rStyle w:val="ac"/>
            <w:noProof/>
          </w:rPr>
          <w:t>帰属の提示</w:t>
        </w:r>
        <w:r>
          <w:rPr>
            <w:noProof/>
            <w:webHidden/>
          </w:rPr>
          <w:tab/>
        </w:r>
        <w:r>
          <w:rPr>
            <w:noProof/>
            <w:webHidden/>
          </w:rPr>
          <w:fldChar w:fldCharType="begin"/>
        </w:r>
        <w:r>
          <w:rPr>
            <w:noProof/>
            <w:webHidden/>
          </w:rPr>
          <w:instrText xml:space="preserve"> PAGEREF _Toc504728139 \h </w:instrText>
        </w:r>
        <w:r>
          <w:rPr>
            <w:noProof/>
            <w:webHidden/>
          </w:rPr>
        </w:r>
        <w:r>
          <w:rPr>
            <w:noProof/>
            <w:webHidden/>
          </w:rPr>
          <w:fldChar w:fldCharType="separate"/>
        </w:r>
        <w:r>
          <w:rPr>
            <w:noProof/>
            <w:webHidden/>
          </w:rPr>
          <w:t>133</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0" w:history="1">
        <w:r w:rsidRPr="00FF200C">
          <w:rPr>
            <w:rStyle w:val="ac"/>
          </w:rPr>
          <w:t>特定のライセンス義務</w:t>
        </w:r>
        <w:r>
          <w:rPr>
            <w:webHidden/>
          </w:rPr>
          <w:tab/>
        </w:r>
        <w:r>
          <w:rPr>
            <w:webHidden/>
          </w:rPr>
          <w:fldChar w:fldCharType="begin"/>
        </w:r>
        <w:r>
          <w:rPr>
            <w:webHidden/>
          </w:rPr>
          <w:instrText xml:space="preserve"> PAGEREF _Toc504728140 \h </w:instrText>
        </w:r>
        <w:r>
          <w:rPr>
            <w:webHidden/>
          </w:rPr>
        </w:r>
        <w:r>
          <w:rPr>
            <w:webHidden/>
          </w:rPr>
          <w:fldChar w:fldCharType="separate"/>
        </w:r>
        <w:r>
          <w:rPr>
            <w:webHidden/>
          </w:rPr>
          <w:t>133</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1" w:history="1">
        <w:r w:rsidRPr="00FF200C">
          <w:rPr>
            <w:rStyle w:val="ac"/>
          </w:rPr>
          <w:t>一般的なガイドライン</w:t>
        </w:r>
        <w:r>
          <w:rPr>
            <w:webHidden/>
          </w:rPr>
          <w:tab/>
        </w:r>
        <w:r>
          <w:rPr>
            <w:webHidden/>
          </w:rPr>
          <w:fldChar w:fldCharType="begin"/>
        </w:r>
        <w:r>
          <w:rPr>
            <w:webHidden/>
          </w:rPr>
          <w:instrText xml:space="preserve"> PAGEREF _Toc504728141 \h </w:instrText>
        </w:r>
        <w:r>
          <w:rPr>
            <w:webHidden/>
          </w:rPr>
        </w:r>
        <w:r>
          <w:rPr>
            <w:webHidden/>
          </w:rPr>
          <w:fldChar w:fldCharType="separate"/>
        </w:r>
        <w:r>
          <w:rPr>
            <w:webHidden/>
          </w:rPr>
          <w:t>135</w:t>
        </w:r>
        <w:r>
          <w:rPr>
            <w:webHidden/>
          </w:rPr>
          <w:fldChar w:fldCharType="end"/>
        </w:r>
      </w:hyperlink>
    </w:p>
    <w:p w:rsidR="003474CB" w:rsidRDefault="003474CB">
      <w:pPr>
        <w:pStyle w:val="11"/>
        <w:spacing w:before="240"/>
        <w:ind w:right="880"/>
        <w:rPr>
          <w:rFonts w:asciiTheme="minorHAnsi" w:eastAsiaTheme="minorEastAsia" w:hAnsiTheme="minorHAnsi" w:cstheme="minorBidi"/>
          <w:b w:val="0"/>
          <w:bCs w:val="0"/>
          <w:noProof/>
          <w:color w:val="auto"/>
          <w:kern w:val="2"/>
          <w:sz w:val="21"/>
          <w:szCs w:val="22"/>
          <w:lang w:eastAsia="ja-JP"/>
        </w:rPr>
      </w:pPr>
      <w:hyperlink w:anchor="_Toc504728142" w:history="1">
        <w:r w:rsidRPr="00FF200C">
          <w:rPr>
            <w:rStyle w:val="ac"/>
            <w:noProof/>
          </w:rPr>
          <w:t>第9章 オープン ソース法務サポートを拡大させる</w:t>
        </w:r>
        <w:r>
          <w:rPr>
            <w:noProof/>
            <w:webHidden/>
          </w:rPr>
          <w:tab/>
        </w:r>
        <w:r>
          <w:rPr>
            <w:noProof/>
            <w:webHidden/>
          </w:rPr>
          <w:fldChar w:fldCharType="begin"/>
        </w:r>
        <w:r>
          <w:rPr>
            <w:noProof/>
            <w:webHidden/>
          </w:rPr>
          <w:instrText xml:space="preserve"> PAGEREF _Toc504728142 \h </w:instrText>
        </w:r>
        <w:r>
          <w:rPr>
            <w:noProof/>
            <w:webHidden/>
          </w:rPr>
        </w:r>
        <w:r>
          <w:rPr>
            <w:noProof/>
            <w:webHidden/>
          </w:rPr>
          <w:fldChar w:fldCharType="separate"/>
        </w:r>
        <w:r>
          <w:rPr>
            <w:noProof/>
            <w:webHidden/>
          </w:rPr>
          <w:t>137</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3" w:history="1">
        <w:r w:rsidRPr="00FF200C">
          <w:rPr>
            <w:rStyle w:val="ac"/>
          </w:rPr>
          <w:t>実際的な法務アドバイス</w:t>
        </w:r>
        <w:r>
          <w:rPr>
            <w:webHidden/>
          </w:rPr>
          <w:tab/>
        </w:r>
        <w:r>
          <w:rPr>
            <w:webHidden/>
          </w:rPr>
          <w:fldChar w:fldCharType="begin"/>
        </w:r>
        <w:r>
          <w:rPr>
            <w:webHidden/>
          </w:rPr>
          <w:instrText xml:space="preserve"> PAGEREF _Toc504728143 \h </w:instrText>
        </w:r>
        <w:r>
          <w:rPr>
            <w:webHidden/>
          </w:rPr>
        </w:r>
        <w:r>
          <w:rPr>
            <w:webHidden/>
          </w:rPr>
          <w:fldChar w:fldCharType="separate"/>
        </w:r>
        <w:r>
          <w:rPr>
            <w:webHidden/>
          </w:rPr>
          <w:t>137</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4" w:history="1">
        <w:r w:rsidRPr="00FF200C">
          <w:rPr>
            <w:rStyle w:val="ac"/>
          </w:rPr>
          <w:t>ライセンス プレーブック</w:t>
        </w:r>
        <w:r>
          <w:rPr>
            <w:webHidden/>
          </w:rPr>
          <w:tab/>
        </w:r>
        <w:r>
          <w:rPr>
            <w:webHidden/>
          </w:rPr>
          <w:fldChar w:fldCharType="begin"/>
        </w:r>
        <w:r>
          <w:rPr>
            <w:webHidden/>
          </w:rPr>
          <w:instrText xml:space="preserve"> PAGEREF _Toc504728144 \h </w:instrText>
        </w:r>
        <w:r>
          <w:rPr>
            <w:webHidden/>
          </w:rPr>
        </w:r>
        <w:r>
          <w:rPr>
            <w:webHidden/>
          </w:rPr>
          <w:fldChar w:fldCharType="separate"/>
        </w:r>
        <w:r>
          <w:rPr>
            <w:webHidden/>
          </w:rPr>
          <w:t>138</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5" w:history="1">
        <w:r w:rsidRPr="00FF200C">
          <w:rPr>
            <w:rStyle w:val="ac"/>
          </w:rPr>
          <w:t>ライセンス両立性マトリックス</w:t>
        </w:r>
        <w:r>
          <w:rPr>
            <w:webHidden/>
          </w:rPr>
          <w:tab/>
        </w:r>
        <w:r>
          <w:rPr>
            <w:webHidden/>
          </w:rPr>
          <w:fldChar w:fldCharType="begin"/>
        </w:r>
        <w:r>
          <w:rPr>
            <w:webHidden/>
          </w:rPr>
          <w:instrText xml:space="preserve"> PAGEREF _Toc504728145 \h </w:instrText>
        </w:r>
        <w:r>
          <w:rPr>
            <w:webHidden/>
          </w:rPr>
        </w:r>
        <w:r>
          <w:rPr>
            <w:webHidden/>
          </w:rPr>
          <w:fldChar w:fldCharType="separate"/>
        </w:r>
        <w:r>
          <w:rPr>
            <w:webHidden/>
          </w:rPr>
          <w:t>139</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6" w:history="1">
        <w:r w:rsidRPr="00FF200C">
          <w:rPr>
            <w:rStyle w:val="ac"/>
          </w:rPr>
          <w:t>ライセンス分類</w:t>
        </w:r>
        <w:r>
          <w:rPr>
            <w:webHidden/>
          </w:rPr>
          <w:tab/>
        </w:r>
        <w:r>
          <w:rPr>
            <w:webHidden/>
          </w:rPr>
          <w:fldChar w:fldCharType="begin"/>
        </w:r>
        <w:r>
          <w:rPr>
            <w:webHidden/>
          </w:rPr>
          <w:instrText xml:space="preserve"> PAGEREF _Toc504728146 \h </w:instrText>
        </w:r>
        <w:r>
          <w:rPr>
            <w:webHidden/>
          </w:rPr>
        </w:r>
        <w:r>
          <w:rPr>
            <w:webHidden/>
          </w:rPr>
          <w:fldChar w:fldCharType="separate"/>
        </w:r>
        <w:r>
          <w:rPr>
            <w:webHidden/>
          </w:rPr>
          <w:t>141</w:t>
        </w:r>
        <w:r>
          <w:rPr>
            <w:webHidden/>
          </w:rPr>
          <w:fldChar w:fldCharType="end"/>
        </w:r>
      </w:hyperlink>
    </w:p>
    <w:p w:rsidR="003474CB" w:rsidRDefault="003474CB">
      <w:pPr>
        <w:pStyle w:val="30"/>
        <w:spacing w:before="120"/>
        <w:ind w:right="880"/>
        <w:rPr>
          <w:rFonts w:asciiTheme="minorHAnsi" w:eastAsiaTheme="minorEastAsia" w:hAnsiTheme="minorHAnsi" w:cstheme="minorBidi"/>
          <w:noProof/>
          <w:color w:val="auto"/>
          <w:kern w:val="2"/>
          <w:sz w:val="21"/>
          <w:szCs w:val="22"/>
          <w:lang w:eastAsia="ja-JP"/>
        </w:rPr>
      </w:pPr>
      <w:hyperlink w:anchor="_Toc504728147" w:history="1">
        <w:r w:rsidRPr="00FF200C">
          <w:rPr>
            <w:rStyle w:val="ac"/>
            <w:noProof/>
          </w:rPr>
          <w:t>ソフトウェア相互作用法</w:t>
        </w:r>
        <w:r>
          <w:rPr>
            <w:noProof/>
            <w:webHidden/>
          </w:rPr>
          <w:tab/>
        </w:r>
        <w:r>
          <w:rPr>
            <w:noProof/>
            <w:webHidden/>
          </w:rPr>
          <w:fldChar w:fldCharType="begin"/>
        </w:r>
        <w:r>
          <w:rPr>
            <w:noProof/>
            <w:webHidden/>
          </w:rPr>
          <w:instrText xml:space="preserve"> PAGEREF _Toc504728147 \h </w:instrText>
        </w:r>
        <w:r>
          <w:rPr>
            <w:noProof/>
            <w:webHidden/>
          </w:rPr>
        </w:r>
        <w:r>
          <w:rPr>
            <w:noProof/>
            <w:webHidden/>
          </w:rPr>
          <w:fldChar w:fldCharType="separate"/>
        </w:r>
        <w:r>
          <w:rPr>
            <w:noProof/>
            <w:webHidden/>
          </w:rPr>
          <w:t>143</w:t>
        </w:r>
        <w:r>
          <w:rPr>
            <w:noProof/>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8" w:history="1">
        <w:r w:rsidRPr="00FF200C">
          <w:rPr>
            <w:rStyle w:val="ac"/>
          </w:rPr>
          <w:t>チェックリスト</w:t>
        </w:r>
        <w:r>
          <w:rPr>
            <w:webHidden/>
          </w:rPr>
          <w:tab/>
        </w:r>
        <w:r>
          <w:rPr>
            <w:webHidden/>
          </w:rPr>
          <w:fldChar w:fldCharType="begin"/>
        </w:r>
        <w:r>
          <w:rPr>
            <w:webHidden/>
          </w:rPr>
          <w:instrText xml:space="preserve"> PAGEREF _Toc504728148 \h </w:instrText>
        </w:r>
        <w:r>
          <w:rPr>
            <w:webHidden/>
          </w:rPr>
        </w:r>
        <w:r>
          <w:rPr>
            <w:webHidden/>
          </w:rPr>
          <w:fldChar w:fldCharType="separate"/>
        </w:r>
        <w:r>
          <w:rPr>
            <w:webHidden/>
          </w:rPr>
          <w:t>145</w:t>
        </w:r>
        <w:r>
          <w:rPr>
            <w:webHidden/>
          </w:rPr>
          <w:fldChar w:fldCharType="end"/>
        </w:r>
      </w:hyperlink>
    </w:p>
    <w:p w:rsidR="003474CB" w:rsidRDefault="003474CB">
      <w:pPr>
        <w:pStyle w:val="21"/>
        <w:spacing w:before="120"/>
        <w:ind w:right="880"/>
        <w:rPr>
          <w:rFonts w:asciiTheme="minorHAnsi" w:eastAsiaTheme="minorEastAsia" w:hAnsiTheme="minorHAnsi" w:cstheme="minorBidi"/>
          <w:color w:val="auto"/>
          <w:kern w:val="2"/>
          <w:sz w:val="21"/>
          <w:szCs w:val="22"/>
        </w:rPr>
      </w:pPr>
      <w:hyperlink w:anchor="_Toc504728149" w:history="1">
        <w:r w:rsidRPr="00FF200C">
          <w:rPr>
            <w:rStyle w:val="ac"/>
          </w:rPr>
          <w:t>結論</w:t>
        </w:r>
        <w:r>
          <w:rPr>
            <w:webHidden/>
          </w:rPr>
          <w:tab/>
        </w:r>
        <w:r>
          <w:rPr>
            <w:webHidden/>
          </w:rPr>
          <w:fldChar w:fldCharType="begin"/>
        </w:r>
        <w:r>
          <w:rPr>
            <w:webHidden/>
          </w:rPr>
          <w:instrText xml:space="preserve"> PAGEREF _Toc504728149 \h </w:instrText>
        </w:r>
        <w:r>
          <w:rPr>
            <w:webHidden/>
          </w:rPr>
        </w:r>
        <w:r>
          <w:rPr>
            <w:webHidden/>
          </w:rPr>
          <w:fldChar w:fldCharType="separate"/>
        </w:r>
        <w:r>
          <w:rPr>
            <w:webHidden/>
          </w:rPr>
          <w:t>146</w:t>
        </w:r>
        <w:r>
          <w:rPr>
            <w:webHidden/>
          </w:rPr>
          <w:fldChar w:fldCharType="end"/>
        </w:r>
      </w:hyperlink>
    </w:p>
    <w:p w:rsidR="00293312" w:rsidRPr="007D4D30" w:rsidRDefault="00460925">
      <w:pPr>
        <w:spacing w:before="120" w:after="120"/>
        <w:rPr>
          <w:color w:val="548DD4" w:themeColor="text2" w:themeTint="99"/>
          <w:sz w:val="27"/>
        </w:rPr>
      </w:pPr>
      <w:r>
        <w:rPr>
          <w:color w:val="548DD4" w:themeColor="text2" w:themeTint="99"/>
          <w:sz w:val="20"/>
        </w:rPr>
        <w:fldChar w:fldCharType="end"/>
      </w:r>
    </w:p>
    <w:p w:rsidR="00902AB1" w:rsidRDefault="00902AB1">
      <w:pPr>
        <w:pStyle w:val="a3"/>
        <w:spacing w:before="120" w:after="120"/>
        <w:rPr>
          <w:sz w:val="27"/>
        </w:rPr>
        <w:sectPr w:rsidR="00902AB1" w:rsidSect="00F959CE">
          <w:headerReference w:type="default" r:id="rId23"/>
          <w:pgSz w:w="8400" w:h="11910"/>
          <w:pgMar w:top="442" w:right="0" w:bottom="340" w:left="0" w:header="176" w:footer="340" w:gutter="0"/>
          <w:cols w:space="720"/>
        </w:sectPr>
      </w:pPr>
    </w:p>
    <w:p w:rsidR="00213F3F" w:rsidRPr="001F01E0" w:rsidRDefault="00201D5B" w:rsidP="001F01E0">
      <w:pPr>
        <w:ind w:leftChars="300" w:left="660"/>
        <w:rPr>
          <w:sz w:val="32"/>
          <w:szCs w:val="32"/>
          <w:lang w:eastAsia="ja-JP"/>
        </w:rPr>
      </w:pPr>
      <w:bookmarkStart w:id="1" w:name="_Toc503968336"/>
      <w:r w:rsidRPr="001F01E0">
        <w:rPr>
          <w:rFonts w:hint="eastAsia"/>
          <w:sz w:val="32"/>
          <w:szCs w:val="32"/>
          <w:lang w:eastAsia="ja-JP"/>
        </w:rPr>
        <w:lastRenderedPageBreak/>
        <w:t>序文（</w:t>
      </w:r>
      <w:r w:rsidRPr="001F01E0">
        <w:rPr>
          <w:sz w:val="32"/>
          <w:szCs w:val="32"/>
          <w:lang w:eastAsia="ja-JP"/>
        </w:rPr>
        <w:t>Preface）</w:t>
      </w:r>
      <w:bookmarkEnd w:id="1"/>
    </w:p>
    <w:p w:rsidR="00201D5B" w:rsidRPr="00433C2F" w:rsidRDefault="00201D5B" w:rsidP="00FB3A89">
      <w:pPr>
        <w:pStyle w:val="Ibrahim0"/>
        <w:spacing w:before="120" w:after="120"/>
      </w:pPr>
      <w:del w:id="2" w:author="Mieko Sato" w:date="2018-01-25T15:44:00Z">
        <w:r w:rsidRPr="00BF358F" w:rsidDel="00E15361">
          <w:rPr>
            <w:rFonts w:hint="eastAsia"/>
          </w:rPr>
          <w:delText>オープンソース</w:delText>
        </w:r>
      </w:del>
      <w:ins w:id="3" w:author="Mieko Sato" w:date="2018-01-25T15:44:00Z">
        <w:r w:rsidR="00E15361">
          <w:rPr>
            <w:rFonts w:hint="eastAsia"/>
          </w:rPr>
          <w:t>オープン ソース</w:t>
        </w:r>
      </w:ins>
      <w:r w:rsidRPr="00BF358F">
        <w:t xml:space="preserve"> </w:t>
      </w:r>
      <w:r w:rsidRPr="00BF358F">
        <w:rPr>
          <w:rFonts w:hint="eastAsia"/>
        </w:rPr>
        <w:t>コンプライアンスに携わるようになったのは、ソフトウェア開発者として私のキャリアが始まったころでした。そこから今に至る</w:t>
      </w:r>
      <w:r w:rsidRPr="00BF358F">
        <w:t>20</w:t>
      </w:r>
      <w:r w:rsidRPr="00BF358F">
        <w:rPr>
          <w:rFonts w:hint="eastAsia"/>
        </w:rPr>
        <w:t>年、</w:t>
      </w:r>
      <w:del w:id="4" w:author="Mieko Sato" w:date="2018-01-25T15:44:00Z">
        <w:r w:rsidRPr="00BF358F" w:rsidDel="00E15361">
          <w:rPr>
            <w:rFonts w:hint="eastAsia"/>
          </w:rPr>
          <w:delText>オープンソース</w:delText>
        </w:r>
      </w:del>
      <w:ins w:id="5" w:author="Mieko Sato" w:date="2018-01-25T15:44:00Z">
        <w:r w:rsidR="00E15361">
          <w:rPr>
            <w:rFonts w:hint="eastAsia"/>
          </w:rPr>
          <w:t>オープン ソース</w:t>
        </w:r>
      </w:ins>
      <w:r w:rsidRPr="00BF358F">
        <w:t xml:space="preserve"> </w:t>
      </w:r>
      <w:r w:rsidRPr="00BF358F">
        <w:rPr>
          <w:rFonts w:hint="eastAsia"/>
        </w:rPr>
        <w:t>コンプライアンスは直接的にも間接的にも私の仕事の一部であり続けています。</w:t>
      </w:r>
      <w:del w:id="6" w:author="Mieko Sato" w:date="2018-01-25T15:44:00Z">
        <w:r w:rsidRPr="00BF358F" w:rsidDel="00E15361">
          <w:rPr>
            <w:rFonts w:hint="eastAsia"/>
          </w:rPr>
          <w:delText>オープンソース</w:delText>
        </w:r>
      </w:del>
      <w:ins w:id="7" w:author="Mieko Sato" w:date="2018-01-25T15:44:00Z">
        <w:r w:rsidR="00E15361">
          <w:rPr>
            <w:rFonts w:hint="eastAsia"/>
          </w:rPr>
          <w:t>オープン ソース</w:t>
        </w:r>
      </w:ins>
      <w:r w:rsidRPr="00BF358F">
        <w:t xml:space="preserve"> </w:t>
      </w:r>
      <w:r w:rsidRPr="00BF358F">
        <w:rPr>
          <w:rFonts w:hint="eastAsia"/>
        </w:rPr>
        <w:t>ソフトウェアと共に歩んできた私の旅ですが、振り返ると</w:t>
      </w:r>
      <w:del w:id="8" w:author="Mieko Sato" w:date="2018-01-25T15:44:00Z">
        <w:r w:rsidRPr="00BF358F" w:rsidDel="00E15361">
          <w:rPr>
            <w:rFonts w:hint="eastAsia"/>
          </w:rPr>
          <w:delText>オープンソース</w:delText>
        </w:r>
      </w:del>
      <w:ins w:id="9" w:author="Mieko Sato" w:date="2018-01-25T15:44:00Z">
        <w:r w:rsidR="00E15361">
          <w:rPr>
            <w:rFonts w:hint="eastAsia"/>
          </w:rPr>
          <w:t>オープン ソース</w:t>
        </w:r>
      </w:ins>
      <w:r w:rsidRPr="00BF358F">
        <w:t xml:space="preserve"> </w:t>
      </w:r>
      <w:r w:rsidRPr="00BF358F">
        <w:rPr>
          <w:rFonts w:hint="eastAsia"/>
        </w:rPr>
        <w:t>コンプライアンスにおける実践的（プラクティカル）な情報を見つけるのに苦労した旅でした。そういったこともあり私自身の経験を公開することに興味が湧いてきました。私の経験を公開することでいろいろな人たちが何かを学び、そして学んだ人が経験したことを公開するようになり、さらに私たち皆が産業において製品デリバリの期間やエンジニアリング</w:t>
      </w:r>
      <w:r w:rsidRPr="00BF358F">
        <w:t xml:space="preserve"> </w:t>
      </w:r>
      <w:r w:rsidRPr="00BF358F">
        <w:rPr>
          <w:rFonts w:hint="eastAsia"/>
        </w:rPr>
        <w:t>リソースに与えるインパクトを最小限にとどめるよう、</w:t>
      </w:r>
      <w:del w:id="10" w:author="Mieko Sato" w:date="2018-01-25T15:44:00Z">
        <w:r w:rsidRPr="00BF358F" w:rsidDel="00E15361">
          <w:rPr>
            <w:rFonts w:hint="eastAsia"/>
          </w:rPr>
          <w:delText>オープンソース</w:delText>
        </w:r>
      </w:del>
      <w:ins w:id="11" w:author="Mieko Sato" w:date="2018-01-25T15:44:00Z">
        <w:r w:rsidR="00E15361">
          <w:rPr>
            <w:rFonts w:hint="eastAsia"/>
          </w:rPr>
          <w:t>オープン ソース</w:t>
        </w:r>
      </w:ins>
      <w:r w:rsidRPr="00BF358F">
        <w:t xml:space="preserve"> </w:t>
      </w:r>
      <w:r w:rsidRPr="00BF358F">
        <w:rPr>
          <w:rFonts w:hint="eastAsia"/>
        </w:rPr>
        <w:t>コンプライアンスを実現する、よりよいやり方に向けた取り組みに尽力できるのではないか、と。</w:t>
      </w:r>
    </w:p>
    <w:p w:rsidR="00201D5B" w:rsidRPr="00433C2F" w:rsidRDefault="00201D5B" w:rsidP="00FB3A89">
      <w:pPr>
        <w:pStyle w:val="Ibrahim0"/>
        <w:spacing w:before="120" w:after="120"/>
      </w:pPr>
      <w:r w:rsidRPr="00433C2F">
        <w:rPr>
          <w:rFonts w:hint="eastAsia"/>
        </w:rPr>
        <w:t>このハンドブックは、まさにそういった企業で</w:t>
      </w:r>
      <w:del w:id="12" w:author="Mieko Sato" w:date="2018-01-25T15:44:00Z">
        <w:r w:rsidRPr="00433C2F" w:rsidDel="00E15361">
          <w:rPr>
            <w:rFonts w:hint="eastAsia"/>
          </w:rPr>
          <w:delText>オープンソース</w:delText>
        </w:r>
      </w:del>
      <w:ins w:id="13" w:author="Mieko Sato" w:date="2018-01-25T15:44:00Z">
        <w:r w:rsidR="00E15361">
          <w:rPr>
            <w:rFonts w:hint="eastAsia"/>
          </w:rPr>
          <w:t>オープン ソース</w:t>
        </w:r>
      </w:ins>
      <w:r w:rsidRPr="00433C2F">
        <w:t xml:space="preserve"> </w:t>
      </w:r>
      <w:r w:rsidRPr="00433C2F">
        <w:rPr>
          <w:rFonts w:hint="eastAsia"/>
        </w:rPr>
        <w:t>コンプライアンスを推進してきた私の経験をまとめたものであり、</w:t>
      </w:r>
      <w:del w:id="14" w:author="Mieko Sato" w:date="2018-01-25T15:44:00Z">
        <w:r w:rsidRPr="00433C2F" w:rsidDel="00E15361">
          <w:rPr>
            <w:rFonts w:hint="eastAsia"/>
          </w:rPr>
          <w:delText>オープンソース</w:delText>
        </w:r>
      </w:del>
      <w:ins w:id="15" w:author="Mieko Sato" w:date="2018-01-25T15:44:00Z">
        <w:r w:rsidR="00E15361">
          <w:rPr>
            <w:rFonts w:hint="eastAsia"/>
          </w:rPr>
          <w:t>オープン ソース</w:t>
        </w:r>
      </w:ins>
      <w:r w:rsidRPr="00433C2F">
        <w:t xml:space="preserve"> </w:t>
      </w:r>
      <w:r w:rsidRPr="00433C2F">
        <w:rPr>
          <w:rFonts w:hint="eastAsia"/>
        </w:rPr>
        <w:t>コンプライアンス</w:t>
      </w:r>
      <w:ins w:id="16" w:author="Mieko Sato" w:date="2018-01-25T16:26:00Z">
        <w:r w:rsidR="00131275">
          <w:rPr>
            <w:rFonts w:hint="eastAsia"/>
          </w:rPr>
          <w:t xml:space="preserve"> </w:t>
        </w:r>
      </w:ins>
      <w:r w:rsidRPr="00433C2F">
        <w:rPr>
          <w:rFonts w:hint="eastAsia"/>
        </w:rPr>
        <w:t>プログラムの整備、その運営についての実践的側面にフォーカスしたものとなっています。ただ私の経験の大半が（</w:t>
      </w:r>
      <w:r w:rsidRPr="00433C2F">
        <w:t>C</w:t>
      </w:r>
      <w:r w:rsidRPr="00433C2F">
        <w:rPr>
          <w:rFonts w:hint="eastAsia"/>
        </w:rPr>
        <w:t>や</w:t>
      </w:r>
      <w:r w:rsidRPr="00433C2F">
        <w:t>C++</w:t>
      </w:r>
      <w:r w:rsidRPr="00433C2F">
        <w:rPr>
          <w:rFonts w:hint="eastAsia"/>
        </w:rPr>
        <w:t>が主要プログラミング言語である）組み込み領域中心だったため、本ハンドブックでは全般的にその傾向が色濃く出ている点についてはご留意いただければと思います。</w:t>
      </w:r>
    </w:p>
    <w:p w:rsidR="00213F3F" w:rsidRPr="00433C2F" w:rsidRDefault="00201D5B" w:rsidP="00FB3A89">
      <w:pPr>
        <w:pStyle w:val="Ibrahim0"/>
        <w:spacing w:before="120" w:after="120"/>
      </w:pPr>
      <w:r w:rsidRPr="00433C2F">
        <w:rPr>
          <w:rFonts w:hint="eastAsia"/>
        </w:rPr>
        <w:t>皆さんがオープン</w:t>
      </w:r>
      <w:r w:rsidRPr="00433C2F">
        <w:t xml:space="preserve"> </w:t>
      </w:r>
      <w:r w:rsidRPr="00433C2F">
        <w:rPr>
          <w:rFonts w:hint="eastAsia"/>
        </w:rPr>
        <w:t>ソース</w:t>
      </w:r>
      <w:r w:rsidRPr="00433C2F">
        <w:t xml:space="preserve"> </w:t>
      </w:r>
      <w:r w:rsidRPr="00433C2F">
        <w:rPr>
          <w:rFonts w:hint="eastAsia"/>
        </w:rPr>
        <w:t>コンプライアンスを実現するべく、日々の推進活動で本書が役立ってくれることを願ってやみません。</w:t>
      </w:r>
    </w:p>
    <w:p w:rsidR="00213F3F" w:rsidRDefault="00213F3F">
      <w:pPr>
        <w:pStyle w:val="a3"/>
        <w:spacing w:before="120" w:after="120"/>
        <w:rPr>
          <w:lang w:eastAsia="ja-JP"/>
        </w:rPr>
      </w:pPr>
    </w:p>
    <w:p w:rsidR="00213F3F" w:rsidRDefault="00213F3F">
      <w:pPr>
        <w:pStyle w:val="a3"/>
        <w:spacing w:before="120" w:after="120"/>
        <w:rPr>
          <w:sz w:val="24"/>
          <w:lang w:eastAsia="ja-JP"/>
        </w:rPr>
      </w:pPr>
    </w:p>
    <w:p w:rsidR="00213F3F" w:rsidRDefault="00213F3F">
      <w:pPr>
        <w:spacing w:before="120" w:after="120" w:line="266" w:lineRule="auto"/>
        <w:rPr>
          <w:lang w:eastAsia="ja-JP"/>
        </w:rPr>
        <w:sectPr w:rsidR="00213F3F" w:rsidSect="001F78FF">
          <w:headerReference w:type="default" r:id="rId24"/>
          <w:pgSz w:w="8400" w:h="11910"/>
          <w:pgMar w:top="440" w:right="0" w:bottom="340" w:left="0" w:header="340" w:footer="153" w:gutter="0"/>
          <w:cols w:space="720"/>
          <w:docGrid w:linePitch="299"/>
        </w:sectPr>
      </w:pPr>
    </w:p>
    <w:p w:rsidR="00CA2C9F" w:rsidRPr="001F01E0" w:rsidRDefault="00CA2C9F" w:rsidP="00CA2C9F">
      <w:pPr>
        <w:ind w:leftChars="300" w:left="660"/>
        <w:rPr>
          <w:sz w:val="32"/>
          <w:szCs w:val="32"/>
          <w:lang w:eastAsia="ja-JP"/>
        </w:rPr>
      </w:pPr>
      <w:r w:rsidRPr="001F01E0">
        <w:rPr>
          <w:rFonts w:hint="eastAsia"/>
          <w:sz w:val="32"/>
          <w:szCs w:val="32"/>
          <w:lang w:eastAsia="ja-JP"/>
        </w:rPr>
        <w:lastRenderedPageBreak/>
        <w:t>序文（</w:t>
      </w:r>
      <w:r>
        <w:rPr>
          <w:rFonts w:hint="eastAsia"/>
          <w:sz w:val="32"/>
          <w:szCs w:val="32"/>
          <w:lang w:eastAsia="ja-JP"/>
        </w:rPr>
        <w:t>Foreword</w:t>
      </w:r>
      <w:r w:rsidRPr="001F01E0">
        <w:rPr>
          <w:sz w:val="32"/>
          <w:szCs w:val="32"/>
          <w:lang w:eastAsia="ja-JP"/>
        </w:rPr>
        <w:t>）</w:t>
      </w:r>
    </w:p>
    <w:p w:rsidR="00BF358F" w:rsidRPr="00D3574F" w:rsidRDefault="00BF358F" w:rsidP="00FB3A89">
      <w:pPr>
        <w:pStyle w:val="Ibrahim0"/>
        <w:spacing w:before="120" w:after="120"/>
      </w:pPr>
      <w:r w:rsidRPr="00D3574F">
        <w:rPr>
          <w:rFonts w:hint="eastAsia"/>
        </w:rPr>
        <w:t>オープン</w:t>
      </w:r>
      <w:r w:rsidRPr="00D3574F">
        <w:t xml:space="preserve"> </w:t>
      </w:r>
      <w:r w:rsidRPr="00D3574F">
        <w:rPr>
          <w:rFonts w:hint="eastAsia"/>
        </w:rPr>
        <w:t>ソースは、ソフトウェアや知的財産に関わる個人によってリードされた理想主義的な運動からばかりでなく、オープン</w:t>
      </w:r>
      <w:r w:rsidRPr="00D3574F">
        <w:t xml:space="preserve"> </w:t>
      </w:r>
      <w:r w:rsidRPr="00D3574F">
        <w:rPr>
          <w:rFonts w:hint="eastAsia"/>
        </w:rPr>
        <w:t>ソースが</w:t>
      </w:r>
      <w:r w:rsidRPr="00D3574F">
        <w:t>IT</w:t>
      </w:r>
      <w:r w:rsidRPr="00D3574F">
        <w:rPr>
          <w:rFonts w:hint="eastAsia"/>
        </w:rPr>
        <w:t>戦略における主要な部分であると認識して、オープン</w:t>
      </w:r>
      <w:r w:rsidRPr="00D3574F">
        <w:t xml:space="preserve"> </w:t>
      </w:r>
      <w:r w:rsidRPr="00D3574F">
        <w:rPr>
          <w:rFonts w:hint="eastAsia"/>
        </w:rPr>
        <w:t>ソース開発に参加したいと考えているような（政府、企業、大学などの）組織における活動によっても、広がってきています。</w:t>
      </w:r>
      <w:r w:rsidRPr="00D3574F">
        <w:t>Linux</w:t>
      </w:r>
      <w:r w:rsidRPr="00D3574F">
        <w:rPr>
          <w:rFonts w:hint="eastAsia"/>
        </w:rPr>
        <w:t>や他のオープン</w:t>
      </w:r>
      <w:r w:rsidRPr="00D3574F">
        <w:t xml:space="preserve"> </w:t>
      </w:r>
      <w:r w:rsidRPr="00D3574F">
        <w:rPr>
          <w:rFonts w:hint="eastAsia"/>
        </w:rPr>
        <w:t>ソース技術における初期段階の成功は、技術の全ての分野にも広がってきています。</w:t>
      </w:r>
    </w:p>
    <w:p w:rsidR="00213F3F" w:rsidRDefault="00BF358F" w:rsidP="00FB3A89">
      <w:pPr>
        <w:pStyle w:val="Ibrahim0"/>
        <w:spacing w:before="120" w:after="120"/>
      </w:pPr>
      <w:r w:rsidRPr="00BF358F">
        <w:rPr>
          <w:rFonts w:hint="eastAsia"/>
        </w:rPr>
        <w:t>伝統的な組織も注目しています。</w:t>
      </w:r>
      <w:del w:id="17" w:author="Mieko Sato" w:date="2018-01-25T15:44:00Z">
        <w:r w:rsidRPr="00BF358F" w:rsidDel="00E15361">
          <w:rPr>
            <w:rFonts w:hint="eastAsia"/>
          </w:rPr>
          <w:delText>オープンソース</w:delText>
        </w:r>
      </w:del>
      <w:ins w:id="18" w:author="Mieko Sato" w:date="2018-01-25T15:44:00Z">
        <w:r w:rsidR="00E15361">
          <w:rPr>
            <w:rFonts w:hint="eastAsia"/>
          </w:rPr>
          <w:t>オープン ソース</w:t>
        </w:r>
      </w:ins>
      <w:r w:rsidRPr="00BF358F">
        <w:t xml:space="preserve"> </w:t>
      </w:r>
      <w:r w:rsidRPr="00BF358F">
        <w:rPr>
          <w:rFonts w:hint="eastAsia"/>
        </w:rPr>
        <w:t>ソフトウェアを優先度の高い項目に挙げ、ソフトウェアを組織活動で戦略的優位を得るために使っています。</w:t>
      </w:r>
    </w:p>
    <w:p w:rsidR="00213F3F" w:rsidRDefault="00213F3F">
      <w:pPr>
        <w:pStyle w:val="a3"/>
        <w:spacing w:before="120" w:after="120"/>
        <w:rPr>
          <w:sz w:val="24"/>
          <w:lang w:eastAsia="ja-JP"/>
        </w:rPr>
      </w:pPr>
    </w:p>
    <w:p w:rsidR="00BF358F" w:rsidRPr="007E57E9" w:rsidRDefault="00BF358F" w:rsidP="00FB3A89">
      <w:pPr>
        <w:pStyle w:val="Ibrahim5"/>
      </w:pPr>
      <w:r w:rsidRPr="007E57E9">
        <w:rPr>
          <w:rFonts w:hint="eastAsia"/>
        </w:rPr>
        <w:t>エンタープライズ</w:t>
      </w:r>
      <w:r w:rsidRPr="007E57E9">
        <w:t>ITでのオープン ソースの利用は、2010年から倍増しています。</w:t>
      </w:r>
    </w:p>
    <w:p w:rsidR="00BF358F" w:rsidRPr="007E57E9" w:rsidRDefault="00BF358F" w:rsidP="00FB3A89">
      <w:pPr>
        <w:pStyle w:val="Ibrahim5"/>
      </w:pPr>
      <w:r w:rsidRPr="007E57E9">
        <w:rPr>
          <w:rFonts w:hint="eastAsia"/>
        </w:rPr>
        <w:t>調査した企業の</w:t>
      </w:r>
      <w:r w:rsidRPr="007E57E9">
        <w:t>78%は、オープン ソース上でビジネスを運用しています。</w:t>
      </w:r>
    </w:p>
    <w:p w:rsidR="00BF358F" w:rsidRPr="007E57E9" w:rsidRDefault="00BF358F" w:rsidP="00FB3A89">
      <w:pPr>
        <w:pStyle w:val="Ibrahim5"/>
      </w:pPr>
      <w:r w:rsidRPr="007E57E9">
        <w:t>64%が、現在、オープン ソース プロジェクトに参加しています。</w:t>
      </w:r>
    </w:p>
    <w:p w:rsidR="00BF358F" w:rsidRPr="007E57E9" w:rsidRDefault="00BF358F" w:rsidP="00FB3A89">
      <w:pPr>
        <w:pStyle w:val="Ibrahim5"/>
      </w:pPr>
      <w:r w:rsidRPr="007E57E9">
        <w:t>39%が、自社のオープン ソース プロジェクトを立ち上げています。</w:t>
      </w:r>
    </w:p>
    <w:p w:rsidR="00213F3F" w:rsidRPr="00D3574F" w:rsidRDefault="00BF358F" w:rsidP="00FB3A89">
      <w:pPr>
        <w:pStyle w:val="Ibrahim5"/>
      </w:pPr>
      <w:r w:rsidRPr="007E57E9">
        <w:rPr>
          <w:rFonts w:hint="eastAsia"/>
        </w:rPr>
        <w:t>ノースブリッジ＆ブラックダック</w:t>
      </w:r>
      <w:r w:rsidR="00C514B2">
        <w:br/>
      </w:r>
      <w:r w:rsidRPr="009B5BBC">
        <w:rPr>
          <w:rFonts w:hint="eastAsia"/>
          <w:b/>
        </w:rPr>
        <w:t>「オープン</w:t>
      </w:r>
      <w:r w:rsidRPr="009B5BBC">
        <w:rPr>
          <w:b/>
        </w:rPr>
        <w:t xml:space="preserve"> ソース未来予測2015」</w:t>
      </w:r>
    </w:p>
    <w:p w:rsidR="00213F3F" w:rsidRDefault="00213F3F" w:rsidP="00D3574F">
      <w:pPr>
        <w:pStyle w:val="a3"/>
        <w:spacing w:before="120" w:after="120"/>
        <w:jc w:val="center"/>
        <w:rPr>
          <w:b/>
          <w:sz w:val="27"/>
          <w:lang w:eastAsia="ja-JP"/>
        </w:rPr>
      </w:pPr>
    </w:p>
    <w:p w:rsidR="00213F3F" w:rsidRDefault="00C6279C" w:rsidP="00FB3A89">
      <w:pPr>
        <w:pStyle w:val="Ibrahim5"/>
        <w:rPr>
          <w:i/>
        </w:rPr>
      </w:pPr>
      <w:r w:rsidRPr="007E57E9">
        <w:rPr>
          <w:rFonts w:hint="eastAsia"/>
        </w:rPr>
        <w:t>「オープン</w:t>
      </w:r>
      <w:r w:rsidRPr="007E57E9">
        <w:t xml:space="preserve"> ソース ファースト：納税者のお金で開発された全てのソリューションは、納税者のものに（オープン ソース）」GSAにおいて開発された全てのコードは、オープン ライセンスのもとに共有されるべきであり、他の人々はそれから便益を受けることができます。加えて、自分たちが設計したソリューションとしてのオープン ソース ソフトウェアを優先的に利用していきます。</w:t>
      </w:r>
      <w:r w:rsidR="009B5BBC">
        <w:br/>
      </w:r>
      <w:r w:rsidRPr="00C514B2">
        <w:rPr>
          <w:b/>
        </w:rPr>
        <w:t>CIOオフィス 米国連邦調達庁</w:t>
      </w:r>
      <w:r w:rsidR="00C514B2" w:rsidRPr="00C514B2">
        <w:rPr>
          <w:b/>
        </w:rPr>
        <w:br/>
      </w:r>
      <w:r w:rsidRPr="007E57E9">
        <w:t>（年間660億ドルの調達を行う米国政府機関）</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C514B2" w:rsidRDefault="00914B75" w:rsidP="00FB3A89">
      <w:pPr>
        <w:pStyle w:val="Ibrahim7"/>
        <w:spacing w:before="120" w:after="120"/>
        <w:rPr>
          <w:b/>
        </w:rPr>
      </w:pPr>
      <w:r>
        <w:rPr>
          <w:rFonts w:hint="eastAsia"/>
        </w:rPr>
        <w:lastRenderedPageBreak/>
        <w:t>「ブロックチェーン技術の開発は、金融サービス業界の業務や経済構造を再定義する可能性を秘めています。業界が、もっと積極的に、もっと効率的に、もっとディジタル化を促進しようと努力している、そういう重要な時期に</w:t>
      </w:r>
      <w:ins w:id="19" w:author="Mieko Sato" w:date="2018-01-25T15:44:00Z">
        <w:r w:rsidR="00E15361">
          <w:rPr>
            <w:rFonts w:hint="eastAsia"/>
          </w:rPr>
          <w:t>オープン ソース</w:t>
        </w:r>
      </w:ins>
      <w:ins w:id="20" w:author="Mieko Sato" w:date="2018-01-25T15:24:00Z">
        <w:r w:rsidR="00361BCF">
          <w:rPr>
            <w:rFonts w:hint="eastAsia"/>
          </w:rPr>
          <w:t>は</w:t>
        </w:r>
      </w:ins>
      <w:r>
        <w:rPr>
          <w:rFonts w:hint="eastAsia"/>
        </w:rPr>
        <w:t>現れています。オープン</w:t>
      </w:r>
      <w:r>
        <w:t xml:space="preserve"> </w:t>
      </w:r>
      <w:r>
        <w:rPr>
          <w:rFonts w:hint="eastAsia"/>
        </w:rPr>
        <w:t>ソース開発は、イノベーションを加速させ、この技術の大規模な利用の促進を助けてくれるでしょう。我々は</w:t>
      </w:r>
      <w:r>
        <w:t>Hyperledger</w:t>
      </w:r>
      <w:r>
        <w:rPr>
          <w:rFonts w:hint="eastAsia"/>
        </w:rPr>
        <w:t>プロジェクトをサポートしていることに誇りを感じています。」</w:t>
      </w:r>
      <w:r w:rsidR="00FB3A89">
        <w:br/>
      </w:r>
      <w:r w:rsidRPr="00C514B2">
        <w:rPr>
          <w:rFonts w:hint="eastAsia"/>
          <w:b/>
        </w:rPr>
        <w:t>リチャード</w:t>
      </w:r>
      <w:r w:rsidRPr="00C514B2">
        <w:rPr>
          <w:b/>
        </w:rPr>
        <w:t xml:space="preserve"> </w:t>
      </w:r>
      <w:r w:rsidRPr="00C514B2">
        <w:rPr>
          <w:rFonts w:hint="eastAsia"/>
          <w:b/>
        </w:rPr>
        <w:t>ラム</w:t>
      </w:r>
      <w:ins w:id="21" w:author="Mieko Sato" w:date="2018-01-25T16:55:00Z">
        <w:r w:rsidR="008971C1" w:rsidRPr="00DD1695">
          <w:rPr>
            <w:rFonts w:hint="eastAsia"/>
            <w:b/>
            <w:highlight w:val="yellow"/>
            <w:rPrChange w:id="22" w:author="Mieko Sato" w:date="2018-01-25T17:21:00Z">
              <w:rPr>
                <w:rFonts w:hint="eastAsia"/>
                <w:b/>
              </w:rPr>
            </w:rPrChange>
          </w:rPr>
          <w:t>（</w:t>
        </w:r>
        <w:r w:rsidR="008971C1" w:rsidRPr="00DD1695">
          <w:rPr>
            <w:b/>
            <w:highlight w:val="yellow"/>
            <w:rPrChange w:id="23" w:author="Mieko Sato" w:date="2018-01-25T17:21:00Z">
              <w:rPr>
                <w:b/>
              </w:rPr>
            </w:rPrChange>
          </w:rPr>
          <w:t>Accenture</w:t>
        </w:r>
      </w:ins>
      <w:ins w:id="24" w:author="Mieko Sato" w:date="2018-01-25T16:56:00Z">
        <w:r w:rsidR="008971C1" w:rsidRPr="00DD1695">
          <w:rPr>
            <w:rFonts w:hint="eastAsia"/>
            <w:b/>
            <w:highlight w:val="yellow"/>
            <w:rPrChange w:id="25" w:author="Mieko Sato" w:date="2018-01-25T17:21:00Z">
              <w:rPr>
                <w:rFonts w:hint="eastAsia"/>
                <w:b/>
              </w:rPr>
            </w:rPrChange>
          </w:rPr>
          <w:t>社</w:t>
        </w:r>
        <w:r w:rsidR="008971C1" w:rsidRPr="00DD1695">
          <w:rPr>
            <w:b/>
            <w:highlight w:val="yellow"/>
            <w:rPrChange w:id="26" w:author="Mieko Sato" w:date="2018-01-25T17:21:00Z">
              <w:rPr>
                <w:b/>
              </w:rPr>
            </w:rPrChange>
          </w:rPr>
          <w:t xml:space="preserve"> </w:t>
        </w:r>
        <w:r w:rsidR="008971C1" w:rsidRPr="00DD1695">
          <w:rPr>
            <w:rFonts w:hint="eastAsia"/>
            <w:b/>
            <w:highlight w:val="yellow"/>
            <w:rPrChange w:id="27" w:author="Mieko Sato" w:date="2018-01-25T17:21:00Z">
              <w:rPr>
                <w:rFonts w:hint="eastAsia"/>
                <w:b/>
              </w:rPr>
            </w:rPrChange>
          </w:rPr>
          <w:t>財務サービス担当チーフ</w:t>
        </w:r>
        <w:r w:rsidR="008971C1" w:rsidRPr="00DD1695">
          <w:rPr>
            <w:b/>
            <w:highlight w:val="yellow"/>
            <w:rPrChange w:id="28" w:author="Mieko Sato" w:date="2018-01-25T17:21:00Z">
              <w:rPr>
                <w:b/>
              </w:rPr>
            </w:rPrChange>
          </w:rPr>
          <w:t xml:space="preserve"> </w:t>
        </w:r>
        <w:r w:rsidR="008971C1" w:rsidRPr="00DD1695">
          <w:rPr>
            <w:rFonts w:hint="eastAsia"/>
            <w:b/>
            <w:highlight w:val="yellow"/>
            <w:rPrChange w:id="29" w:author="Mieko Sato" w:date="2018-01-25T17:21:00Z">
              <w:rPr>
                <w:rFonts w:hint="eastAsia"/>
                <w:b/>
              </w:rPr>
            </w:rPrChange>
          </w:rPr>
          <w:t>エグゼクティブ）</w:t>
        </w:r>
      </w:ins>
      <w:del w:id="30" w:author="Mieko Sato" w:date="2018-01-25T16:56:00Z">
        <w:r w:rsidRPr="00DD1695" w:rsidDel="008971C1">
          <w:rPr>
            <w:b/>
            <w:highlight w:val="yellow"/>
            <w:rPrChange w:id="31" w:author="Mieko Sato" w:date="2018-01-25T17:21:00Z">
              <w:rPr>
                <w:b/>
              </w:rPr>
            </w:rPrChange>
          </w:rPr>
          <w:delText xml:space="preserve">, Chief Executive, </w:delText>
        </w:r>
        <w:r w:rsidRPr="00DD1695" w:rsidDel="008971C1">
          <w:rPr>
            <w:rFonts w:hint="eastAsia"/>
            <w:b/>
            <w:highlight w:val="yellow"/>
            <w:rPrChange w:id="32" w:author="Mieko Sato" w:date="2018-01-25T17:21:00Z">
              <w:rPr>
                <w:rFonts w:hint="eastAsia"/>
                <w:b/>
              </w:rPr>
            </w:rPrChange>
          </w:rPr>
          <w:delText>財務サービス</w:delText>
        </w:r>
        <w:r w:rsidRPr="00DD1695" w:rsidDel="008971C1">
          <w:rPr>
            <w:b/>
            <w:highlight w:val="yellow"/>
            <w:rPrChange w:id="33" w:author="Mieko Sato" w:date="2018-01-25T17:21:00Z">
              <w:rPr>
                <w:b/>
              </w:rPr>
            </w:rPrChange>
          </w:rPr>
          <w:delText>, Accenture</w:delText>
        </w:r>
      </w:del>
    </w:p>
    <w:p w:rsidR="00213F3F" w:rsidRDefault="00213F3F" w:rsidP="00FB3A89">
      <w:pPr>
        <w:pStyle w:val="Ibrahim0"/>
        <w:spacing w:before="120" w:after="120"/>
      </w:pPr>
    </w:p>
    <w:p w:rsidR="00213F3F" w:rsidRPr="00FB3A89" w:rsidRDefault="00914B75" w:rsidP="00FB3A89">
      <w:pPr>
        <w:pStyle w:val="Ibrahim5"/>
      </w:pPr>
      <w:r w:rsidRPr="00FB3A89">
        <w:rPr>
          <w:rFonts w:hint="eastAsia"/>
        </w:rPr>
        <w:t>「成長し活気ある開発コミュニティへのメンバー投資から、</w:t>
      </w:r>
      <w:r w:rsidRPr="00FB3A89">
        <w:t>Dronecode</w:t>
      </w:r>
      <w:r w:rsidRPr="00FB3A89">
        <w:rPr>
          <w:rFonts w:hint="eastAsia"/>
        </w:rPr>
        <w:t>プロジェクトの初年度はかなりエキサイティングなものです。共通プラットフォームを確立するために共に努力し、オープン</w:t>
      </w:r>
      <w:r w:rsidRPr="00FB3A89">
        <w:t xml:space="preserve"> </w:t>
      </w:r>
      <w:r w:rsidRPr="00FB3A89">
        <w:rPr>
          <w:rFonts w:hint="eastAsia"/>
        </w:rPr>
        <w:t>ソース</w:t>
      </w:r>
      <w:r w:rsidRPr="00FB3A89">
        <w:t xml:space="preserve"> </w:t>
      </w:r>
      <w:r w:rsidRPr="00FB3A89">
        <w:rPr>
          <w:rFonts w:hint="eastAsia"/>
        </w:rPr>
        <w:t>ベスト</w:t>
      </w:r>
      <w:r w:rsidRPr="00FB3A89">
        <w:t xml:space="preserve"> </w:t>
      </w:r>
      <w:r w:rsidRPr="00FB3A89">
        <w:rPr>
          <w:rFonts w:hint="eastAsia"/>
        </w:rPr>
        <w:t>プラクティスを利用することで、カメラからクラウドにまで広がるドローン</w:t>
      </w:r>
      <w:r w:rsidRPr="00FB3A89">
        <w:t xml:space="preserve"> </w:t>
      </w:r>
      <w:r w:rsidRPr="00FB3A89">
        <w:rPr>
          <w:rFonts w:hint="eastAsia"/>
        </w:rPr>
        <w:t>アプリケーションの基盤を確立することができます。</w:t>
      </w:r>
      <w:r w:rsidRPr="00FB3A89">
        <w:t>Dronecode</w:t>
      </w:r>
      <w:r w:rsidRPr="00FB3A89">
        <w:rPr>
          <w:rFonts w:hint="eastAsia"/>
        </w:rPr>
        <w:t>の「フルスタック」プラットフォーム</w:t>
      </w:r>
      <w:r w:rsidRPr="00FB3A89">
        <w:t xml:space="preserve"> </w:t>
      </w:r>
      <w:r w:rsidRPr="00FB3A89">
        <w:rPr>
          <w:rFonts w:hint="eastAsia"/>
        </w:rPr>
        <w:t>アプローチは、メンバーのハードウェアとソフトウェアのイノベーションを結合しており、自律的で、環境を認識し、継続的にネット接続されている新世代ドローンを作り出すことでしょう。それは、飛行する</w:t>
      </w:r>
      <w:r w:rsidRPr="00FB3A89">
        <w:t>IoT</w:t>
      </w:r>
      <w:r w:rsidRPr="00FB3A89">
        <w:rPr>
          <w:rFonts w:hint="eastAsia"/>
        </w:rPr>
        <w:t>です。」</w:t>
      </w:r>
      <w:r w:rsidR="00FB3A89" w:rsidRPr="00FB3A89">
        <w:br/>
      </w:r>
      <w:r w:rsidRPr="00FB3A89">
        <w:rPr>
          <w:rFonts w:hint="eastAsia"/>
          <w:b/>
        </w:rPr>
        <w:t>クリス</w:t>
      </w:r>
      <w:r w:rsidRPr="00FB3A89">
        <w:rPr>
          <w:b/>
        </w:rPr>
        <w:t xml:space="preserve"> </w:t>
      </w:r>
      <w:r w:rsidRPr="00FB3A89">
        <w:rPr>
          <w:rFonts w:hint="eastAsia"/>
          <w:b/>
        </w:rPr>
        <w:t>アンダーセン</w:t>
      </w:r>
      <w:ins w:id="34" w:author="Mieko Sato" w:date="2018-01-25T16:56:00Z">
        <w:r w:rsidR="008971C1" w:rsidRPr="00DD1695">
          <w:rPr>
            <w:rFonts w:hint="eastAsia"/>
            <w:b/>
            <w:highlight w:val="yellow"/>
            <w:rPrChange w:id="35" w:author="Mieko Sato" w:date="2018-01-25T17:21:00Z">
              <w:rPr>
                <w:rFonts w:hint="eastAsia"/>
                <w:b/>
              </w:rPr>
            </w:rPrChange>
          </w:rPr>
          <w:t>（３</w:t>
        </w:r>
        <w:r w:rsidR="008971C1" w:rsidRPr="00DD1695">
          <w:rPr>
            <w:b/>
            <w:highlight w:val="yellow"/>
            <w:rPrChange w:id="36" w:author="Mieko Sato" w:date="2018-01-25T17:21:00Z">
              <w:rPr>
                <w:b/>
              </w:rPr>
            </w:rPrChange>
          </w:rPr>
          <w:t>DR</w:t>
        </w:r>
      </w:ins>
      <w:ins w:id="37" w:author="Mieko Sato" w:date="2018-01-25T16:57:00Z">
        <w:r w:rsidR="008971C1" w:rsidRPr="00DD1695">
          <w:rPr>
            <w:rFonts w:hint="eastAsia"/>
            <w:b/>
            <w:highlight w:val="yellow"/>
            <w:rPrChange w:id="38" w:author="Mieko Sato" w:date="2018-01-25T17:21:00Z">
              <w:rPr>
                <w:rFonts w:hint="eastAsia"/>
                <w:b/>
              </w:rPr>
            </w:rPrChange>
          </w:rPr>
          <w:t>社</w:t>
        </w:r>
        <w:r w:rsidR="008971C1" w:rsidRPr="00DD1695">
          <w:rPr>
            <w:b/>
            <w:highlight w:val="yellow"/>
            <w:rPrChange w:id="39" w:author="Mieko Sato" w:date="2018-01-25T17:21:00Z">
              <w:rPr>
                <w:b/>
              </w:rPr>
            </w:rPrChange>
          </w:rPr>
          <w:t xml:space="preserve"> </w:t>
        </w:r>
      </w:ins>
      <w:del w:id="40" w:author="Mieko Sato" w:date="2018-01-25T16:57:00Z">
        <w:r w:rsidRPr="00DD1695" w:rsidDel="008971C1">
          <w:rPr>
            <w:rFonts w:hint="eastAsia"/>
            <w:b/>
            <w:highlight w:val="yellow"/>
            <w:rPrChange w:id="41" w:author="Mieko Sato" w:date="2018-01-25T17:21:00Z">
              <w:rPr>
                <w:rFonts w:hint="eastAsia"/>
                <w:b/>
              </w:rPr>
            </w:rPrChange>
          </w:rPr>
          <w:delText xml:space="preserve">　</w:delText>
        </w:r>
      </w:del>
      <w:r w:rsidRPr="00DD1695">
        <w:rPr>
          <w:b/>
          <w:highlight w:val="yellow"/>
          <w:rPrChange w:id="42" w:author="Mieko Sato" w:date="2018-01-25T17:21:00Z">
            <w:rPr>
              <w:b/>
            </w:rPr>
          </w:rPrChange>
        </w:rPr>
        <w:t>CEO</w:t>
      </w:r>
      <w:ins w:id="43" w:author="Mieko Sato" w:date="2018-01-25T16:57:00Z">
        <w:r w:rsidR="008971C1" w:rsidRPr="00DD1695">
          <w:rPr>
            <w:rFonts w:hint="eastAsia"/>
            <w:b/>
            <w:highlight w:val="yellow"/>
            <w:rPrChange w:id="44" w:author="Mieko Sato" w:date="2018-01-25T17:21:00Z">
              <w:rPr>
                <w:rFonts w:hint="eastAsia"/>
                <w:b/>
              </w:rPr>
            </w:rPrChange>
          </w:rPr>
          <w:t>）</w:t>
        </w:r>
      </w:ins>
      <w:del w:id="45" w:author="Mieko Sato" w:date="2018-01-25T16:57:00Z">
        <w:r w:rsidRPr="00FB3A89" w:rsidDel="008971C1">
          <w:rPr>
            <w:rFonts w:hint="eastAsia"/>
            <w:b/>
          </w:rPr>
          <w:delText xml:space="preserve">　</w:delText>
        </w:r>
        <w:r w:rsidRPr="00FB3A89" w:rsidDel="008971C1">
          <w:rPr>
            <w:b/>
          </w:rPr>
          <w:delText>3DR</w:delText>
        </w:r>
      </w:del>
      <w:r w:rsidR="00C514B2" w:rsidRPr="00FB3A89">
        <w:br/>
      </w:r>
      <w:r w:rsidRPr="00FB3A89">
        <w:rPr>
          <w:rFonts w:hint="eastAsia"/>
        </w:rPr>
        <w:t>（ワイアード</w:t>
      </w:r>
      <w:r w:rsidRPr="00FB3A89">
        <w:t xml:space="preserve"> </w:t>
      </w:r>
      <w:r w:rsidRPr="00FB3A89">
        <w:rPr>
          <w:rFonts w:hint="eastAsia"/>
        </w:rPr>
        <w:t>マガジン</w:t>
      </w:r>
      <w:r w:rsidRPr="00FB3A89">
        <w:t xml:space="preserve"> </w:t>
      </w:r>
      <w:r w:rsidRPr="00FB3A89">
        <w:rPr>
          <w:rFonts w:hint="eastAsia"/>
        </w:rPr>
        <w:t>前編集長、「ロング</w:t>
      </w:r>
      <w:r w:rsidRPr="00FB3A89">
        <w:t xml:space="preserve"> </w:t>
      </w:r>
      <w:r w:rsidRPr="00FB3A89">
        <w:rPr>
          <w:rFonts w:hint="eastAsia"/>
        </w:rPr>
        <w:t>テール」著者）</w:t>
      </w:r>
    </w:p>
    <w:p w:rsidR="0069472C" w:rsidRDefault="0069472C" w:rsidP="00FB3A89">
      <w:pPr>
        <w:pStyle w:val="Ibrahim0"/>
        <w:spacing w:before="120" w:after="120"/>
      </w:pPr>
    </w:p>
    <w:p w:rsidR="00213F3F" w:rsidRPr="00C514B2" w:rsidRDefault="00914B75" w:rsidP="00FB3A89">
      <w:pPr>
        <w:pStyle w:val="Ibrahim5"/>
      </w:pPr>
      <w:r>
        <w:rPr>
          <w:rFonts w:hint="eastAsia"/>
        </w:rPr>
        <w:t>「オープン</w:t>
      </w:r>
      <w:r>
        <w:t xml:space="preserve"> </w:t>
      </w:r>
      <w:r>
        <w:rPr>
          <w:rFonts w:hint="eastAsia"/>
        </w:rPr>
        <w:t>ソースは、我々の開発に本質的なものです。偉大なソリューションを構築するために、人々を共に作業させるパワフルなアプローチです。そこからは実際にメリットが共有されます。」</w:t>
      </w:r>
      <w:r w:rsidR="00FB3A89">
        <w:br/>
      </w:r>
      <w:r w:rsidRPr="00FB3A89">
        <w:rPr>
          <w:rFonts w:hint="eastAsia"/>
          <w:b/>
        </w:rPr>
        <w:t>ロブ</w:t>
      </w:r>
      <w:r w:rsidRPr="00FB3A89">
        <w:rPr>
          <w:b/>
        </w:rPr>
        <w:t xml:space="preserve"> </w:t>
      </w:r>
      <w:r w:rsidRPr="00FB3A89">
        <w:rPr>
          <w:rFonts w:hint="eastAsia"/>
          <w:b/>
        </w:rPr>
        <w:t>アレキサンダー</w:t>
      </w:r>
      <w:ins w:id="46" w:author="Mieko Sato" w:date="2018-01-25T16:57:00Z">
        <w:r w:rsidR="008971C1" w:rsidRPr="00DD1695">
          <w:rPr>
            <w:rFonts w:hint="eastAsia"/>
            <w:b/>
            <w:highlight w:val="yellow"/>
            <w:rPrChange w:id="47" w:author="Mieko Sato" w:date="2018-01-25T17:21:00Z">
              <w:rPr>
                <w:rFonts w:hint="eastAsia"/>
                <w:b/>
              </w:rPr>
            </w:rPrChange>
          </w:rPr>
          <w:t>（</w:t>
        </w:r>
      </w:ins>
      <w:del w:id="48" w:author="Mieko Sato" w:date="2018-01-25T16:58:00Z">
        <w:r w:rsidRPr="00DD1695" w:rsidDel="008971C1">
          <w:rPr>
            <w:b/>
            <w:highlight w:val="yellow"/>
            <w:rPrChange w:id="49" w:author="Mieko Sato" w:date="2018-01-25T17:21:00Z">
              <w:rPr>
                <w:b/>
              </w:rPr>
            </w:rPrChange>
          </w:rPr>
          <w:delText xml:space="preserve">, CIO, </w:delText>
        </w:r>
      </w:del>
      <w:r w:rsidRPr="00DD1695">
        <w:rPr>
          <w:b/>
          <w:highlight w:val="yellow"/>
          <w:rPrChange w:id="50" w:author="Mieko Sato" w:date="2018-01-25T17:21:00Z">
            <w:rPr>
              <w:b/>
            </w:rPr>
          </w:rPrChange>
        </w:rPr>
        <w:t>Capital One</w:t>
      </w:r>
      <w:ins w:id="51" w:author="Mieko Sato" w:date="2018-01-25T16:58:00Z">
        <w:r w:rsidR="008971C1" w:rsidRPr="00DD1695">
          <w:rPr>
            <w:rFonts w:hint="eastAsia"/>
            <w:b/>
            <w:highlight w:val="yellow"/>
            <w:rPrChange w:id="52" w:author="Mieko Sato" w:date="2018-01-25T17:21:00Z">
              <w:rPr>
                <w:rFonts w:hint="eastAsia"/>
                <w:b/>
              </w:rPr>
            </w:rPrChange>
          </w:rPr>
          <w:t>社</w:t>
        </w:r>
        <w:r w:rsidR="008971C1" w:rsidRPr="00DD1695">
          <w:rPr>
            <w:b/>
            <w:highlight w:val="yellow"/>
            <w:rPrChange w:id="53" w:author="Mieko Sato" w:date="2018-01-25T17:21:00Z">
              <w:rPr>
                <w:b/>
              </w:rPr>
            </w:rPrChange>
          </w:rPr>
          <w:t xml:space="preserve"> CIO）</w:t>
        </w:r>
      </w:ins>
    </w:p>
    <w:p w:rsidR="00FB3A89" w:rsidRDefault="00FB3A89" w:rsidP="00FB3A89">
      <w:pPr>
        <w:pStyle w:val="Ibrahim0"/>
        <w:spacing w:before="120" w:after="120"/>
      </w:pPr>
    </w:p>
    <w:p w:rsidR="00213F3F" w:rsidRPr="00BF072F" w:rsidRDefault="00914B75" w:rsidP="00FB3A89">
      <w:pPr>
        <w:pStyle w:val="Ibrahim0"/>
        <w:spacing w:before="120" w:after="120"/>
        <w:sectPr w:rsidR="00213F3F" w:rsidRPr="00BF072F" w:rsidSect="00AC76C4">
          <w:pgSz w:w="8400" w:h="11910"/>
          <w:pgMar w:top="440" w:right="0" w:bottom="340" w:left="0" w:header="340" w:footer="153" w:gutter="0"/>
          <w:cols w:space="720"/>
          <w:docGrid w:linePitch="299"/>
        </w:sectPr>
      </w:pPr>
      <w:r w:rsidRPr="00BF072F">
        <w:rPr>
          <w:rFonts w:hint="eastAsia"/>
        </w:rPr>
        <w:t>組織は、オープン</w:t>
      </w:r>
      <w:r w:rsidRPr="00BF072F">
        <w:t xml:space="preserve"> </w:t>
      </w:r>
      <w:r w:rsidRPr="00BF072F">
        <w:rPr>
          <w:rFonts w:hint="eastAsia"/>
        </w:rPr>
        <w:t>ソース</w:t>
      </w:r>
      <w:r w:rsidRPr="00BF072F">
        <w:t xml:space="preserve"> </w:t>
      </w:r>
      <w:r w:rsidRPr="00BF072F">
        <w:rPr>
          <w:rFonts w:hint="eastAsia"/>
        </w:rPr>
        <w:t>コミュニティへの適切な参加や、法的で責任あるやり方での参加の最善な方法についてのガイダンスを探しています。参加者は、コードと</w:t>
      </w:r>
      <w:r w:rsidRPr="00BF072F">
        <w:t>IP</w:t>
      </w:r>
      <w:r w:rsidRPr="00BF072F">
        <w:rPr>
          <w:rFonts w:hint="eastAsia"/>
        </w:rPr>
        <w:t>を共有することを望み、</w:t>
      </w:r>
      <w:r w:rsidRPr="00BF072F">
        <w:t>IP</w:t>
      </w:r>
      <w:r w:rsidRPr="00BF072F">
        <w:rPr>
          <w:rFonts w:hint="eastAsia"/>
        </w:rPr>
        <w:t>資産（商標、著作権、特許）のための、信頼のおける中立的な管理場所を必要としています。リソース</w:t>
      </w:r>
      <w:r w:rsidRPr="00BF072F">
        <w:t xml:space="preserve"> </w:t>
      </w:r>
      <w:r w:rsidRPr="00BF072F">
        <w:rPr>
          <w:rFonts w:hint="eastAsia"/>
        </w:rPr>
        <w:t>プール（財政、技術）のフレームワークを必要としています。</w:t>
      </w:r>
    </w:p>
    <w:p w:rsidR="00914B75" w:rsidRPr="00FB3A89" w:rsidRDefault="00914B75" w:rsidP="004727EB">
      <w:pPr>
        <w:pStyle w:val="Ibrahim0"/>
        <w:spacing w:beforeLines="100" w:before="240" w:after="120"/>
      </w:pPr>
      <w:r w:rsidRPr="00FB3A89">
        <w:rPr>
          <w:rFonts w:hint="eastAsia"/>
        </w:rPr>
        <w:lastRenderedPageBreak/>
        <w:t>参加者は、効果的な方法で、自分の競争者といかに協力するかについてのトレーニングを必要としています。そのためにも、本書は、オープン</w:t>
      </w:r>
      <w:r w:rsidRPr="00FB3A89">
        <w:t xml:space="preserve"> ソース ライセンスの精神と法的項目を固守しながらも、共有される価値とイノベーションを創造する最善の方法について共有理解を作り出すことに焦点を合わせています。 </w:t>
      </w:r>
    </w:p>
    <w:p w:rsidR="00213F3F" w:rsidRDefault="00213F3F">
      <w:pPr>
        <w:spacing w:before="120" w:after="120"/>
        <w:rPr>
          <w:lang w:eastAsia="ja-JP"/>
        </w:rPr>
        <w:sectPr w:rsidR="00213F3F" w:rsidSect="00654A8C">
          <w:pgSz w:w="8400" w:h="11910"/>
          <w:pgMar w:top="440" w:right="0" w:bottom="340" w:left="0" w:header="340" w:footer="153" w:gutter="0"/>
          <w:cols w:space="720"/>
          <w:docGrid w:linePitch="299"/>
        </w:sect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sz w:val="20"/>
          <w:lang w:eastAsia="ja-JP"/>
        </w:rPr>
      </w:pPr>
    </w:p>
    <w:p w:rsidR="00213F3F" w:rsidRPr="00762FF2" w:rsidRDefault="00213F3F">
      <w:pPr>
        <w:pStyle w:val="a3"/>
        <w:spacing w:before="120" w:after="120"/>
        <w:rPr>
          <w:rFonts w:ascii="Arial"/>
          <w:lang w:eastAsia="ja-JP"/>
        </w:rPr>
      </w:pPr>
    </w:p>
    <w:p w:rsidR="00213F3F" w:rsidRPr="00AC76C4" w:rsidRDefault="00A9557E" w:rsidP="00AC76C4">
      <w:pPr>
        <w:spacing w:before="120" w:after="120"/>
        <w:jc w:val="center"/>
        <w:rPr>
          <w:rFonts w:hAnsi="メイリオ"/>
          <w:lang w:eastAsia="ja-JP"/>
        </w:rPr>
        <w:sectPr w:rsidR="00213F3F" w:rsidRPr="00AC76C4">
          <w:headerReference w:type="default" r:id="rId25"/>
          <w:footerReference w:type="default" r:id="rId26"/>
          <w:pgSz w:w="8400" w:h="11910"/>
          <w:pgMar w:top="1100" w:right="1140" w:bottom="280" w:left="1140" w:header="0" w:footer="0" w:gutter="0"/>
          <w:cols w:space="720"/>
        </w:sectPr>
      </w:pPr>
      <w:bookmarkStart w:id="54" w:name="_Hlk503704300"/>
      <w:r w:rsidRPr="007E57E9">
        <w:rPr>
          <w:rFonts w:hAnsi="メイリオ" w:hint="eastAsia"/>
          <w:lang w:eastAsia="ja-JP"/>
        </w:rPr>
        <w:t>このページは意図的に空白にしてあります</w:t>
      </w:r>
      <w:bookmarkEnd w:id="54"/>
      <w:r w:rsidR="00AC76C4">
        <w:rPr>
          <w:rFonts w:hAnsi="メイリオ" w:hint="eastAsia"/>
          <w:lang w:eastAsia="ja-JP"/>
        </w:rPr>
        <w:t>。</w:t>
      </w:r>
    </w:p>
    <w:p w:rsidR="00213F3F" w:rsidRPr="009B5BBC" w:rsidRDefault="00A9557E" w:rsidP="00885D8C">
      <w:pPr>
        <w:pStyle w:val="1"/>
        <w:spacing w:before="120" w:after="120"/>
        <w:ind w:right="1701"/>
        <w:rPr>
          <w:sz w:val="32"/>
          <w:szCs w:val="32"/>
        </w:rPr>
      </w:pPr>
      <w:bookmarkStart w:id="55" w:name="Chapter_1"/>
      <w:bookmarkStart w:id="56" w:name="INTRODUCTION_TO_OPEN_SOURCE_COMPLIANCE"/>
      <w:bookmarkStart w:id="57" w:name="A_CHANGING_BUSINESS_ENVIRONMENT_"/>
      <w:bookmarkStart w:id="58" w:name="_Toc504728021"/>
      <w:bookmarkEnd w:id="55"/>
      <w:bookmarkEnd w:id="56"/>
      <w:bookmarkEnd w:id="57"/>
      <w:r w:rsidRPr="003B0BF7">
        <w:rPr>
          <w:rFonts w:hint="eastAsia"/>
        </w:rPr>
        <w:lastRenderedPageBreak/>
        <w:t>第1章</w:t>
      </w:r>
      <w:bookmarkStart w:id="59" w:name="_Toc504000613"/>
      <w:bookmarkStart w:id="60" w:name="_Toc504001800"/>
      <w:r w:rsidR="009B5BBC">
        <w:br/>
      </w:r>
      <w:r w:rsidR="00145227" w:rsidRPr="00074F24">
        <w:rPr>
          <w:color w:val="auto"/>
          <w:sz w:val="32"/>
          <w:szCs w:val="32"/>
        </w:rPr>
        <w:t>オープン ソース コンプライアンス</w:t>
      </w:r>
      <w:bookmarkEnd w:id="59"/>
      <w:bookmarkEnd w:id="60"/>
      <w:r w:rsidR="009B5BBC">
        <w:rPr>
          <w:rFonts w:hint="eastAsia"/>
          <w:color w:val="FF0000"/>
          <w:sz w:val="32"/>
          <w:szCs w:val="32"/>
        </w:rPr>
        <w:t>入門</w:t>
      </w:r>
      <w:bookmarkEnd w:id="58"/>
    </w:p>
    <w:p w:rsidR="00213F3F" w:rsidRPr="00862C79" w:rsidRDefault="00145227" w:rsidP="00597F94">
      <w:pPr>
        <w:pStyle w:val="23"/>
      </w:pPr>
      <w:bookmarkStart w:id="61" w:name="_Toc504728022"/>
      <w:r w:rsidRPr="00862C79">
        <w:rPr>
          <w:rFonts w:hint="eastAsia"/>
        </w:rPr>
        <w:t>変わりゆくビジネス環境</w:t>
      </w:r>
      <w:bookmarkEnd w:id="61"/>
    </w:p>
    <w:p w:rsidR="00213F3F" w:rsidRPr="00BF072F" w:rsidRDefault="00BC0921" w:rsidP="00FB3A89">
      <w:pPr>
        <w:pStyle w:val="Ibrahim0"/>
        <w:spacing w:before="120" w:after="120"/>
      </w:pPr>
      <w:ins w:id="62" w:author="Mieko Sato" w:date="2018-01-25T18:33:00Z">
        <w:r>
          <w:rPr>
            <w:noProof/>
          </w:rPr>
          <w:drawing>
            <wp:anchor distT="0" distB="0" distL="114300" distR="114300" simplePos="0" relativeHeight="503227272" behindDoc="0" locked="0" layoutInCell="1" allowOverlap="1" wp14:anchorId="41F710F3">
              <wp:simplePos x="0" y="0"/>
              <wp:positionH relativeFrom="column">
                <wp:posOffset>1748790</wp:posOffset>
              </wp:positionH>
              <wp:positionV relativeFrom="page">
                <wp:posOffset>3898900</wp:posOffset>
              </wp:positionV>
              <wp:extent cx="1914013" cy="2323393"/>
              <wp:effectExtent l="0" t="0" r="0" b="127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013" cy="2323393"/>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E63074" w:rsidRPr="00BF072F">
        <w:rPr>
          <w:rFonts w:hint="eastAsia"/>
        </w:rPr>
        <w:t>従来、プラットフォームやソフトウェア</w:t>
      </w:r>
      <w:r w:rsidR="00E63074" w:rsidRPr="00BF072F">
        <w:t xml:space="preserve"> </w:t>
      </w:r>
      <w:r w:rsidR="00E63074" w:rsidRPr="00BF072F">
        <w:rPr>
          <w:rFonts w:hint="eastAsia"/>
        </w:rPr>
        <w:t>スタックは</w:t>
      </w:r>
      <w:del w:id="63" w:author="Mieko Sato" w:date="2018-01-25T15:18:00Z">
        <w:r w:rsidR="00E63074" w:rsidRPr="00BF072F" w:rsidDel="00EE6B02">
          <w:rPr>
            <w:rFonts w:hint="eastAsia"/>
          </w:rPr>
          <w:delText>プロプラエタリ</w:delText>
        </w:r>
      </w:del>
      <w:ins w:id="64" w:author="Mieko Sato" w:date="2018-01-25T15:18:00Z">
        <w:r w:rsidR="00EE6B02">
          <w:rPr>
            <w:rFonts w:hint="eastAsia"/>
          </w:rPr>
          <w:t>プロプライエタリ</w:t>
        </w:r>
      </w:ins>
      <w:r w:rsidR="00E63074" w:rsidRPr="00BF072F">
        <w:rPr>
          <w:rFonts w:hint="eastAsia"/>
        </w:rPr>
        <w:t>なソフトウェアを使って実装され、内部開発されたソフトや交渉の結果であるライセンス条件によるサードパーティのソフトから成る</w:t>
      </w:r>
      <w:del w:id="65" w:author="Mieko Sato" w:date="2018-01-25T16:41:00Z">
        <w:r w:rsidR="00E63074" w:rsidRPr="00BF072F" w:rsidDel="00D56E5E">
          <w:rPr>
            <w:rFonts w:hint="eastAsia"/>
          </w:rPr>
          <w:delText>様々</w:delText>
        </w:r>
      </w:del>
      <w:ins w:id="66" w:author="Mieko Sato" w:date="2018-01-25T16:41:00Z">
        <w:r w:rsidR="00D56E5E">
          <w:rPr>
            <w:rFonts w:hint="eastAsia"/>
          </w:rPr>
          <w:t>さまざま</w:t>
        </w:r>
      </w:ins>
      <w:r w:rsidR="00E63074" w:rsidRPr="00BF072F">
        <w:rPr>
          <w:rFonts w:hint="eastAsia"/>
        </w:rPr>
        <w:t>なソフトウェアのブロックから構成されていました。ビジネス環境は予測可能で、企業は潜在的なリスクをソフトウェア</w:t>
      </w:r>
      <w:r w:rsidR="00E63074" w:rsidRPr="00BF072F">
        <w:t xml:space="preserve"> </w:t>
      </w:r>
      <w:r w:rsidR="00E63074" w:rsidRPr="00BF072F">
        <w:rPr>
          <w:rFonts w:hint="eastAsia"/>
        </w:rPr>
        <w:t>ベンダーとのライセンス交渉や契約交渉を通じて軽減していました。全てのソフトウェア</w:t>
      </w:r>
      <w:r w:rsidR="00E63074" w:rsidRPr="00BF072F">
        <w:t xml:space="preserve"> </w:t>
      </w:r>
      <w:r w:rsidR="00E63074" w:rsidRPr="00BF072F">
        <w:rPr>
          <w:rFonts w:hint="eastAsia"/>
        </w:rPr>
        <w:t>コンポーネントについて誰が提供者であるかを知るのは大変容易でした。図１は従来のハードウェア、ソフトウェアのプラットフォームについて主なブロックを示したものです。</w:t>
      </w:r>
    </w:p>
    <w:p w:rsidR="00213F3F" w:rsidRDefault="00CD422C">
      <w:pPr>
        <w:pStyle w:val="a3"/>
        <w:spacing w:before="120" w:after="120"/>
        <w:rPr>
          <w:sz w:val="9"/>
          <w:lang w:eastAsia="ja-JP"/>
        </w:rPr>
      </w:pPr>
      <w:del w:id="67" w:author="Mieko Sato" w:date="2018-01-25T18:33:00Z">
        <w:r w:rsidDel="00BC0921">
          <w:rPr>
            <w:noProof/>
          </w:rPr>
          <w:drawing>
            <wp:anchor distT="0" distB="0" distL="0" distR="0" simplePos="0" relativeHeight="251922432" behindDoc="0" locked="0" layoutInCell="1" allowOverlap="1">
              <wp:simplePos x="0" y="0"/>
              <wp:positionH relativeFrom="page">
                <wp:posOffset>1813717</wp:posOffset>
              </wp:positionH>
              <wp:positionV relativeFrom="paragraph">
                <wp:posOffset>95841</wp:posOffset>
              </wp:positionV>
              <wp:extent cx="1783460" cy="2775585"/>
              <wp:effectExtent l="0" t="0" r="0" b="0"/>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28" cstate="print"/>
                      <a:stretch>
                        <a:fillRect/>
                      </a:stretch>
                    </pic:blipFill>
                    <pic:spPr>
                      <a:xfrm>
                        <a:off x="0" y="0"/>
                        <a:ext cx="1783460" cy="2775585"/>
                      </a:xfrm>
                      <a:prstGeom prst="rect">
                        <a:avLst/>
                      </a:prstGeom>
                    </pic:spPr>
                  </pic:pic>
                </a:graphicData>
              </a:graphic>
            </wp:anchor>
          </w:drawing>
        </w:r>
      </w:del>
    </w:p>
    <w:p w:rsidR="00213F3F" w:rsidRPr="00D3574F" w:rsidRDefault="00E63074" w:rsidP="00FD43B2">
      <w:pPr>
        <w:pStyle w:val="Ibrahim2"/>
        <w:spacing w:before="120" w:after="120"/>
        <w:sectPr w:rsidR="00213F3F" w:rsidRPr="00D3574F" w:rsidSect="001F78FF">
          <w:headerReference w:type="default" r:id="rId29"/>
          <w:footerReference w:type="default" r:id="rId30"/>
          <w:pgSz w:w="8400" w:h="11910"/>
          <w:pgMar w:top="440" w:right="0" w:bottom="340" w:left="0" w:header="340" w:footer="170" w:gutter="0"/>
          <w:pgNumType w:start="16"/>
          <w:cols w:space="720"/>
          <w:docGrid w:linePitch="299"/>
        </w:sectPr>
      </w:pPr>
      <w:r w:rsidRPr="00D3574F">
        <w:rPr>
          <w:rFonts w:hint="eastAsia"/>
        </w:rPr>
        <w:t>図</w:t>
      </w:r>
      <w:r w:rsidR="00C07360">
        <w:rPr>
          <w:rFonts w:hint="eastAsia"/>
        </w:rPr>
        <w:t>1：</w:t>
      </w:r>
      <w:del w:id="68" w:author="Mieko Sato" w:date="2018-01-25T15:18:00Z">
        <w:r w:rsidRPr="00FD43B2" w:rsidDel="00EE6B02">
          <w:rPr>
            <w:rFonts w:hint="eastAsia"/>
          </w:rPr>
          <w:delText>プロプラエタリ</w:delText>
        </w:r>
      </w:del>
      <w:ins w:id="69" w:author="Mieko Sato" w:date="2018-01-25T15:18:00Z">
        <w:r w:rsidR="00EE6B02">
          <w:rPr>
            <w:rFonts w:hint="eastAsia"/>
          </w:rPr>
          <w:t>プロプライエタリ</w:t>
        </w:r>
      </w:ins>
      <w:r w:rsidRPr="00FD43B2">
        <w:rPr>
          <w:rFonts w:hint="eastAsia"/>
        </w:rPr>
        <w:t>なソフトウェアのブロックに依る従来のソフトウェア</w:t>
      </w:r>
      <w:r w:rsidRPr="00FD43B2">
        <w:t xml:space="preserve"> </w:t>
      </w:r>
      <w:r w:rsidRPr="00FD43B2">
        <w:rPr>
          <w:rFonts w:hint="eastAsia"/>
        </w:rPr>
        <w:t>プラットフォームの単純化したアーキテクチャ</w:t>
      </w:r>
    </w:p>
    <w:p w:rsidR="00D3574F" w:rsidRPr="00762FF2" w:rsidRDefault="00D3574F" w:rsidP="00762FF2">
      <w:pPr>
        <w:pStyle w:val="Ibrahim0"/>
        <w:spacing w:before="120" w:after="120"/>
      </w:pPr>
      <w:r w:rsidRPr="00762FF2">
        <w:rPr>
          <w:rFonts w:hint="eastAsia"/>
        </w:rPr>
        <w:t>時と共に企業は</w:t>
      </w:r>
      <w:del w:id="70" w:author="Mieko Sato" w:date="2018-01-25T15:44:00Z">
        <w:r w:rsidRPr="00762FF2" w:rsidDel="00E15361">
          <w:rPr>
            <w:rFonts w:hint="eastAsia"/>
          </w:rPr>
          <w:delText>オープンソース</w:delText>
        </w:r>
      </w:del>
      <w:ins w:id="71" w:author="Mieko Sato" w:date="2018-01-25T15:44:00Z">
        <w:r w:rsidR="00E15361">
          <w:rPr>
            <w:rFonts w:hint="eastAsia"/>
          </w:rPr>
          <w:t>オープン ソース</w:t>
        </w:r>
      </w:ins>
      <w:r w:rsidRPr="00762FF2">
        <w:t xml:space="preserve"> </w:t>
      </w:r>
      <w:r w:rsidRPr="00762FF2">
        <w:rPr>
          <w:rFonts w:hint="eastAsia"/>
        </w:rPr>
        <w:t>ソフトウェアを自社のプラットフォームやソフトウェア</w:t>
      </w:r>
      <w:r w:rsidRPr="00762FF2">
        <w:t xml:space="preserve"> </w:t>
      </w:r>
      <w:r w:rsidRPr="00762FF2">
        <w:rPr>
          <w:rFonts w:hint="eastAsia"/>
        </w:rPr>
        <w:t>スタックに組み込み、その恩恵に与かるようになってきました。その理由は製品ごとに</w:t>
      </w:r>
      <w:del w:id="72" w:author="Mieko Sato" w:date="2018-01-25T16:41:00Z">
        <w:r w:rsidRPr="00762FF2" w:rsidDel="00D56E5E">
          <w:rPr>
            <w:rFonts w:hint="eastAsia"/>
          </w:rPr>
          <w:delText>様々</w:delText>
        </w:r>
      </w:del>
      <w:ins w:id="73" w:author="Mieko Sato" w:date="2018-01-25T16:41:00Z">
        <w:r w:rsidR="00D56E5E">
          <w:rPr>
            <w:rFonts w:hint="eastAsia"/>
          </w:rPr>
          <w:t>さまざま</w:t>
        </w:r>
      </w:ins>
      <w:r w:rsidRPr="00762FF2">
        <w:rPr>
          <w:rFonts w:hint="eastAsia"/>
        </w:rPr>
        <w:t>ですが、</w:t>
      </w:r>
      <w:del w:id="74" w:author="Mieko Sato" w:date="2018-01-25T16:41:00Z">
        <w:r w:rsidRPr="00762FF2" w:rsidDel="00D56E5E">
          <w:rPr>
            <w:rFonts w:hint="eastAsia"/>
          </w:rPr>
          <w:delText>様々</w:delText>
        </w:r>
      </w:del>
      <w:ins w:id="75" w:author="Mieko Sato" w:date="2018-01-25T16:41:00Z">
        <w:r w:rsidR="00D56E5E">
          <w:rPr>
            <w:rFonts w:hint="eastAsia"/>
          </w:rPr>
          <w:t>さまざま</w:t>
        </w:r>
      </w:ins>
      <w:r w:rsidRPr="00762FF2">
        <w:rPr>
          <w:rFonts w:hint="eastAsia"/>
        </w:rPr>
        <w:t>な業界で共通するのは、</w:t>
      </w:r>
      <w:del w:id="76" w:author="Mieko Sato" w:date="2018-01-25T15:44:00Z">
        <w:r w:rsidRPr="00762FF2" w:rsidDel="00E15361">
          <w:rPr>
            <w:rFonts w:hint="eastAsia"/>
          </w:rPr>
          <w:delText>オープンソース</w:delText>
        </w:r>
      </w:del>
      <w:ins w:id="77" w:author="Mieko Sato" w:date="2018-01-25T15:44:00Z">
        <w:r w:rsidR="00E15361">
          <w:rPr>
            <w:rFonts w:hint="eastAsia"/>
          </w:rPr>
          <w:t>オープン ソース</w:t>
        </w:r>
      </w:ins>
      <w:r w:rsidRPr="00762FF2">
        <w:rPr>
          <w:rFonts w:hint="eastAsia"/>
        </w:rPr>
        <w:t>のコンポーネントには即座に使える卓越した特徴があったこと、分散的な開発による市場投入への時間短縮により経済的に有意の利益があったこと、そして</w:t>
      </w:r>
      <w:del w:id="78" w:author="Mieko Sato" w:date="2018-01-25T15:45:00Z">
        <w:r w:rsidRPr="00762FF2" w:rsidDel="00E15361">
          <w:rPr>
            <w:rFonts w:hint="eastAsia"/>
          </w:rPr>
          <w:delText>ソースコード</w:delText>
        </w:r>
      </w:del>
      <w:ins w:id="79" w:author="Mieko Sato" w:date="2018-01-25T15:45:00Z">
        <w:r w:rsidR="00E15361">
          <w:rPr>
            <w:rFonts w:hint="eastAsia"/>
          </w:rPr>
          <w:t>ソース コード</w:t>
        </w:r>
      </w:ins>
      <w:r w:rsidRPr="00762FF2">
        <w:rPr>
          <w:rFonts w:hint="eastAsia"/>
        </w:rPr>
        <w:t>をカスタマイズするという新しく出来ることを提供したこと、です。その結果、複数のソースによる新たな開発モデルが登場しました。その結果、複数のソースによる新たな開発モデルが登場しました。</w:t>
      </w:r>
    </w:p>
    <w:p w:rsidR="00213F3F" w:rsidRPr="0069472C" w:rsidRDefault="0069472C" w:rsidP="00FB3A89">
      <w:pPr>
        <w:pStyle w:val="Ibrahim0"/>
        <w:spacing w:before="120" w:after="120"/>
      </w:pPr>
      <w:r w:rsidRPr="0069472C">
        <w:rPr>
          <w:rFonts w:hint="eastAsia"/>
        </w:rPr>
        <w:t>この新たなモデルでは、製品は下記の任意の組み合わせとなります。</w:t>
      </w:r>
    </w:p>
    <w:p w:rsidR="0069472C" w:rsidRDefault="0069472C" w:rsidP="00FB3A89">
      <w:pPr>
        <w:pStyle w:val="Ibrahim"/>
        <w:spacing w:before="120"/>
      </w:pPr>
      <w:r>
        <w:rPr>
          <w:rFonts w:hint="eastAsia"/>
        </w:rPr>
        <w:t>その製品やサービスを作る企業が開発した</w:t>
      </w:r>
      <w:del w:id="80" w:author="Mieko Sato" w:date="2018-01-25T15:18:00Z">
        <w:r w:rsidDel="00EE6B02">
          <w:rPr>
            <w:rFonts w:hint="eastAsia"/>
          </w:rPr>
          <w:delText>プロプラエタリ</w:delText>
        </w:r>
      </w:del>
      <w:ins w:id="81" w:author="Mieko Sato" w:date="2018-01-25T15:18:00Z">
        <w:r w:rsidR="00EE6B02">
          <w:rPr>
            <w:rFonts w:hint="eastAsia"/>
          </w:rPr>
          <w:t>プロプライエタリ</w:t>
        </w:r>
      </w:ins>
      <w:r>
        <w:t xml:space="preserve"> </w:t>
      </w:r>
      <w:r>
        <w:rPr>
          <w:rFonts w:hint="eastAsia"/>
        </w:rPr>
        <w:t>コード</w:t>
      </w:r>
    </w:p>
    <w:p w:rsidR="0069472C" w:rsidRDefault="0069472C" w:rsidP="00FB3A89">
      <w:pPr>
        <w:pStyle w:val="Ibrahim"/>
        <w:spacing w:before="120"/>
      </w:pPr>
      <w:r>
        <w:rPr>
          <w:rFonts w:hint="eastAsia"/>
        </w:rPr>
        <w:t>元々はその企業により</w:t>
      </w:r>
      <w:del w:id="82" w:author="Mieko Sato" w:date="2018-01-25T15:44:00Z">
        <w:r w:rsidDel="00E15361">
          <w:rPr>
            <w:rFonts w:hint="eastAsia"/>
          </w:rPr>
          <w:delText>オープンソース</w:delText>
        </w:r>
      </w:del>
      <w:ins w:id="83" w:author="Mieko Sato" w:date="2018-01-25T15:44:00Z">
        <w:r w:rsidR="00E15361">
          <w:rPr>
            <w:rFonts w:hint="eastAsia"/>
          </w:rPr>
          <w:t>オープン ソース</w:t>
        </w:r>
      </w:ins>
      <w:r>
        <w:t xml:space="preserve"> </w:t>
      </w:r>
      <w:r>
        <w:rPr>
          <w:rFonts w:hint="eastAsia"/>
        </w:rPr>
        <w:t>ライセンス下で</w:t>
      </w:r>
      <w:del w:id="84" w:author="Mieko Sato" w:date="2018-01-25T15:44:00Z">
        <w:r w:rsidDel="00E15361">
          <w:rPr>
            <w:rFonts w:hint="eastAsia"/>
          </w:rPr>
          <w:delText>オープンソース</w:delText>
        </w:r>
      </w:del>
      <w:ins w:id="85" w:author="Mieko Sato" w:date="2018-01-25T15:44:00Z">
        <w:r w:rsidR="00E15361">
          <w:rPr>
            <w:rFonts w:hint="eastAsia"/>
          </w:rPr>
          <w:t>オープン ソース</w:t>
        </w:r>
      </w:ins>
      <w:r>
        <w:t xml:space="preserve"> </w:t>
      </w:r>
      <w:r>
        <w:rPr>
          <w:rFonts w:hint="eastAsia"/>
        </w:rPr>
        <w:t>コンポーネントを統合したり適用したりすることで開発されたが、上流の</w:t>
      </w:r>
      <w:del w:id="86" w:author="Mieko Sato" w:date="2018-01-25T15:44:00Z">
        <w:r w:rsidDel="00E15361">
          <w:rPr>
            <w:rFonts w:hint="eastAsia"/>
          </w:rPr>
          <w:delText>オープンソース</w:delText>
        </w:r>
      </w:del>
      <w:ins w:id="87" w:author="Mieko Sato" w:date="2018-01-25T15:44:00Z">
        <w:r w:rsidR="00E15361">
          <w:rPr>
            <w:rFonts w:hint="eastAsia"/>
          </w:rPr>
          <w:t>オープン ソース</w:t>
        </w:r>
      </w:ins>
      <w:r>
        <w:rPr>
          <w:rFonts w:hint="eastAsia"/>
        </w:rPr>
        <w:t>プロジェクトに寄付されず戻されなかった</w:t>
      </w:r>
      <w:del w:id="88" w:author="Mieko Sato" w:date="2018-01-25T15:18:00Z">
        <w:r w:rsidDel="00EE6B02">
          <w:rPr>
            <w:rFonts w:hint="eastAsia"/>
          </w:rPr>
          <w:delText>プロプラエタリ</w:delText>
        </w:r>
      </w:del>
      <w:ins w:id="89" w:author="Mieko Sato" w:date="2018-01-25T15:18:00Z">
        <w:r w:rsidR="00EE6B02">
          <w:rPr>
            <w:rFonts w:hint="eastAsia"/>
          </w:rPr>
          <w:t>プロプライエタリ</w:t>
        </w:r>
      </w:ins>
      <w:r>
        <w:t xml:space="preserve"> </w:t>
      </w:r>
      <w:r>
        <w:rPr>
          <w:rFonts w:hint="eastAsia"/>
        </w:rPr>
        <w:t>コード</w:t>
      </w:r>
    </w:p>
    <w:p w:rsidR="0069472C" w:rsidRDefault="0069472C" w:rsidP="00FB3A89">
      <w:pPr>
        <w:pStyle w:val="Ibrahim"/>
        <w:spacing w:before="120"/>
      </w:pPr>
      <w:r>
        <w:rPr>
          <w:rFonts w:hint="eastAsia"/>
        </w:rPr>
        <w:t>サードパーティ</w:t>
      </w:r>
      <w:r>
        <w:t xml:space="preserve"> </w:t>
      </w:r>
      <w:r>
        <w:rPr>
          <w:rFonts w:hint="eastAsia"/>
        </w:rPr>
        <w:t>ソフトウェア</w:t>
      </w:r>
      <w:r>
        <w:t xml:space="preserve"> </w:t>
      </w:r>
      <w:r>
        <w:rPr>
          <w:rFonts w:hint="eastAsia"/>
        </w:rPr>
        <w:t>プロバイダ</w:t>
      </w:r>
      <w:ins w:id="90" w:author="Mieko Sato" w:date="2018-01-25T16:23:00Z">
        <w:r w:rsidR="007A72D6">
          <w:rPr>
            <w:rFonts w:hint="eastAsia"/>
          </w:rPr>
          <w:t>ー</w:t>
        </w:r>
      </w:ins>
      <w:r>
        <w:rPr>
          <w:rFonts w:hint="eastAsia"/>
        </w:rPr>
        <w:t>により開発され、製品やサービスを作る企業が商用ライセンスの下で受領したサードパーティの商用コード</w:t>
      </w:r>
    </w:p>
    <w:p w:rsidR="00213F3F" w:rsidRPr="0069472C" w:rsidRDefault="0069472C" w:rsidP="00FB3A89">
      <w:pPr>
        <w:pStyle w:val="Ibrahim"/>
        <w:spacing w:before="120"/>
      </w:pPr>
      <w:r>
        <w:t xml:space="preserve"> </w:t>
      </w:r>
      <w:del w:id="91" w:author="Mieko Sato" w:date="2018-01-25T15:44:00Z">
        <w:r w:rsidDel="00E15361">
          <w:rPr>
            <w:rFonts w:hint="eastAsia"/>
          </w:rPr>
          <w:delText>オープンソース</w:delText>
        </w:r>
      </w:del>
      <w:ins w:id="92" w:author="Mieko Sato" w:date="2018-01-25T15:44:00Z">
        <w:r w:rsidR="00E15361">
          <w:rPr>
            <w:rFonts w:hint="eastAsia"/>
          </w:rPr>
          <w:t>オープン ソース</w:t>
        </w:r>
      </w:ins>
      <w:r>
        <w:t xml:space="preserve"> </w:t>
      </w:r>
      <w:r>
        <w:rPr>
          <w:rFonts w:hint="eastAsia"/>
        </w:rPr>
        <w:t>コミュニティにより開発され、製品やサービスを作る企業が</w:t>
      </w:r>
      <w:del w:id="93" w:author="Mieko Sato" w:date="2018-01-25T15:44:00Z">
        <w:r w:rsidDel="00E15361">
          <w:rPr>
            <w:rFonts w:hint="eastAsia"/>
          </w:rPr>
          <w:delText>オープンソース</w:delText>
        </w:r>
      </w:del>
      <w:ins w:id="94" w:author="Mieko Sato" w:date="2018-01-25T15:44:00Z">
        <w:r w:rsidR="00E15361">
          <w:rPr>
            <w:rFonts w:hint="eastAsia"/>
          </w:rPr>
          <w:t>オープン ソース</w:t>
        </w:r>
      </w:ins>
      <w:r>
        <w:t xml:space="preserve"> </w:t>
      </w:r>
      <w:r>
        <w:rPr>
          <w:rFonts w:hint="eastAsia"/>
        </w:rPr>
        <w:t>ライセンスの下で受領した</w:t>
      </w:r>
      <w:del w:id="95" w:author="Mieko Sato" w:date="2018-01-25T15:44:00Z">
        <w:r w:rsidDel="00E15361">
          <w:rPr>
            <w:rFonts w:hint="eastAsia"/>
          </w:rPr>
          <w:delText>オープンソース</w:delText>
        </w:r>
      </w:del>
      <w:ins w:id="96" w:author="Mieko Sato" w:date="2018-01-25T15:44:00Z">
        <w:r w:rsidR="00E15361">
          <w:rPr>
            <w:rFonts w:hint="eastAsia"/>
          </w:rPr>
          <w:t>オープン ソース</w:t>
        </w:r>
      </w:ins>
      <w:r>
        <w:t xml:space="preserve"> </w:t>
      </w:r>
      <w:r>
        <w:rPr>
          <w:rFonts w:hint="eastAsia"/>
        </w:rPr>
        <w:t>コード</w:t>
      </w:r>
    </w:p>
    <w:p w:rsidR="0069472C" w:rsidRDefault="0069472C" w:rsidP="00FB3A89">
      <w:pPr>
        <w:pStyle w:val="Ibrahim0"/>
        <w:spacing w:before="120" w:after="120"/>
      </w:pPr>
    </w:p>
    <w:p w:rsidR="00BF072F" w:rsidRPr="008B5475" w:rsidRDefault="00BF072F" w:rsidP="00FB3A89">
      <w:pPr>
        <w:pStyle w:val="Ibrahim0"/>
        <w:spacing w:before="120" w:after="120"/>
      </w:pPr>
      <w:r w:rsidRPr="008B5475">
        <w:rPr>
          <w:rFonts w:hint="eastAsia"/>
        </w:rPr>
        <w:t>図２（次ページ）に複数のソースによる開発モデル、および入ってくる</w:t>
      </w:r>
      <w:del w:id="97" w:author="Mieko Sato" w:date="2018-01-25T15:45:00Z">
        <w:r w:rsidRPr="008B5475" w:rsidDel="00E15361">
          <w:rPr>
            <w:rFonts w:hint="eastAsia"/>
          </w:rPr>
          <w:delText>ソースコード</w:delText>
        </w:r>
      </w:del>
      <w:ins w:id="98" w:author="Mieko Sato" w:date="2018-01-25T15:45:00Z">
        <w:r w:rsidR="00E15361">
          <w:rPr>
            <w:rFonts w:hint="eastAsia"/>
          </w:rPr>
          <w:t>ソース コード</w:t>
        </w:r>
      </w:ins>
      <w:r w:rsidRPr="008B5475">
        <w:rPr>
          <w:rFonts w:hint="eastAsia"/>
        </w:rPr>
        <w:t>の</w:t>
      </w:r>
      <w:del w:id="99" w:author="Mieko Sato" w:date="2018-01-25T16:41:00Z">
        <w:r w:rsidRPr="008B5475" w:rsidDel="00D56E5E">
          <w:rPr>
            <w:rFonts w:hint="eastAsia"/>
          </w:rPr>
          <w:delText>様々</w:delText>
        </w:r>
      </w:del>
      <w:ins w:id="100" w:author="Mieko Sato" w:date="2018-01-25T16:41:00Z">
        <w:r w:rsidR="00D56E5E">
          <w:rPr>
            <w:rFonts w:hint="eastAsia"/>
          </w:rPr>
          <w:t>さまざま</w:t>
        </w:r>
      </w:ins>
      <w:r w:rsidRPr="008B5475">
        <w:rPr>
          <w:rFonts w:hint="eastAsia"/>
        </w:rPr>
        <w:t>な組み合わせを示します。</w:t>
      </w:r>
    </w:p>
    <w:p w:rsidR="00213F3F" w:rsidRPr="008B5475" w:rsidRDefault="00BF072F" w:rsidP="00FB3A89">
      <w:pPr>
        <w:pStyle w:val="Ibrahim0"/>
        <w:spacing w:before="120" w:after="120"/>
        <w:sectPr w:rsidR="00213F3F" w:rsidRPr="008B5475" w:rsidSect="00502E31">
          <w:pgSz w:w="8400" w:h="11910"/>
          <w:pgMar w:top="440" w:right="0" w:bottom="340" w:left="0" w:header="340" w:footer="153" w:gutter="0"/>
          <w:cols w:space="720"/>
          <w:docGrid w:linePitch="299"/>
        </w:sectPr>
      </w:pPr>
      <w:r w:rsidRPr="008B5475">
        <w:rPr>
          <w:rFonts w:hint="eastAsia"/>
        </w:rPr>
        <w:t>この開発モデルでは、</w:t>
      </w:r>
      <w:del w:id="101" w:author="Mieko Sato" w:date="2018-01-25T15:49:00Z">
        <w:r w:rsidRPr="008B5475" w:rsidDel="005006E3">
          <w:rPr>
            <w:rFonts w:hint="eastAsia"/>
          </w:rPr>
          <w:delText>ソフトウェアコンポーネント</w:delText>
        </w:r>
      </w:del>
      <w:ins w:id="102" w:author="Mieko Sato" w:date="2018-01-25T15:49:00Z">
        <w:r w:rsidR="005006E3">
          <w:rPr>
            <w:rFonts w:hint="eastAsia"/>
          </w:rPr>
          <w:t>ソフトウェア コンポーネント</w:t>
        </w:r>
      </w:ins>
      <w:r w:rsidRPr="008B5475">
        <w:rPr>
          <w:rFonts w:hint="eastAsia"/>
        </w:rPr>
        <w:t>は任意の数の出所から来た、</w:t>
      </w:r>
      <w:del w:id="103" w:author="Mieko Sato" w:date="2018-01-25T16:41:00Z">
        <w:r w:rsidRPr="008B5475" w:rsidDel="00D56E5E">
          <w:rPr>
            <w:rFonts w:hint="eastAsia"/>
          </w:rPr>
          <w:delText>様々</w:delText>
        </w:r>
      </w:del>
      <w:ins w:id="104" w:author="Mieko Sato" w:date="2018-01-25T16:41:00Z">
        <w:r w:rsidR="00D56E5E">
          <w:rPr>
            <w:rFonts w:hint="eastAsia"/>
          </w:rPr>
          <w:t>さまざま</w:t>
        </w:r>
      </w:ins>
      <w:r w:rsidRPr="008B5475">
        <w:rPr>
          <w:rFonts w:hint="eastAsia"/>
        </w:rPr>
        <w:t>なライセンス下でライセンスされた</w:t>
      </w:r>
      <w:del w:id="105" w:author="Mieko Sato" w:date="2018-01-25T15:45:00Z">
        <w:r w:rsidRPr="008B5475" w:rsidDel="00E15361">
          <w:rPr>
            <w:rFonts w:hint="eastAsia"/>
          </w:rPr>
          <w:delText>ソースコード</w:delText>
        </w:r>
      </w:del>
      <w:ins w:id="106" w:author="Mieko Sato" w:date="2018-01-25T15:45:00Z">
        <w:r w:rsidR="00E15361">
          <w:rPr>
            <w:rFonts w:hint="eastAsia"/>
          </w:rPr>
          <w:t>ソース コード</w:t>
        </w:r>
      </w:ins>
      <w:r w:rsidRPr="008B5475">
        <w:rPr>
          <w:rFonts w:hint="eastAsia"/>
        </w:rPr>
        <w:t>から構成されえます。たとえば、</w:t>
      </w:r>
      <w:del w:id="107" w:author="Mieko Sato" w:date="2018-01-25T15:49:00Z">
        <w:r w:rsidRPr="008B5475" w:rsidDel="005006E3">
          <w:rPr>
            <w:rFonts w:hint="eastAsia"/>
          </w:rPr>
          <w:delText>ソフトウェアコンポーネント</w:delText>
        </w:r>
      </w:del>
      <w:ins w:id="108" w:author="Mieko Sato" w:date="2018-01-25T15:49:00Z">
        <w:r w:rsidR="005006E3">
          <w:rPr>
            <w:rFonts w:hint="eastAsia"/>
          </w:rPr>
          <w:t>ソフトウェア コンポーネント</w:t>
        </w:r>
      </w:ins>
      <w:r w:rsidRPr="008B5475">
        <w:t>A</w:t>
      </w:r>
      <w:r w:rsidRPr="008B5475">
        <w:rPr>
          <w:rFonts w:hint="eastAsia"/>
        </w:rPr>
        <w:t>はサードパーティの</w:t>
      </w:r>
      <w:del w:id="109" w:author="Mieko Sato" w:date="2018-01-25T15:18:00Z">
        <w:r w:rsidRPr="008B5475" w:rsidDel="00EE6B02">
          <w:rPr>
            <w:rFonts w:hint="eastAsia"/>
          </w:rPr>
          <w:delText>プロプラエタリ</w:delText>
        </w:r>
      </w:del>
      <w:ins w:id="110" w:author="Mieko Sato" w:date="2018-01-25T15:18:00Z">
        <w:r w:rsidR="00EE6B02">
          <w:rPr>
            <w:rFonts w:hint="eastAsia"/>
          </w:rPr>
          <w:t>プロプライエタリ</w:t>
        </w:r>
      </w:ins>
      <w:r w:rsidRPr="008B5475">
        <w:t xml:space="preserve"> </w:t>
      </w:r>
      <w:del w:id="111" w:author="Mieko Sato" w:date="2018-01-25T15:45:00Z">
        <w:r w:rsidRPr="008B5475" w:rsidDel="00E15361">
          <w:rPr>
            <w:rFonts w:hint="eastAsia"/>
          </w:rPr>
          <w:delText>ソースコード</w:delText>
        </w:r>
      </w:del>
      <w:ins w:id="112" w:author="Mieko Sato" w:date="2018-01-25T15:45:00Z">
        <w:r w:rsidR="00E15361">
          <w:rPr>
            <w:rFonts w:hint="eastAsia"/>
          </w:rPr>
          <w:t>ソース コード</w:t>
        </w:r>
      </w:ins>
      <w:r w:rsidRPr="008B5475">
        <w:rPr>
          <w:rFonts w:hint="eastAsia"/>
        </w:rPr>
        <w:t>に加え</w:t>
      </w:r>
      <w:del w:id="113" w:author="Mieko Sato" w:date="2018-01-25T15:18:00Z">
        <w:r w:rsidRPr="008B5475" w:rsidDel="00EE6B02">
          <w:rPr>
            <w:rFonts w:hint="eastAsia"/>
          </w:rPr>
          <w:delText>プロプラエタリ</w:delText>
        </w:r>
      </w:del>
      <w:ins w:id="114" w:author="Mieko Sato" w:date="2018-01-25T15:18:00Z">
        <w:r w:rsidR="00EE6B02">
          <w:rPr>
            <w:rFonts w:hint="eastAsia"/>
          </w:rPr>
          <w:t>プロプライエタリ</w:t>
        </w:r>
      </w:ins>
      <w:r w:rsidRPr="008B5475">
        <w:t xml:space="preserve"> </w:t>
      </w:r>
      <w:del w:id="115" w:author="Mieko Sato" w:date="2018-01-25T15:45:00Z">
        <w:r w:rsidRPr="008B5475" w:rsidDel="00E15361">
          <w:rPr>
            <w:rFonts w:hint="eastAsia"/>
          </w:rPr>
          <w:delText>ソースコード</w:delText>
        </w:r>
      </w:del>
      <w:ins w:id="116" w:author="Mieko Sato" w:date="2018-01-25T15:45:00Z">
        <w:r w:rsidR="00E15361">
          <w:rPr>
            <w:rFonts w:hint="eastAsia"/>
          </w:rPr>
          <w:t>ソース コード</w:t>
        </w:r>
      </w:ins>
      <w:r w:rsidRPr="008B5475">
        <w:rPr>
          <w:rFonts w:hint="eastAsia"/>
        </w:rPr>
        <w:t>も含んでおり、</w:t>
      </w:r>
      <w:del w:id="117" w:author="Mieko Sato" w:date="2018-01-25T15:49:00Z">
        <w:r w:rsidRPr="008B5475" w:rsidDel="005006E3">
          <w:rPr>
            <w:rFonts w:hint="eastAsia"/>
          </w:rPr>
          <w:delText>ソフトウェアコンポーネント</w:delText>
        </w:r>
      </w:del>
      <w:ins w:id="118" w:author="Mieko Sato" w:date="2018-01-25T15:49:00Z">
        <w:r w:rsidR="005006E3">
          <w:rPr>
            <w:rFonts w:hint="eastAsia"/>
          </w:rPr>
          <w:t>ソフトウェア コンポーネント</w:t>
        </w:r>
      </w:ins>
      <w:r w:rsidRPr="008B5475">
        <w:t>B</w:t>
      </w:r>
      <w:r w:rsidRPr="008B5475">
        <w:rPr>
          <w:rFonts w:hint="eastAsia"/>
        </w:rPr>
        <w:t>は</w:t>
      </w:r>
      <w:del w:id="119" w:author="Mieko Sato" w:date="2018-01-25T15:44:00Z">
        <w:r w:rsidRPr="008B5475" w:rsidDel="00E15361">
          <w:rPr>
            <w:rFonts w:hint="eastAsia"/>
          </w:rPr>
          <w:delText>オープンソース</w:delText>
        </w:r>
      </w:del>
      <w:ins w:id="120" w:author="Mieko Sato" w:date="2018-01-25T15:44:00Z">
        <w:r w:rsidR="00E15361">
          <w:rPr>
            <w:rFonts w:hint="eastAsia"/>
          </w:rPr>
          <w:t>オープン ソース</w:t>
        </w:r>
      </w:ins>
      <w:r w:rsidRPr="008B5475">
        <w:rPr>
          <w:rFonts w:hint="eastAsia"/>
        </w:rPr>
        <w:t>プロジェクトからの</w:t>
      </w:r>
      <w:del w:id="121" w:author="Mieko Sato" w:date="2018-01-25T15:45:00Z">
        <w:r w:rsidRPr="008B5475" w:rsidDel="00E15361">
          <w:rPr>
            <w:rFonts w:hint="eastAsia"/>
          </w:rPr>
          <w:delText>ソースコード</w:delText>
        </w:r>
      </w:del>
      <w:ins w:id="122" w:author="Mieko Sato" w:date="2018-01-25T15:45:00Z">
        <w:r w:rsidR="00E15361">
          <w:rPr>
            <w:rFonts w:hint="eastAsia"/>
          </w:rPr>
          <w:t>ソース コード</w:t>
        </w:r>
      </w:ins>
      <w:r w:rsidRPr="008B5475">
        <w:rPr>
          <w:rFonts w:hint="eastAsia"/>
        </w:rPr>
        <w:t>に加え</w:t>
      </w:r>
      <w:del w:id="123" w:author="Mieko Sato" w:date="2018-01-25T15:18:00Z">
        <w:r w:rsidRPr="008B5475" w:rsidDel="00EE6B02">
          <w:rPr>
            <w:rFonts w:hint="eastAsia"/>
          </w:rPr>
          <w:delText>プロプラエタリ</w:delText>
        </w:r>
      </w:del>
      <w:ins w:id="124" w:author="Mieko Sato" w:date="2018-01-25T15:18:00Z">
        <w:r w:rsidR="00EE6B02">
          <w:rPr>
            <w:rFonts w:hint="eastAsia"/>
          </w:rPr>
          <w:t>プロプライエタリ</w:t>
        </w:r>
      </w:ins>
      <w:r w:rsidRPr="008B5475">
        <w:t xml:space="preserve"> </w:t>
      </w:r>
      <w:del w:id="125" w:author="Mieko Sato" w:date="2018-01-25T15:45:00Z">
        <w:r w:rsidRPr="008B5475" w:rsidDel="00E15361">
          <w:rPr>
            <w:rFonts w:hint="eastAsia"/>
          </w:rPr>
          <w:delText>ソースコード</w:delText>
        </w:r>
      </w:del>
      <w:ins w:id="126" w:author="Mieko Sato" w:date="2018-01-25T15:45:00Z">
        <w:r w:rsidR="00E15361">
          <w:rPr>
            <w:rFonts w:hint="eastAsia"/>
          </w:rPr>
          <w:t>ソース コード</w:t>
        </w:r>
      </w:ins>
      <w:r w:rsidRPr="008B5475">
        <w:rPr>
          <w:rFonts w:hint="eastAsia"/>
        </w:rPr>
        <w:t>を含む、などです。</w:t>
      </w:r>
    </w:p>
    <w:p w:rsidR="00213F3F" w:rsidRDefault="00B705B2" w:rsidP="00537E79">
      <w:pPr>
        <w:pStyle w:val="a3"/>
        <w:spacing w:before="120" w:after="120"/>
        <w:ind w:left="974"/>
        <w:rPr>
          <w:sz w:val="9"/>
          <w:lang w:eastAsia="ja-JP"/>
        </w:rPr>
      </w:pPr>
      <w:r>
        <w:rPr>
          <w:noProof/>
          <w:sz w:val="9"/>
          <w:lang w:eastAsia="ja-JP"/>
        </w:rPr>
        <w:drawing>
          <wp:inline distT="0" distB="0" distL="0" distR="0" wp14:anchorId="1DB627F2">
            <wp:extent cx="3490699" cy="260985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7281" cy="2614771"/>
                    </a:xfrm>
                    <a:prstGeom prst="rect">
                      <a:avLst/>
                    </a:prstGeom>
                    <a:noFill/>
                    <a:ln>
                      <a:noFill/>
                    </a:ln>
                  </pic:spPr>
                </pic:pic>
              </a:graphicData>
            </a:graphic>
          </wp:inline>
        </w:drawing>
      </w:r>
      <w:del w:id="127" w:author="Mieko Sato" w:date="2018-01-25T18:43:00Z">
        <w:r w:rsidR="00CD422C" w:rsidDel="00626BDD">
          <w:rPr>
            <w:noProof/>
            <w:sz w:val="20"/>
          </w:rPr>
          <w:drawing>
            <wp:inline distT="0" distB="0" distL="0" distR="0">
              <wp:extent cx="4068889" cy="2907411"/>
              <wp:effectExtent l="0" t="0" r="0" b="0"/>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32" cstate="print"/>
                      <a:stretch>
                        <a:fillRect/>
                      </a:stretch>
                    </pic:blipFill>
                    <pic:spPr>
                      <a:xfrm>
                        <a:off x="0" y="0"/>
                        <a:ext cx="4068889" cy="2907411"/>
                      </a:xfrm>
                      <a:prstGeom prst="rect">
                        <a:avLst/>
                      </a:prstGeom>
                    </pic:spPr>
                  </pic:pic>
                </a:graphicData>
              </a:graphic>
            </wp:inline>
          </w:drawing>
        </w:r>
      </w:del>
    </w:p>
    <w:p w:rsidR="00213F3F" w:rsidRPr="00FD43B2" w:rsidRDefault="008B5475" w:rsidP="00FD43B2">
      <w:pPr>
        <w:pStyle w:val="Ibrahim2"/>
        <w:spacing w:before="120" w:after="120"/>
      </w:pPr>
      <w:bookmarkStart w:id="128" w:name="_Hlk503713050"/>
      <w:r w:rsidRPr="00FD43B2">
        <w:rPr>
          <w:rStyle w:val="Ibrahim3"/>
          <w:rFonts w:hint="eastAsia"/>
        </w:rPr>
        <w:t>図</w:t>
      </w:r>
      <w:r w:rsidR="00C07360">
        <w:rPr>
          <w:rStyle w:val="Ibrahim3"/>
          <w:rFonts w:hint="eastAsia"/>
        </w:rPr>
        <w:t>2：</w:t>
      </w:r>
      <w:r w:rsidRPr="00FD43B2">
        <w:rPr>
          <w:rStyle w:val="Ibrahim3"/>
        </w:rPr>
        <w:t>マルチソース開発モデル</w:t>
      </w:r>
      <w:bookmarkEnd w:id="128"/>
    </w:p>
    <w:p w:rsidR="00221150" w:rsidRDefault="008B5475" w:rsidP="00FB3A89">
      <w:pPr>
        <w:pStyle w:val="Ibrahim0"/>
        <w:spacing w:before="120" w:after="120"/>
      </w:pPr>
      <w:bookmarkStart w:id="129" w:name="_Hlk503713086"/>
      <w:r w:rsidRPr="007E57E9">
        <w:rPr>
          <w:rFonts w:hint="eastAsia"/>
        </w:rPr>
        <w:t>かつては明らかに</w:t>
      </w:r>
      <w:del w:id="130" w:author="Mieko Sato" w:date="2018-01-25T15:18:00Z">
        <w:r w:rsidRPr="007E57E9" w:rsidDel="00EE6B02">
          <w:rPr>
            <w:rFonts w:hint="eastAsia"/>
          </w:rPr>
          <w:delText>プロプラエタリ</w:delText>
        </w:r>
      </w:del>
      <w:ins w:id="131" w:author="Mieko Sato" w:date="2018-01-25T15:18:00Z">
        <w:r w:rsidR="00EE6B02">
          <w:rPr>
            <w:rFonts w:hint="eastAsia"/>
          </w:rPr>
          <w:t>プロプライエタリ</w:t>
        </w:r>
      </w:ins>
      <w:r w:rsidRPr="007E57E9">
        <w:rPr>
          <w:rFonts w:hint="eastAsia"/>
        </w:rPr>
        <w:t>なソフトウェア</w:t>
      </w:r>
      <w:r w:rsidRPr="007E57E9">
        <w:t xml:space="preserve"> スタックだったものの中に</w:t>
      </w:r>
      <w:del w:id="132" w:author="Mieko Sato" w:date="2018-01-25T15:44:00Z">
        <w:r w:rsidRPr="007E57E9" w:rsidDel="00E15361">
          <w:delText>オープンソース</w:delText>
        </w:r>
      </w:del>
      <w:ins w:id="133" w:author="Mieko Sato" w:date="2018-01-25T15:44:00Z">
        <w:r w:rsidR="00E15361">
          <w:t>オープン ソース</w:t>
        </w:r>
      </w:ins>
      <w:r w:rsidRPr="007E57E9">
        <w:t>のソフトウェアのコンポーネントが増えていくに従い、ビジネス環境は慣れ親しんだ領域、企業が好む環境から離れていきます。</w:t>
      </w:r>
    </w:p>
    <w:p w:rsidR="008B5475" w:rsidRPr="007E57E9" w:rsidRDefault="008B5475" w:rsidP="00FB3A89">
      <w:pPr>
        <w:pStyle w:val="Ibrahim0"/>
        <w:spacing w:before="120" w:after="120"/>
      </w:pPr>
      <w:r w:rsidRPr="007E57E9">
        <w:rPr>
          <w:rFonts w:hint="eastAsia"/>
        </w:rPr>
        <w:t>図３（次ページ）はあるプラットフォームやソフトウェア</w:t>
      </w:r>
      <w:ins w:id="134" w:author="Mieko Sato" w:date="2018-01-25T16:17:00Z">
        <w:r w:rsidR="007A72D6">
          <w:rPr>
            <w:rFonts w:hint="eastAsia"/>
          </w:rPr>
          <w:t xml:space="preserve"> </w:t>
        </w:r>
      </w:ins>
      <w:r w:rsidRPr="007E57E9">
        <w:rPr>
          <w:rFonts w:hint="eastAsia"/>
        </w:rPr>
        <w:t>スタックにおいて、</w:t>
      </w:r>
      <w:del w:id="135" w:author="Mieko Sato" w:date="2018-01-25T16:41:00Z">
        <w:r w:rsidRPr="007E57E9" w:rsidDel="00D56E5E">
          <w:rPr>
            <w:rFonts w:hint="eastAsia"/>
          </w:rPr>
          <w:delText>様々</w:delText>
        </w:r>
      </w:del>
      <w:ins w:id="136" w:author="Mieko Sato" w:date="2018-01-25T16:41:00Z">
        <w:r w:rsidR="00D56E5E">
          <w:rPr>
            <w:rFonts w:hint="eastAsia"/>
          </w:rPr>
          <w:t>さまざま</w:t>
        </w:r>
      </w:ins>
      <w:r w:rsidRPr="007E57E9">
        <w:rPr>
          <w:rFonts w:hint="eastAsia"/>
        </w:rPr>
        <w:t>な階層で</w:t>
      </w:r>
      <w:del w:id="137" w:author="Mieko Sato" w:date="2018-01-25T15:44:00Z">
        <w:r w:rsidRPr="007E57E9" w:rsidDel="00E15361">
          <w:rPr>
            <w:rFonts w:hint="eastAsia"/>
          </w:rPr>
          <w:delText>オープンソース</w:delText>
        </w:r>
      </w:del>
      <w:ins w:id="138" w:author="Mieko Sato" w:date="2018-01-25T15:44:00Z">
        <w:r w:rsidR="00E15361">
          <w:rPr>
            <w:rFonts w:hint="eastAsia"/>
          </w:rPr>
          <w:t>オープン ソース</w:t>
        </w:r>
      </w:ins>
      <w:ins w:id="139" w:author="Mieko Sato" w:date="2018-01-25T16:11:00Z">
        <w:r w:rsidR="008D48A1">
          <w:rPr>
            <w:rFonts w:hint="eastAsia"/>
          </w:rPr>
          <w:t xml:space="preserve"> </w:t>
        </w:r>
      </w:ins>
      <w:r w:rsidRPr="007E57E9">
        <w:rPr>
          <w:rFonts w:hint="eastAsia"/>
        </w:rPr>
        <w:t>ソフトウェアを受けいれる様子を示したものです。</w:t>
      </w:r>
    </w:p>
    <w:p w:rsidR="008B5475" w:rsidRPr="007E57E9" w:rsidRDefault="008B5475" w:rsidP="00FB3A89">
      <w:pPr>
        <w:pStyle w:val="Ibrahim0"/>
        <w:spacing w:before="120" w:after="120"/>
      </w:pPr>
      <w:del w:id="140" w:author="Mieko Sato" w:date="2018-01-25T15:18:00Z">
        <w:r w:rsidRPr="007E57E9" w:rsidDel="00EE6B02">
          <w:rPr>
            <w:rFonts w:hint="eastAsia"/>
          </w:rPr>
          <w:delText>プロプラエタリ</w:delText>
        </w:r>
      </w:del>
      <w:ins w:id="141" w:author="Mieko Sato" w:date="2018-01-25T15:18:00Z">
        <w:r w:rsidR="00EE6B02">
          <w:rPr>
            <w:rFonts w:hint="eastAsia"/>
          </w:rPr>
          <w:t>プロプライエタリ</w:t>
        </w:r>
      </w:ins>
      <w:r w:rsidRPr="007E57E9">
        <w:rPr>
          <w:rFonts w:hint="eastAsia"/>
        </w:rPr>
        <w:t>な開発モデルと、マルチソースによる開発モデルとの大きな違いの一つは、</w:t>
      </w:r>
      <w:del w:id="142" w:author="Mieko Sato" w:date="2018-01-25T15:44:00Z">
        <w:r w:rsidRPr="007E57E9" w:rsidDel="00E15361">
          <w:rPr>
            <w:rFonts w:hint="eastAsia"/>
          </w:rPr>
          <w:delText>オープンソース</w:delText>
        </w:r>
      </w:del>
      <w:ins w:id="143" w:author="Mieko Sato" w:date="2018-01-25T15:44:00Z">
        <w:r w:rsidR="00E15361">
          <w:rPr>
            <w:rFonts w:hint="eastAsia"/>
          </w:rPr>
          <w:t>オープン ソース</w:t>
        </w:r>
      </w:ins>
      <w:ins w:id="144" w:author="Mieko Sato" w:date="2018-01-25T16:11:00Z">
        <w:r w:rsidR="008D48A1">
          <w:rPr>
            <w:rFonts w:hint="eastAsia"/>
          </w:rPr>
          <w:t xml:space="preserve"> </w:t>
        </w:r>
      </w:ins>
      <w:r w:rsidRPr="007E57E9">
        <w:rPr>
          <w:rFonts w:hint="eastAsia"/>
        </w:rPr>
        <w:t>ソフトウェアのライセンスは交渉するものではないことです。ソフトウェアの提供者（すなわち</w:t>
      </w:r>
      <w:del w:id="145" w:author="Mieko Sato" w:date="2018-01-25T15:44:00Z">
        <w:r w:rsidRPr="007E57E9" w:rsidDel="00E15361">
          <w:rPr>
            <w:rFonts w:hint="eastAsia"/>
          </w:rPr>
          <w:delText>オープンソース</w:delText>
        </w:r>
      </w:del>
      <w:ins w:id="146" w:author="Mieko Sato" w:date="2018-01-25T15:44:00Z">
        <w:r w:rsidR="00E15361">
          <w:rPr>
            <w:rFonts w:hint="eastAsia"/>
          </w:rPr>
          <w:t>オープン ソース</w:t>
        </w:r>
      </w:ins>
      <w:r w:rsidRPr="007E57E9">
        <w:rPr>
          <w:rFonts w:hint="eastAsia"/>
        </w:rPr>
        <w:t>の開発者やプロジェクト）と調印する契約はありません。そうではなく、</w:t>
      </w:r>
      <w:del w:id="147" w:author="Mieko Sato" w:date="2018-01-25T15:44:00Z">
        <w:r w:rsidRPr="007E57E9" w:rsidDel="00E15361">
          <w:rPr>
            <w:rFonts w:hint="eastAsia"/>
          </w:rPr>
          <w:delText>オープンソース</w:delText>
        </w:r>
      </w:del>
      <w:ins w:id="148" w:author="Mieko Sato" w:date="2018-01-25T15:44:00Z">
        <w:r w:rsidR="00E15361">
          <w:rPr>
            <w:rFonts w:hint="eastAsia"/>
          </w:rPr>
          <w:t>オープン ソース</w:t>
        </w:r>
      </w:ins>
      <w:ins w:id="149" w:author="Mieko Sato" w:date="2018-01-25T16:17:00Z">
        <w:r w:rsidR="007A72D6">
          <w:rPr>
            <w:rFonts w:hint="eastAsia"/>
          </w:rPr>
          <w:t xml:space="preserve"> </w:t>
        </w:r>
      </w:ins>
      <w:r w:rsidRPr="007E57E9">
        <w:rPr>
          <w:rFonts w:hint="eastAsia"/>
        </w:rPr>
        <w:t>プロジェクトを開始した人々が所定のライセンスを選びます。そしてプロジェクトがある規模に達すると、変更は事実上不可能となります。マルチソースの開発モデルを使うとは、数十の相異なるライセンス（とライセンスの組み合わせ）に基づく数百人、時には数千人のライセンス提供者やコントリビューター（著作権者）と関わること、を企業は理解しなければなりません。その結果、かつては企業対企業のライセンスや合意に至る交渉を通じて管理されていたリスクは、強固なコンプライアンス</w:t>
      </w:r>
      <w:r w:rsidRPr="007E57E9">
        <w:t xml:space="preserve"> プログラムと、注意深いエンジニアリングの実施によって管理されることになります。</w:t>
      </w:r>
    </w:p>
    <w:bookmarkEnd w:id="129"/>
    <w:p w:rsidR="00213F3F" w:rsidRPr="00FD43B2" w:rsidRDefault="00213F3F">
      <w:pPr>
        <w:spacing w:before="120" w:after="120" w:line="266" w:lineRule="auto"/>
        <w:rPr>
          <w:rFonts w:eastAsiaTheme="minorEastAsia"/>
          <w:lang w:eastAsia="ja-JP"/>
        </w:rPr>
        <w:sectPr w:rsidR="00213F3F" w:rsidRPr="00FD43B2" w:rsidSect="00502E31">
          <w:pgSz w:w="8400" w:h="11910"/>
          <w:pgMar w:top="440" w:right="0" w:bottom="340" w:left="0" w:header="340" w:footer="153" w:gutter="0"/>
          <w:cols w:space="720"/>
          <w:docGrid w:linePitch="299"/>
        </w:sectPr>
      </w:pPr>
    </w:p>
    <w:p w:rsidR="00213F3F" w:rsidRDefault="00E1773A">
      <w:pPr>
        <w:pStyle w:val="a3"/>
        <w:spacing w:before="120" w:after="120"/>
        <w:rPr>
          <w:sz w:val="27"/>
          <w:lang w:eastAsia="ja-JP"/>
        </w:rPr>
      </w:pPr>
      <w:bookmarkStart w:id="150" w:name="ENTER_OPEN_SOURCE_COMPLIANCE_"/>
      <w:bookmarkEnd w:id="150"/>
      <w:r>
        <w:rPr>
          <w:noProof/>
          <w:sz w:val="27"/>
          <w:lang w:eastAsia="ja-JP"/>
        </w:rPr>
        <w:drawing>
          <wp:anchor distT="0" distB="0" distL="114300" distR="114300" simplePos="0" relativeHeight="503238536" behindDoc="0" locked="0" layoutInCell="1" allowOverlap="1" wp14:anchorId="15138EF6">
            <wp:simplePos x="0" y="0"/>
            <wp:positionH relativeFrom="column">
              <wp:posOffset>1331749</wp:posOffset>
            </wp:positionH>
            <wp:positionV relativeFrom="paragraph">
              <wp:posOffset>245485</wp:posOffset>
            </wp:positionV>
            <wp:extent cx="2303145" cy="2349500"/>
            <wp:effectExtent l="0" t="0" r="1905" b="0"/>
            <wp:wrapTopAndBottom/>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314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del w:id="151" w:author="Mieko Sato" w:date="2018-01-25T18:43:00Z">
        <w:r w:rsidR="00CD422C" w:rsidDel="00626BDD">
          <w:rPr>
            <w:noProof/>
          </w:rPr>
          <w:drawing>
            <wp:anchor distT="0" distB="0" distL="0" distR="0" simplePos="0" relativeHeight="251900928" behindDoc="0" locked="0" layoutInCell="1" allowOverlap="1">
              <wp:simplePos x="0" y="0"/>
              <wp:positionH relativeFrom="page">
                <wp:posOffset>1534571</wp:posOffset>
              </wp:positionH>
              <wp:positionV relativeFrom="paragraph">
                <wp:posOffset>199128</wp:posOffset>
              </wp:positionV>
              <wp:extent cx="2230278" cy="2500312"/>
              <wp:effectExtent l="0" t="0" r="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34" cstate="print"/>
                      <a:stretch>
                        <a:fillRect/>
                      </a:stretch>
                    </pic:blipFill>
                    <pic:spPr>
                      <a:xfrm>
                        <a:off x="0" y="0"/>
                        <a:ext cx="2230278" cy="2500312"/>
                      </a:xfrm>
                      <a:prstGeom prst="rect">
                        <a:avLst/>
                      </a:prstGeom>
                    </pic:spPr>
                  </pic:pic>
                </a:graphicData>
              </a:graphic>
            </wp:anchor>
          </w:drawing>
        </w:r>
      </w:del>
    </w:p>
    <w:p w:rsidR="00213F3F" w:rsidRPr="00B705B2" w:rsidRDefault="00FB549C" w:rsidP="00537E79">
      <w:pPr>
        <w:pStyle w:val="Ibrahim2"/>
        <w:spacing w:after="120"/>
      </w:pPr>
      <w:r w:rsidRPr="00B705B2">
        <w:rPr>
          <w:rFonts w:hint="eastAsia"/>
        </w:rPr>
        <w:t>図</w:t>
      </w:r>
      <w:r w:rsidR="00C07360" w:rsidRPr="00B705B2">
        <w:rPr>
          <w:rFonts w:hint="eastAsia"/>
        </w:rPr>
        <w:t>3：</w:t>
      </w:r>
      <w:r w:rsidRPr="00B705B2">
        <w:rPr>
          <w:rFonts w:hint="eastAsia"/>
        </w:rPr>
        <w:t>現代のソフトウェア</w:t>
      </w:r>
      <w:r w:rsidRPr="00B705B2">
        <w:t xml:space="preserve"> </w:t>
      </w:r>
      <w:r w:rsidRPr="00B705B2">
        <w:rPr>
          <w:rFonts w:hint="eastAsia"/>
        </w:rPr>
        <w:t>プラットフォームの単純化したアーキテクチャ</w:t>
      </w:r>
      <w:ins w:id="152" w:author="Mieko Sato" w:date="2018-01-25T16:17:00Z">
        <w:r w:rsidR="007A72D6" w:rsidRPr="00B705B2">
          <w:rPr>
            <w:rFonts w:hint="eastAsia"/>
          </w:rPr>
          <w:t>ー</w:t>
        </w:r>
      </w:ins>
      <w:r w:rsidRPr="00B705B2">
        <w:rPr>
          <w:rFonts w:hint="eastAsia"/>
        </w:rPr>
        <w:t>。個々のソフトウェアの構築ブロック内部で</w:t>
      </w:r>
      <w:del w:id="153" w:author="Mieko Sato" w:date="2018-01-25T15:44:00Z">
        <w:r w:rsidRPr="00B705B2" w:rsidDel="00E15361">
          <w:rPr>
            <w:rFonts w:hint="eastAsia"/>
          </w:rPr>
          <w:delText>オープンソース</w:delText>
        </w:r>
      </w:del>
      <w:ins w:id="154" w:author="Mieko Sato" w:date="2018-01-25T15:44:00Z">
        <w:r w:rsidR="00E15361" w:rsidRPr="00B705B2">
          <w:rPr>
            <w:rFonts w:hint="eastAsia"/>
          </w:rPr>
          <w:t>オープン ソース</w:t>
        </w:r>
      </w:ins>
      <w:r w:rsidRPr="00B705B2">
        <w:rPr>
          <w:rFonts w:hint="eastAsia"/>
        </w:rPr>
        <w:t>が増えていることを示している。</w:t>
      </w:r>
    </w:p>
    <w:p w:rsidR="00FB549C" w:rsidRPr="00862C79" w:rsidRDefault="00FB549C" w:rsidP="00597F94">
      <w:pPr>
        <w:pStyle w:val="2"/>
      </w:pPr>
      <w:del w:id="155" w:author="Mieko Sato" w:date="2018-01-25T15:44:00Z">
        <w:r w:rsidRPr="00862C79" w:rsidDel="00E15361">
          <w:rPr>
            <w:rFonts w:hint="eastAsia"/>
          </w:rPr>
          <w:delText>オープンソース</w:delText>
        </w:r>
      </w:del>
      <w:bookmarkStart w:id="156" w:name="_Toc504728023"/>
      <w:ins w:id="157" w:author="Mieko Sato" w:date="2018-01-25T15:44:00Z">
        <w:r w:rsidR="00E15361">
          <w:rPr>
            <w:rFonts w:hint="eastAsia"/>
          </w:rPr>
          <w:t>オープン ソース</w:t>
        </w:r>
      </w:ins>
      <w:r w:rsidRPr="00862C79">
        <w:rPr>
          <w:rFonts w:hint="eastAsia"/>
        </w:rPr>
        <w:t>コン</w:t>
      </w:r>
      <w:r w:rsidRPr="00862C79">
        <w:t xml:space="preserve"> プライアンス手始め</w:t>
      </w:r>
      <w:bookmarkEnd w:id="156"/>
    </w:p>
    <w:p w:rsidR="00FB549C" w:rsidRPr="007E57E9" w:rsidRDefault="00FB549C" w:rsidP="00FB3A89">
      <w:pPr>
        <w:pStyle w:val="Ibrahim0"/>
        <w:spacing w:before="120" w:after="120"/>
      </w:pPr>
      <w:del w:id="158" w:author="Mieko Sato" w:date="2018-01-25T15:44:00Z">
        <w:r w:rsidRPr="007E57E9" w:rsidDel="00E15361">
          <w:rPr>
            <w:rFonts w:hint="eastAsia"/>
          </w:rPr>
          <w:delText>オープンソース</w:delText>
        </w:r>
      </w:del>
      <w:ins w:id="159" w:author="Mieko Sato" w:date="2018-01-25T15:44:00Z">
        <w:r w:rsidR="00E15361">
          <w:rPr>
            <w:rFonts w:hint="eastAsia"/>
          </w:rPr>
          <w:t>オープン ソース</w:t>
        </w:r>
      </w:ins>
      <w:r w:rsidRPr="007E57E9">
        <w:rPr>
          <w:rFonts w:hint="eastAsia"/>
        </w:rPr>
        <w:t>のイニシアチブやプロジェクトを使う事で、企業や組織は</w:t>
      </w:r>
      <w:del w:id="160" w:author="Mieko Sato" w:date="2018-01-25T15:44:00Z">
        <w:r w:rsidRPr="007E57E9" w:rsidDel="00E15361">
          <w:rPr>
            <w:rFonts w:hint="eastAsia"/>
          </w:rPr>
          <w:delText>オープンソース</w:delText>
        </w:r>
      </w:del>
      <w:ins w:id="161" w:author="Mieko Sato" w:date="2018-01-25T15:44:00Z">
        <w:r w:rsidR="00E15361">
          <w:rPr>
            <w:rFonts w:hint="eastAsia"/>
          </w:rPr>
          <w:t>オープン ソース</w:t>
        </w:r>
      </w:ins>
      <w:r w:rsidRPr="007E57E9">
        <w:t xml:space="preserve"> ソフトウェアの開発者を代表する数百、時に数千のコミュニティと協力し、イノベーションを加速できるようになります。しかしながら、</w:t>
      </w:r>
      <w:del w:id="162" w:author="Mieko Sato" w:date="2018-01-25T15:44:00Z">
        <w:r w:rsidRPr="007E57E9" w:rsidDel="00E15361">
          <w:delText>オープンソース</w:delText>
        </w:r>
      </w:del>
      <w:ins w:id="163" w:author="Mieko Sato" w:date="2018-01-25T15:44:00Z">
        <w:r w:rsidR="00E15361">
          <w:t>オープン ソース</w:t>
        </w:r>
      </w:ins>
      <w:r w:rsidRPr="007E57E9">
        <w:t>のコミュニティと組むには責任が伴います。</w:t>
      </w:r>
      <w:del w:id="164" w:author="Mieko Sato" w:date="2018-01-25T15:44:00Z">
        <w:r w:rsidRPr="007E57E9" w:rsidDel="00E15361">
          <w:delText>オープンソース</w:delText>
        </w:r>
      </w:del>
      <w:ins w:id="165" w:author="Mieko Sato" w:date="2018-01-25T15:44:00Z">
        <w:r w:rsidR="00E15361">
          <w:t>オープン ソース</w:t>
        </w:r>
      </w:ins>
      <w:r w:rsidRPr="007E57E9">
        <w:t>のライセンスに伴う義務を順守することを保証しなければなりません。</w:t>
      </w:r>
    </w:p>
    <w:p w:rsidR="00FB549C" w:rsidRPr="007E57E9" w:rsidRDefault="00FB549C" w:rsidP="00FB3A89">
      <w:pPr>
        <w:pStyle w:val="Ibrahim0"/>
        <w:spacing w:before="120" w:after="120"/>
      </w:pPr>
      <w:del w:id="166" w:author="Mieko Sato" w:date="2018-01-25T15:44:00Z">
        <w:r w:rsidRPr="007E57E9" w:rsidDel="00E15361">
          <w:rPr>
            <w:rFonts w:hint="eastAsia"/>
          </w:rPr>
          <w:delText>オープンソース</w:delText>
        </w:r>
      </w:del>
      <w:ins w:id="167" w:author="Mieko Sato" w:date="2018-01-25T15:44:00Z">
        <w:r w:rsidR="00E15361">
          <w:rPr>
            <w:rFonts w:hint="eastAsia"/>
          </w:rPr>
          <w:t>オープン ソース</w:t>
        </w:r>
      </w:ins>
      <w:r w:rsidRPr="007E57E9">
        <w:rPr>
          <w:rFonts w:hint="eastAsia"/>
        </w:rPr>
        <w:t>のコンプライアンスとは、</w:t>
      </w:r>
      <w:del w:id="168" w:author="Mieko Sato" w:date="2018-01-25T15:44:00Z">
        <w:r w:rsidRPr="007E57E9" w:rsidDel="00E15361">
          <w:rPr>
            <w:rFonts w:hint="eastAsia"/>
          </w:rPr>
          <w:delText>オープンソース</w:delText>
        </w:r>
      </w:del>
      <w:ins w:id="169" w:author="Mieko Sato" w:date="2018-01-25T15:44:00Z">
        <w:r w:rsidR="00E15361">
          <w:rPr>
            <w:rFonts w:hint="eastAsia"/>
          </w:rPr>
          <w:t>オープン ソース</w:t>
        </w:r>
      </w:ins>
      <w:r w:rsidRPr="007E57E9">
        <w:rPr>
          <w:rFonts w:hint="eastAsia"/>
        </w:rPr>
        <w:t>のユーザー、インテグレーター、開発者が著作権表示をきちんと見て、自らに関わる</w:t>
      </w:r>
      <w:del w:id="170" w:author="Mieko Sato" w:date="2018-01-25T15:44:00Z">
        <w:r w:rsidRPr="007E57E9" w:rsidDel="00E15361">
          <w:rPr>
            <w:rFonts w:hint="eastAsia"/>
          </w:rPr>
          <w:delText>オープンソース</w:delText>
        </w:r>
      </w:del>
      <w:ins w:id="171" w:author="Mieko Sato" w:date="2018-01-25T15:44:00Z">
        <w:r w:rsidR="00E15361">
          <w:rPr>
            <w:rFonts w:hint="eastAsia"/>
          </w:rPr>
          <w:t>オープン ソース</w:t>
        </w:r>
      </w:ins>
      <w:r w:rsidRPr="007E57E9">
        <w:rPr>
          <w:rFonts w:hint="eastAsia"/>
        </w:rPr>
        <w:t>のソフトウェア</w:t>
      </w:r>
      <w:r w:rsidRPr="007E57E9">
        <w:t xml:space="preserve"> コンポーネントのライセンス上の義務を満たすプロセスです。適切に規定された</w:t>
      </w:r>
      <w:del w:id="172" w:author="Mieko Sato" w:date="2018-01-25T15:44:00Z">
        <w:r w:rsidRPr="007E57E9" w:rsidDel="00E15361">
          <w:delText>オープンソース</w:delText>
        </w:r>
      </w:del>
      <w:ins w:id="173" w:author="Mieko Sato" w:date="2018-01-25T15:44:00Z">
        <w:r w:rsidR="00E15361">
          <w:t>オープン ソース</w:t>
        </w:r>
      </w:ins>
      <w:r w:rsidRPr="007E57E9">
        <w:t>のコンプライアンスのプロセスは、ライセンス条項の順守を保証すると同時に、企業自身、あるいはサードパーティのサプライヤの知的財産が意図せず公開されたり、その他不適当な結果を招いたりしないように設計されるべきです。</w:t>
      </w:r>
    </w:p>
    <w:p w:rsidR="00FB549C" w:rsidRDefault="00FB549C" w:rsidP="00FB3A89">
      <w:pPr>
        <w:pStyle w:val="Ibrahim0"/>
        <w:spacing w:before="120" w:after="120"/>
      </w:pPr>
    </w:p>
    <w:p w:rsidR="00213F3F" w:rsidRPr="00FB549C" w:rsidRDefault="00FB549C" w:rsidP="00FB3A89">
      <w:pPr>
        <w:pStyle w:val="Ibrahim0"/>
        <w:spacing w:before="120" w:after="120"/>
      </w:pPr>
      <w:del w:id="174" w:author="Mieko Sato" w:date="2018-01-25T15:44:00Z">
        <w:r w:rsidRPr="007E57E9" w:rsidDel="00E15361">
          <w:rPr>
            <w:rFonts w:hint="eastAsia"/>
          </w:rPr>
          <w:delText>オープンソース</w:delText>
        </w:r>
      </w:del>
      <w:ins w:id="175" w:author="Mieko Sato" w:date="2018-01-25T15:44:00Z">
        <w:r w:rsidR="00E15361">
          <w:rPr>
            <w:rFonts w:hint="eastAsia"/>
          </w:rPr>
          <w:t>オープン ソース</w:t>
        </w:r>
      </w:ins>
      <w:r w:rsidRPr="007E57E9">
        <w:rPr>
          <w:rFonts w:hint="eastAsia"/>
        </w:rPr>
        <w:t>のコンプライアンスは</w:t>
      </w:r>
      <w:r w:rsidRPr="007E57E9">
        <w:t>3つの主要な目的の達成に役立ちます。</w:t>
      </w:r>
    </w:p>
    <w:p w:rsidR="00FB549C" w:rsidRPr="007E57E9" w:rsidRDefault="00FB549C" w:rsidP="00FB3A89">
      <w:pPr>
        <w:pStyle w:val="Ibrahim"/>
        <w:spacing w:before="120"/>
      </w:pPr>
      <w:r w:rsidRPr="007E57E9">
        <w:t>ライセンス上の義務に従う</w:t>
      </w:r>
    </w:p>
    <w:p w:rsidR="00FB549C" w:rsidRDefault="00FB549C" w:rsidP="00FB3A89">
      <w:pPr>
        <w:pStyle w:val="Ibrahim"/>
        <w:spacing w:before="120"/>
      </w:pPr>
      <w:del w:id="176" w:author="Mieko Sato" w:date="2018-01-25T15:44:00Z">
        <w:r w:rsidRPr="007E57E9" w:rsidDel="00E15361">
          <w:delText>オープンソース</w:delText>
        </w:r>
      </w:del>
      <w:ins w:id="177" w:author="Mieko Sato" w:date="2018-01-25T15:44:00Z">
        <w:r w:rsidR="00E15361">
          <w:t>オープン ソース</w:t>
        </w:r>
      </w:ins>
      <w:r w:rsidRPr="007E57E9">
        <w:t>が商用製品で効果的に使われることを助ける</w:t>
      </w:r>
    </w:p>
    <w:p w:rsidR="00213F3F" w:rsidRDefault="00FB549C" w:rsidP="00FB3A89">
      <w:pPr>
        <w:pStyle w:val="Ibrahim"/>
        <w:spacing w:before="120"/>
      </w:pPr>
      <w:r w:rsidRPr="007E57E9">
        <w:t xml:space="preserve">サードパーティとの契約上の義務に従う </w:t>
      </w:r>
    </w:p>
    <w:p w:rsidR="00FB549C" w:rsidRPr="00FB549C" w:rsidRDefault="00FB549C">
      <w:pPr>
        <w:pStyle w:val="a3"/>
        <w:spacing w:before="120" w:after="120"/>
        <w:rPr>
          <w:rFonts w:eastAsiaTheme="minorEastAsia"/>
          <w:lang w:eastAsia="ja-JP"/>
        </w:rPr>
      </w:pPr>
    </w:p>
    <w:p w:rsidR="00FB549C" w:rsidRPr="006A71DD" w:rsidRDefault="00FB549C" w:rsidP="005369A4">
      <w:pPr>
        <w:pStyle w:val="3"/>
        <w:spacing w:before="360" w:after="120"/>
      </w:pPr>
      <w:del w:id="178" w:author="Mieko Sato" w:date="2018-01-25T15:44:00Z">
        <w:r w:rsidRPr="006A71DD" w:rsidDel="00E15361">
          <w:rPr>
            <w:rFonts w:hint="eastAsia"/>
          </w:rPr>
          <w:delText>オープンソース</w:delText>
        </w:r>
      </w:del>
      <w:bookmarkStart w:id="179" w:name="_Toc504728024"/>
      <w:ins w:id="180" w:author="Mieko Sato" w:date="2018-01-25T15:44:00Z">
        <w:r w:rsidR="00E15361">
          <w:rPr>
            <w:rFonts w:hint="eastAsia"/>
          </w:rPr>
          <w:t>オープン ソース</w:t>
        </w:r>
      </w:ins>
      <w:r w:rsidRPr="006A71DD">
        <w:rPr>
          <w:rFonts w:hint="eastAsia"/>
        </w:rPr>
        <w:t>のコンプライアンスを保証する利点</w:t>
      </w:r>
      <w:bookmarkEnd w:id="179"/>
    </w:p>
    <w:p w:rsidR="00C20ABE" w:rsidRPr="007E57E9" w:rsidRDefault="00C20ABE" w:rsidP="00FB3A89">
      <w:pPr>
        <w:pStyle w:val="Ibrahim0"/>
        <w:spacing w:before="120" w:after="120"/>
      </w:pPr>
      <w:del w:id="181" w:author="Mieko Sato" w:date="2018-01-25T15:44:00Z">
        <w:r w:rsidRPr="007E57E9" w:rsidDel="00E15361">
          <w:rPr>
            <w:rFonts w:hint="eastAsia"/>
          </w:rPr>
          <w:delText>オープンソース</w:delText>
        </w:r>
      </w:del>
      <w:ins w:id="182" w:author="Mieko Sato" w:date="2018-01-25T15:44:00Z">
        <w:r w:rsidR="00E15361">
          <w:rPr>
            <w:rFonts w:hint="eastAsia"/>
          </w:rPr>
          <w:t>オープン ソース</w:t>
        </w:r>
      </w:ins>
      <w:r w:rsidRPr="007E57E9">
        <w:rPr>
          <w:rFonts w:hint="eastAsia"/>
        </w:rPr>
        <w:t>のコンプライアンスを達成する事にはいくつかの利点があります。確固たるコンプライアンス</w:t>
      </w:r>
      <w:r w:rsidRPr="007E57E9">
        <w:t xml:space="preserve"> プログラムを持つ企業は技術的にも利益を得ることが多いです。規定に従っているソフトウェア群の資産はサービスし、試験し、アップグレードし、保守することが容易だからです。</w:t>
      </w:r>
      <w:del w:id="183" w:author="Mieko Sato" w:date="2018-01-25T15:52:00Z">
        <w:r w:rsidRPr="007E57E9" w:rsidDel="007F33FC">
          <w:delText>更に</w:delText>
        </w:r>
      </w:del>
      <w:ins w:id="184" w:author="Mieko Sato" w:date="2018-01-25T15:52:00Z">
        <w:r w:rsidR="007F33FC">
          <w:t>さらに</w:t>
        </w:r>
      </w:ins>
      <w:r w:rsidRPr="007E57E9">
        <w:t>、コンプライアンスの活動は、</w:t>
      </w:r>
      <w:del w:id="185" w:author="Mieko Sato" w:date="2018-01-25T16:41:00Z">
        <w:r w:rsidRPr="007E57E9" w:rsidDel="00D56E5E">
          <w:delText>様々</w:delText>
        </w:r>
      </w:del>
      <w:ins w:id="186" w:author="Mieko Sato" w:date="2018-01-25T16:41:00Z">
        <w:r w:rsidR="00D56E5E">
          <w:t>さまざま</w:t>
        </w:r>
      </w:ins>
      <w:r w:rsidRPr="007E57E9">
        <w:t>な製品や部門で使われていてカギとなる、組織にとって高度に戦略的で利益をもたらす</w:t>
      </w:r>
      <w:del w:id="187" w:author="Mieko Sato" w:date="2018-01-25T15:44:00Z">
        <w:r w:rsidRPr="007E57E9" w:rsidDel="00E15361">
          <w:delText>オープンソース</w:delText>
        </w:r>
      </w:del>
      <w:ins w:id="188" w:author="Mieko Sato" w:date="2018-01-25T15:44:00Z">
        <w:r w:rsidR="00E15361">
          <w:t>オープン ソース</w:t>
        </w:r>
      </w:ins>
      <w:r w:rsidRPr="007E57E9">
        <w:t xml:space="preserve"> ソフトウェアの洗い出しにつながります。また逆に、レビューを繰り返すことを通じてコンプライアンスは、</w:t>
      </w:r>
      <w:del w:id="189" w:author="Mieko Sato" w:date="2018-01-25T15:44:00Z">
        <w:r w:rsidRPr="007E57E9" w:rsidDel="00E15361">
          <w:delText>オープンソース</w:delText>
        </w:r>
      </w:del>
      <w:ins w:id="190" w:author="Mieko Sato" w:date="2018-01-25T15:44:00Z">
        <w:r w:rsidR="00E15361">
          <w:t>オープン ソース</w:t>
        </w:r>
      </w:ins>
      <w:r w:rsidRPr="007E57E9">
        <w:t>のコン</w:t>
      </w:r>
      <w:r w:rsidRPr="007E57E9">
        <w:rPr>
          <w:rFonts w:hint="eastAsia"/>
        </w:rPr>
        <w:t>ポーネントの利用に伴うコストやリスクを示すことにもなります。</w:t>
      </w:r>
    </w:p>
    <w:p w:rsidR="00C20ABE" w:rsidRPr="007E57E9" w:rsidRDefault="00C20ABE" w:rsidP="00FB3A89">
      <w:pPr>
        <w:pStyle w:val="Ibrahim0"/>
        <w:spacing w:before="120" w:after="120"/>
      </w:pPr>
      <w:r w:rsidRPr="007E57E9">
        <w:rPr>
          <w:rFonts w:hint="eastAsia"/>
        </w:rPr>
        <w:t>健全なコンプライアンスのプログラムは外部コミュニティと協業する上でも大いに有用です。コンプライアンス上の問題が生じた時、そうしたプログラムは会社が善意であることを示すことができます。</w:t>
      </w:r>
    </w:p>
    <w:p w:rsidR="00C20ABE" w:rsidRPr="007E57E9" w:rsidRDefault="00C20ABE" w:rsidP="00FB3A89">
      <w:pPr>
        <w:pStyle w:val="Ibrahim0"/>
        <w:spacing w:before="120" w:after="120"/>
      </w:pPr>
      <w:r w:rsidRPr="007E57E9">
        <w:rPr>
          <w:rFonts w:hint="eastAsia"/>
        </w:rPr>
        <w:t>最後に、頻度は下がるが強固なコンプライアンスのプログラムがもたらす利益として、例えば、会社の買収や売却、新製品や新サービスのリリースのためより良い準備となる、が挙げられます。</w:t>
      </w:r>
      <w:del w:id="191" w:author="Mieko Sato" w:date="2018-01-25T15:44:00Z">
        <w:r w:rsidRPr="007E57E9" w:rsidDel="00E15361">
          <w:rPr>
            <w:rFonts w:hint="eastAsia"/>
          </w:rPr>
          <w:delText>オープンソース</w:delText>
        </w:r>
      </w:del>
      <w:ins w:id="192" w:author="Mieko Sato" w:date="2018-01-25T15:44:00Z">
        <w:r w:rsidR="00E15361">
          <w:rPr>
            <w:rFonts w:hint="eastAsia"/>
          </w:rPr>
          <w:t>オープン ソース</w:t>
        </w:r>
      </w:ins>
      <w:r w:rsidRPr="007E57E9">
        <w:rPr>
          <w:rFonts w:hint="eastAsia"/>
        </w:rPr>
        <w:t>へのコンプライアンスの保証はそうした業務が完了する前に終了させることが必須だからです。</w:t>
      </w:r>
      <w:del w:id="193" w:author="Mieko Sato" w:date="2018-01-25T15:52:00Z">
        <w:r w:rsidRPr="007E57E9" w:rsidDel="007F33FC">
          <w:rPr>
            <w:rFonts w:hint="eastAsia"/>
          </w:rPr>
          <w:delText>更に</w:delText>
        </w:r>
      </w:del>
      <w:ins w:id="194" w:author="Mieko Sato" w:date="2018-01-25T15:52:00Z">
        <w:r w:rsidR="007F33FC">
          <w:rPr>
            <w:rFonts w:hint="eastAsia"/>
          </w:rPr>
          <w:t>さらに</w:t>
        </w:r>
      </w:ins>
      <w:r w:rsidRPr="007E57E9">
        <w:rPr>
          <w:rFonts w:hint="eastAsia"/>
        </w:rPr>
        <w:t>は、</w:t>
      </w:r>
      <w:r w:rsidRPr="007E57E9">
        <w:t>OEMや下流のベンダーとの取引においてコンプライアンスが検証できることは付加的な優位となります。</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182892" w:rsidRPr="007E57E9" w:rsidRDefault="00182892" w:rsidP="00597F94">
      <w:pPr>
        <w:pStyle w:val="2"/>
      </w:pPr>
      <w:bookmarkStart w:id="195" w:name="FAILURE_TO_COMPLY"/>
      <w:bookmarkStart w:id="196" w:name="_Toc504728025"/>
      <w:bookmarkEnd w:id="195"/>
      <w:r w:rsidRPr="007E57E9">
        <w:rPr>
          <w:rFonts w:hint="eastAsia"/>
        </w:rPr>
        <w:t>コンプライアンスの失敗</w:t>
      </w:r>
      <w:bookmarkEnd w:id="196"/>
    </w:p>
    <w:p w:rsidR="00BE1D68" w:rsidRPr="007E57E9" w:rsidRDefault="00BE1D68" w:rsidP="00FB3A89">
      <w:pPr>
        <w:pStyle w:val="Ibrahim0"/>
        <w:spacing w:before="120" w:after="120"/>
      </w:pPr>
      <w:r w:rsidRPr="007E57E9">
        <w:rPr>
          <w:rFonts w:hint="eastAsia"/>
        </w:rPr>
        <w:t>ソフトウェア開発の全工程において、コンプライアンス</w:t>
      </w:r>
      <w:r w:rsidRPr="007E57E9">
        <w:t xml:space="preserve"> プログラム上のエラーや不十分さはコンプライアンス上の失敗に繋がることがあります。下記はこうした失敗の例です。</w:t>
      </w:r>
    </w:p>
    <w:p w:rsidR="00213F3F" w:rsidRDefault="00213F3F">
      <w:pPr>
        <w:pStyle w:val="a3"/>
        <w:spacing w:before="120" w:after="120"/>
        <w:rPr>
          <w:sz w:val="18"/>
          <w:lang w:eastAsia="ja-JP"/>
        </w:rPr>
      </w:pPr>
    </w:p>
    <w:p w:rsidR="00BE1D68" w:rsidRPr="007E57E9" w:rsidRDefault="00BE1D68" w:rsidP="00FB3A89">
      <w:pPr>
        <w:pStyle w:val="Ibrahim"/>
        <w:spacing w:before="120"/>
      </w:pPr>
      <w:r w:rsidRPr="00BE1D68">
        <w:rPr>
          <w:b/>
        </w:rPr>
        <w:t>不適切な帰属表示</w:t>
      </w:r>
      <w:r>
        <w:rPr>
          <w:rFonts w:hint="eastAsia"/>
          <w:b/>
        </w:rPr>
        <w:t>。</w:t>
      </w:r>
      <w:r w:rsidRPr="007E57E9">
        <w:t xml:space="preserve"> 帰属表示は通常、テキストファイルとして</w:t>
      </w:r>
      <w:del w:id="197" w:author="Mieko Sato" w:date="2018-01-25T15:44:00Z">
        <w:r w:rsidRPr="007E57E9" w:rsidDel="00E15361">
          <w:delText>オープンソース</w:delText>
        </w:r>
      </w:del>
      <w:ins w:id="198" w:author="Mieko Sato" w:date="2018-01-25T15:44:00Z">
        <w:r w:rsidR="00E15361">
          <w:t>オープン ソース</w:t>
        </w:r>
      </w:ins>
      <w:r w:rsidRPr="007E57E9">
        <w:t>のコンポーネントと共に提供され、</w:t>
      </w:r>
      <w:del w:id="199" w:author="Mieko Sato" w:date="2018-01-25T15:44:00Z">
        <w:r w:rsidRPr="007E57E9" w:rsidDel="00E15361">
          <w:delText>オープンソース</w:delText>
        </w:r>
      </w:del>
      <w:ins w:id="200" w:author="Mieko Sato" w:date="2018-01-25T15:44:00Z">
        <w:r w:rsidR="00E15361">
          <w:t>オープン ソース</w:t>
        </w:r>
      </w:ins>
      <w:r w:rsidRPr="007E57E9">
        <w:t xml:space="preserve"> コンポーネントへのコントリビューターが提供したことを示します。</w:t>
      </w:r>
    </w:p>
    <w:p w:rsidR="00BE1D68" w:rsidRPr="007E57E9" w:rsidRDefault="00BE1D68" w:rsidP="00FB3A89">
      <w:pPr>
        <w:pStyle w:val="Ibrahim"/>
        <w:spacing w:before="120"/>
      </w:pPr>
      <w:r w:rsidRPr="00BE1D68">
        <w:rPr>
          <w:b/>
        </w:rPr>
        <w:t>ライセンス表示提供を怠る</w:t>
      </w:r>
      <w:r>
        <w:rPr>
          <w:rFonts w:hint="eastAsia"/>
          <w:b/>
        </w:rPr>
        <w:t>。</w:t>
      </w:r>
      <w:r w:rsidRPr="007E57E9">
        <w:t>ライセンス表示とは、製品やスタックに含まれる</w:t>
      </w:r>
      <w:del w:id="201" w:author="Mieko Sato" w:date="2018-01-25T15:44:00Z">
        <w:r w:rsidRPr="007E57E9" w:rsidDel="00E15361">
          <w:delText>オープンソース</w:delText>
        </w:r>
      </w:del>
      <w:ins w:id="202" w:author="Mieko Sato" w:date="2018-01-25T15:44:00Z">
        <w:r w:rsidR="00E15361">
          <w:t>オープン ソース</w:t>
        </w:r>
      </w:ins>
      <w:r w:rsidRPr="007E57E9">
        <w:t>のライセンス文書を含んだファイルで、多くの場合、製品の文書と共に、あるいは製品やアプリケーションのUIと共に提供されます。</w:t>
      </w:r>
    </w:p>
    <w:p w:rsidR="00BE1D68" w:rsidRPr="007E57E9" w:rsidRDefault="00BE1D68" w:rsidP="00FB3A89">
      <w:pPr>
        <w:pStyle w:val="Ibrahim"/>
        <w:spacing w:before="120"/>
      </w:pPr>
      <w:r w:rsidRPr="00BE1D68">
        <w:rPr>
          <w:b/>
        </w:rPr>
        <w:t>著作権表示の省略</w:t>
      </w:r>
      <w:r w:rsidRPr="00BE1D68">
        <w:rPr>
          <w:rFonts w:hint="eastAsia"/>
          <w:b/>
        </w:rPr>
        <w:t>。</w:t>
      </w:r>
      <w:r w:rsidRPr="007E57E9">
        <w:t>著作権表示は、ソフトウェアのコピーにつけられる識別情報で、著作権者を示します。</w:t>
      </w:r>
    </w:p>
    <w:p w:rsidR="00BE1D68" w:rsidRPr="007E57E9" w:rsidRDefault="00BE1D68" w:rsidP="00FB3A89">
      <w:pPr>
        <w:pStyle w:val="Ibrahim"/>
        <w:spacing w:before="120"/>
      </w:pPr>
      <w:r w:rsidRPr="00BE1D68">
        <w:rPr>
          <w:b/>
        </w:rPr>
        <w:t>変更表示の付け忘れ</w:t>
      </w:r>
      <w:r w:rsidRPr="00BE1D68">
        <w:rPr>
          <w:rFonts w:hint="eastAsia"/>
          <w:b/>
        </w:rPr>
        <w:t>。</w:t>
      </w:r>
      <w:r w:rsidRPr="007E57E9">
        <w:t>変更表示とは、</w:t>
      </w:r>
      <w:del w:id="203" w:author="Mieko Sato" w:date="2018-01-25T15:45:00Z">
        <w:r w:rsidRPr="007E57E9" w:rsidDel="00E15361">
          <w:delText>ソースコード</w:delText>
        </w:r>
      </w:del>
      <w:ins w:id="204" w:author="Mieko Sato" w:date="2018-01-25T15:45:00Z">
        <w:r w:rsidR="00E15361">
          <w:t>ソース コード</w:t>
        </w:r>
      </w:ins>
      <w:r w:rsidRPr="007E57E9">
        <w:t>に対する変更をチェンジログ内で表示する、GPLやLGPLで必要になるものです。一例を下記に示します。</w:t>
      </w:r>
    </w:p>
    <w:p w:rsidR="00213F3F" w:rsidRDefault="00213F3F">
      <w:pPr>
        <w:pStyle w:val="a3"/>
        <w:spacing w:before="120" w:after="120"/>
        <w:rPr>
          <w:sz w:val="17"/>
          <w:lang w:eastAsia="ja-JP"/>
        </w:rPr>
      </w:pPr>
    </w:p>
    <w:p w:rsidR="00213F3F" w:rsidRDefault="00CD422C">
      <w:pPr>
        <w:spacing w:before="120" w:after="120"/>
        <w:ind w:left="1319" w:right="2187"/>
        <w:rPr>
          <w:rFonts w:ascii="Courier New"/>
          <w:sz w:val="16"/>
        </w:rPr>
      </w:pPr>
      <w:r>
        <w:rPr>
          <w:rFonts w:ascii="Courier New"/>
          <w:color w:val="3A3833"/>
          <w:sz w:val="16"/>
        </w:rPr>
        <w:t>/*</w:t>
      </w:r>
    </w:p>
    <w:p w:rsidR="00213F3F" w:rsidRDefault="00CD422C">
      <w:pPr>
        <w:pStyle w:val="a5"/>
        <w:numPr>
          <w:ilvl w:val="1"/>
          <w:numId w:val="10"/>
        </w:numPr>
        <w:tabs>
          <w:tab w:val="left" w:pos="1512"/>
          <w:tab w:val="left" w:pos="2711"/>
          <w:tab w:val="left" w:pos="4343"/>
        </w:tabs>
        <w:spacing w:before="120" w:after="120"/>
        <w:rPr>
          <w:rFonts w:ascii="Courier New"/>
          <w:sz w:val="16"/>
        </w:rPr>
      </w:pPr>
      <w:r>
        <w:rPr>
          <w:rFonts w:ascii="Courier New"/>
          <w:color w:val="3A3833"/>
          <w:sz w:val="16"/>
        </w:rPr>
        <w:t>Date</w:t>
      </w:r>
      <w:r>
        <w:rPr>
          <w:rFonts w:ascii="Courier New"/>
          <w:color w:val="3A3833"/>
          <w:sz w:val="16"/>
        </w:rPr>
        <w:tab/>
        <w:t>Author</w:t>
      </w:r>
      <w:r>
        <w:rPr>
          <w:rFonts w:ascii="Courier New"/>
          <w:color w:val="3A3833"/>
          <w:sz w:val="16"/>
        </w:rPr>
        <w:tab/>
        <w:t>Comment</w:t>
      </w:r>
    </w:p>
    <w:p w:rsidR="00213F3F" w:rsidRDefault="00CD422C">
      <w:pPr>
        <w:pStyle w:val="a5"/>
        <w:numPr>
          <w:ilvl w:val="1"/>
          <w:numId w:val="10"/>
        </w:numPr>
        <w:tabs>
          <w:tab w:val="left" w:pos="1512"/>
          <w:tab w:val="left" w:pos="4391"/>
        </w:tabs>
        <w:spacing w:before="120" w:after="120"/>
        <w:rPr>
          <w:rFonts w:ascii="Courier New"/>
          <w:sz w:val="16"/>
        </w:rPr>
      </w:pPr>
      <w:r>
        <w:rPr>
          <w:rFonts w:ascii="Courier New"/>
          <w:color w:val="3A3833"/>
          <w:sz w:val="16"/>
        </w:rPr>
        <w:t>10/15/2015</w:t>
      </w:r>
      <w:r>
        <w:rPr>
          <w:rFonts w:ascii="Courier New"/>
          <w:color w:val="3A3833"/>
          <w:spacing w:val="85"/>
          <w:sz w:val="16"/>
        </w:rPr>
        <w:t xml:space="preserve"> </w:t>
      </w:r>
      <w:r>
        <w:rPr>
          <w:rFonts w:ascii="Courier New"/>
          <w:color w:val="3A3833"/>
          <w:sz w:val="16"/>
        </w:rPr>
        <w:t>Ibrahim</w:t>
      </w:r>
      <w:r>
        <w:rPr>
          <w:rFonts w:ascii="Courier New"/>
          <w:color w:val="3A3833"/>
          <w:spacing w:val="-6"/>
          <w:sz w:val="16"/>
        </w:rPr>
        <w:t xml:space="preserve"> </w:t>
      </w:r>
      <w:r>
        <w:rPr>
          <w:rFonts w:ascii="Courier New"/>
          <w:color w:val="3A3833"/>
          <w:sz w:val="16"/>
        </w:rPr>
        <w:t>Haddad</w:t>
      </w:r>
      <w:r>
        <w:rPr>
          <w:rFonts w:ascii="Courier New"/>
          <w:color w:val="3A3833"/>
          <w:sz w:val="16"/>
        </w:rPr>
        <w:tab/>
        <w:t>Fixed memory leak in</w:t>
      </w:r>
      <w:r>
        <w:rPr>
          <w:rFonts w:ascii="Courier New"/>
          <w:color w:val="3A3833"/>
          <w:spacing w:val="-22"/>
          <w:sz w:val="16"/>
        </w:rPr>
        <w:t xml:space="preserve"> </w:t>
      </w:r>
      <w:r>
        <w:rPr>
          <w:rFonts w:ascii="Courier New"/>
          <w:color w:val="3A3833"/>
          <w:sz w:val="16"/>
        </w:rPr>
        <w:t>nextlst()</w:t>
      </w:r>
    </w:p>
    <w:p w:rsidR="00213F3F" w:rsidRDefault="00CD422C">
      <w:pPr>
        <w:spacing w:before="120" w:after="120"/>
        <w:ind w:left="1319" w:right="2187"/>
        <w:rPr>
          <w:rFonts w:ascii="Courier New"/>
          <w:sz w:val="16"/>
          <w:lang w:eastAsia="ja-JP"/>
        </w:rPr>
      </w:pPr>
      <w:r>
        <w:rPr>
          <w:rFonts w:ascii="Courier New"/>
          <w:color w:val="3A3833"/>
          <w:sz w:val="16"/>
          <w:lang w:eastAsia="ja-JP"/>
        </w:rPr>
        <w:t>*/</w:t>
      </w:r>
    </w:p>
    <w:p w:rsidR="00213F3F" w:rsidRDefault="00213F3F">
      <w:pPr>
        <w:pStyle w:val="a3"/>
        <w:spacing w:before="120" w:after="120"/>
        <w:rPr>
          <w:rFonts w:ascii="Courier New"/>
          <w:sz w:val="16"/>
          <w:lang w:eastAsia="ja-JP"/>
        </w:rPr>
      </w:pPr>
    </w:p>
    <w:p w:rsidR="00213F3F" w:rsidRDefault="00213F3F">
      <w:pPr>
        <w:pStyle w:val="a3"/>
        <w:spacing w:before="120" w:after="120"/>
        <w:rPr>
          <w:rFonts w:ascii="Courier New"/>
          <w:sz w:val="16"/>
          <w:lang w:eastAsia="ja-JP"/>
        </w:rPr>
      </w:pPr>
    </w:p>
    <w:p w:rsidR="00BE1D68" w:rsidRPr="00BE1D68" w:rsidRDefault="00BE1D68" w:rsidP="00FB3A89">
      <w:pPr>
        <w:pStyle w:val="Ibrahim"/>
        <w:spacing w:before="120"/>
        <w:rPr>
          <w:color w:val="FF0000"/>
        </w:rPr>
      </w:pPr>
      <w:r w:rsidRPr="00537E79">
        <w:rPr>
          <w:b/>
        </w:rPr>
        <w:t>不十分な、あるいは誤解を招く主張</w:t>
      </w:r>
      <w:r w:rsidRPr="00537E79">
        <w:rPr>
          <w:rFonts w:hint="eastAsia"/>
          <w:b/>
        </w:rPr>
        <w:t>。</w:t>
      </w:r>
      <w:r w:rsidRPr="00BE1D68">
        <w:rPr>
          <w:rFonts w:hint="eastAsia"/>
          <w:color w:val="FF0000"/>
        </w:rPr>
        <w:t>(</w:t>
      </w:r>
      <w:r>
        <w:rPr>
          <w:rFonts w:hint="eastAsia"/>
          <w:color w:val="FF0000"/>
        </w:rPr>
        <w:t>一部</w:t>
      </w:r>
      <w:r w:rsidRPr="00BE1D68">
        <w:rPr>
          <w:rFonts w:hint="eastAsia"/>
          <w:color w:val="FF0000"/>
        </w:rPr>
        <w:t>未翻訳)</w:t>
      </w:r>
    </w:p>
    <w:p w:rsidR="00BE1D68" w:rsidRPr="007E57E9" w:rsidRDefault="00BE1D68" w:rsidP="00FB3A89">
      <w:pPr>
        <w:pStyle w:val="Ibrahim"/>
        <w:spacing w:before="120"/>
      </w:pPr>
      <w:del w:id="205" w:author="Mieko Sato" w:date="2018-01-25T15:45:00Z">
        <w:r w:rsidRPr="00BE1D68" w:rsidDel="00E15361">
          <w:rPr>
            <w:b/>
          </w:rPr>
          <w:delText>ソースコード</w:delText>
        </w:r>
      </w:del>
      <w:ins w:id="206" w:author="Mieko Sato" w:date="2018-01-25T15:45:00Z">
        <w:r w:rsidR="00E15361">
          <w:rPr>
            <w:b/>
          </w:rPr>
          <w:t>ソース コード</w:t>
        </w:r>
      </w:ins>
      <w:r w:rsidRPr="00BE1D68">
        <w:rPr>
          <w:b/>
        </w:rPr>
        <w:t>提供の失敗</w:t>
      </w:r>
      <w:r w:rsidRPr="00BE1D68">
        <w:rPr>
          <w:rFonts w:hint="eastAsia"/>
          <w:b/>
        </w:rPr>
        <w:t>。</w:t>
      </w:r>
      <w:del w:id="207" w:author="Mieko Sato" w:date="2018-01-25T15:45:00Z">
        <w:r w:rsidRPr="007E57E9" w:rsidDel="00E15361">
          <w:delText>ソースコード</w:delText>
        </w:r>
      </w:del>
      <w:ins w:id="208" w:author="Mieko Sato" w:date="2018-01-25T15:45:00Z">
        <w:r w:rsidR="00E15361">
          <w:t>ソース コード</w:t>
        </w:r>
      </w:ins>
      <w:r w:rsidRPr="007E57E9">
        <w:t>を利用可能とすること（変更を含む）はGPL/LGPLライセンス</w:t>
      </w:r>
      <w:ins w:id="209" w:author="Mieko Sato" w:date="2018-01-25T16:14:00Z">
        <w:r w:rsidR="008D48A1">
          <w:rPr>
            <w:rFonts w:hint="eastAsia"/>
          </w:rPr>
          <w:t xml:space="preserve"> </w:t>
        </w:r>
      </w:ins>
      <w:del w:id="210" w:author="Mieko Sato" w:date="2018-01-25T16:12:00Z">
        <w:r w:rsidRPr="007E57E9" w:rsidDel="008D48A1">
          <w:delText>ファミリ</w:delText>
        </w:r>
      </w:del>
      <w:ins w:id="211" w:author="Mieko Sato" w:date="2018-01-25T16:12:00Z">
        <w:r w:rsidR="008D48A1">
          <w:t>ファミリー</w:t>
        </w:r>
      </w:ins>
      <w:del w:id="212" w:author="Mieko Sato" w:date="2018-01-25T16:14:00Z">
        <w:r w:rsidRPr="007E57E9" w:rsidDel="008D48A1">
          <w:delText>ー</w:delText>
        </w:r>
      </w:del>
      <w:r w:rsidRPr="007E57E9">
        <w:t xml:space="preserve">の要求の一つです。 </w:t>
      </w:r>
    </w:p>
    <w:p w:rsidR="00213F3F" w:rsidRDefault="00213F3F">
      <w:pPr>
        <w:spacing w:before="120" w:after="120" w:line="266" w:lineRule="auto"/>
        <w:rPr>
          <w:lang w:eastAsia="ja-JP"/>
        </w:rPr>
        <w:sectPr w:rsidR="00213F3F" w:rsidSect="00502E31">
          <w:pgSz w:w="8400" w:h="11910"/>
          <w:pgMar w:top="440" w:right="0" w:bottom="340" w:left="0" w:header="340" w:footer="153" w:gutter="0"/>
          <w:cols w:space="720"/>
          <w:docGrid w:linePitch="299"/>
        </w:sectPr>
      </w:pPr>
    </w:p>
    <w:p w:rsidR="00BE1D68" w:rsidRPr="007E57E9" w:rsidRDefault="00BE1D68" w:rsidP="00FB3A89">
      <w:pPr>
        <w:pStyle w:val="Ibrahim"/>
        <w:spacing w:before="120"/>
      </w:pPr>
      <w:bookmarkStart w:id="213" w:name="_Intellectual_Property_Failures"/>
      <w:bookmarkEnd w:id="213"/>
      <w:r w:rsidRPr="00463768">
        <w:rPr>
          <w:b/>
        </w:rPr>
        <w:t>GPL/LGPL等のライセンスの</w:t>
      </w:r>
      <w:del w:id="214" w:author="Mieko Sato" w:date="2018-01-25T15:45:00Z">
        <w:r w:rsidRPr="00463768" w:rsidDel="00E15361">
          <w:rPr>
            <w:b/>
          </w:rPr>
          <w:delText>ソースコード</w:delText>
        </w:r>
      </w:del>
      <w:ins w:id="215" w:author="Mieko Sato" w:date="2018-01-25T15:45:00Z">
        <w:r w:rsidR="00E15361">
          <w:rPr>
            <w:b/>
          </w:rPr>
          <w:t>ソース コード</w:t>
        </w:r>
      </w:ins>
      <w:r w:rsidRPr="00463768">
        <w:rPr>
          <w:b/>
        </w:rPr>
        <w:t>を使う際に書面で告知しない</w:t>
      </w:r>
      <w:r w:rsidR="00463768">
        <w:rPr>
          <w:rFonts w:hint="eastAsia"/>
        </w:rPr>
        <w:t>。</w:t>
      </w:r>
      <w:r w:rsidRPr="007E57E9">
        <w:t>書面での告知は、その製品のエンド ユーザーに対してその製品に含まれる</w:t>
      </w:r>
      <w:del w:id="216" w:author="Mieko Sato" w:date="2018-01-25T15:44:00Z">
        <w:r w:rsidRPr="007E57E9" w:rsidDel="00E15361">
          <w:delText>オープンソース</w:delText>
        </w:r>
      </w:del>
      <w:ins w:id="217" w:author="Mieko Sato" w:date="2018-01-25T15:44:00Z">
        <w:r w:rsidR="00E15361">
          <w:t>オープン ソース</w:t>
        </w:r>
      </w:ins>
      <w:r w:rsidRPr="007E57E9">
        <w:t xml:space="preserve"> ソフトウェアの情報、そして頒布されるべき</w:t>
      </w:r>
      <w:del w:id="218" w:author="Mieko Sato" w:date="2018-01-25T15:45:00Z">
        <w:r w:rsidRPr="007E57E9" w:rsidDel="00E15361">
          <w:delText>ソースコード</w:delText>
        </w:r>
      </w:del>
      <w:ins w:id="219" w:author="Mieko Sato" w:date="2018-01-25T15:45:00Z">
        <w:r w:rsidR="00E15361">
          <w:t>ソース コード</w:t>
        </w:r>
      </w:ins>
      <w:r w:rsidRPr="007E57E9">
        <w:t xml:space="preserve">をダウンロードする方法を開示します。これは通常、製品添付の文書に含めるとともに、製品のユーザー </w:t>
      </w:r>
      <w:del w:id="220" w:author="Mieko Sato" w:date="2018-01-25T16:08:00Z">
        <w:r w:rsidRPr="007E57E9" w:rsidDel="008D48A1">
          <w:delText>インターフェース</w:delText>
        </w:r>
      </w:del>
      <w:ins w:id="221" w:author="Mieko Sato" w:date="2018-01-25T16:08:00Z">
        <w:r w:rsidR="008D48A1">
          <w:t>インターフェイス</w:t>
        </w:r>
      </w:ins>
      <w:r w:rsidRPr="007E57E9">
        <w:t>からアクセスできるようにします。書面告知の基本的な例は下記のようになります。</w:t>
      </w:r>
    </w:p>
    <w:p w:rsidR="00213F3F" w:rsidRPr="00DE4103" w:rsidRDefault="00DE4103" w:rsidP="00DE4103">
      <w:pPr>
        <w:spacing w:before="120" w:after="120" w:line="240" w:lineRule="exact"/>
        <w:ind w:left="1860" w:right="1911"/>
        <w:rPr>
          <w:rFonts w:hAnsi="メイリオ"/>
          <w:sz w:val="21"/>
          <w:szCs w:val="21"/>
          <w:lang w:eastAsia="ja-JP"/>
        </w:rPr>
      </w:pPr>
      <w:r w:rsidRPr="00DE4103">
        <w:rPr>
          <w:rFonts w:hAnsi="メイリオ"/>
          <w:color w:val="231F20"/>
          <w:sz w:val="21"/>
          <w:szCs w:val="21"/>
          <w:lang w:eastAsia="ja-JP"/>
        </w:rPr>
        <w:t>Foo</w:t>
      </w:r>
      <w:r w:rsidR="00490F4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hint="eastAsia"/>
          <w:color w:val="231F20"/>
          <w:sz w:val="21"/>
          <w:szCs w:val="21"/>
          <w:lang w:eastAsia="ja-JP"/>
        </w:rPr>
        <w:t>の本製品の中で使われているソフトウェアに関連する、</w:t>
      </w:r>
      <w:r w:rsidRPr="00DE4103">
        <w:rPr>
          <w:rFonts w:hAnsi="メイリオ"/>
          <w:color w:val="231F20"/>
          <w:sz w:val="21"/>
          <w:szCs w:val="21"/>
          <w:lang w:eastAsia="ja-JP"/>
        </w:rPr>
        <w:t>FooBar</w:t>
      </w:r>
      <w:r w:rsidRPr="00DE4103">
        <w:rPr>
          <w:rFonts w:hAnsi="メイリオ" w:hint="eastAsia"/>
          <w:color w:val="231F20"/>
          <w:sz w:val="21"/>
          <w:szCs w:val="21"/>
          <w:lang w:eastAsia="ja-JP"/>
        </w:rPr>
        <w:t>社が公開している</w:t>
      </w:r>
      <w:del w:id="222" w:author="Mieko Sato" w:date="2018-01-25T15:45:00Z">
        <w:r w:rsidRPr="00DE4103" w:rsidDel="00E15361">
          <w:rPr>
            <w:rFonts w:hAnsi="メイリオ" w:hint="eastAsia"/>
            <w:color w:val="231F20"/>
            <w:sz w:val="21"/>
            <w:szCs w:val="21"/>
            <w:lang w:eastAsia="ja-JP"/>
          </w:rPr>
          <w:delText>ソースコード</w:delText>
        </w:r>
      </w:del>
      <w:ins w:id="223" w:author="Mieko Sato" w:date="2018-01-25T15:45:00Z">
        <w:r w:rsidR="00E15361">
          <w:rPr>
            <w:rFonts w:hAnsi="メイリオ" w:hint="eastAsia"/>
            <w:color w:val="231F20"/>
            <w:sz w:val="21"/>
            <w:szCs w:val="21"/>
            <w:lang w:eastAsia="ja-JP"/>
          </w:rPr>
          <w:t>ソース コード</w:t>
        </w:r>
      </w:ins>
      <w:r w:rsidRPr="00DE4103">
        <w:rPr>
          <w:rFonts w:hAnsi="メイリオ" w:hint="eastAsia"/>
          <w:color w:val="231F20"/>
          <w:sz w:val="21"/>
          <w:szCs w:val="21"/>
          <w:lang w:eastAsia="ja-JP"/>
        </w:rPr>
        <w:t>のコピーを得るには、</w:t>
      </w:r>
      <w:r w:rsidRPr="00DE4103">
        <w:rPr>
          <w:rFonts w:hAnsi="メイリオ"/>
          <w:color w:val="231F20"/>
          <w:sz w:val="21"/>
          <w:szCs w:val="21"/>
          <w:lang w:eastAsia="ja-JP"/>
        </w:rPr>
        <w:t xml:space="preserve">http://opensource.foobar.com </w:t>
      </w:r>
      <w:r w:rsidRPr="00DE4103">
        <w:rPr>
          <w:rFonts w:hAnsi="メイリオ" w:hint="eastAsia"/>
          <w:color w:val="231F20"/>
          <w:sz w:val="21"/>
          <w:szCs w:val="21"/>
          <w:lang w:eastAsia="ja-JP"/>
        </w:rPr>
        <w:t>にアクセスするか、</w:t>
      </w:r>
      <w:r w:rsidRPr="00DE4103">
        <w:rPr>
          <w:rFonts w:hAnsi="メイリオ"/>
          <w:color w:val="231F20"/>
          <w:sz w:val="21"/>
          <w:szCs w:val="21"/>
          <w:lang w:eastAsia="ja-JP"/>
        </w:rPr>
        <w:t xml:space="preserve">opensource@foobar.com </w:t>
      </w:r>
      <w:r w:rsidRPr="00DE4103">
        <w:rPr>
          <w:rFonts w:hAnsi="メイリオ" w:hint="eastAsia"/>
          <w:color w:val="231F20"/>
          <w:sz w:val="21"/>
          <w:szCs w:val="21"/>
          <w:lang w:eastAsia="ja-JP"/>
        </w:rPr>
        <w:t>にメールでリクエストを送るか、またはリクエストを通常の郵便で</w:t>
      </w:r>
      <w:r>
        <w:rPr>
          <w:rFonts w:hAnsi="メイリオ" w:hint="eastAsia"/>
          <w:color w:val="231F20"/>
          <w:sz w:val="21"/>
          <w:szCs w:val="21"/>
          <w:lang w:eastAsia="ja-JP"/>
        </w:rPr>
        <w:t xml:space="preserve"> </w:t>
      </w:r>
      <w:r w:rsidRPr="00DE4103">
        <w:rPr>
          <w:rFonts w:hAnsi="メイリオ" w:hint="eastAsia"/>
          <w:color w:val="FF0000"/>
          <w:sz w:val="21"/>
          <w:szCs w:val="21"/>
          <w:lang w:eastAsia="ja-JP"/>
        </w:rPr>
        <w:t>(不完全)</w:t>
      </w:r>
    </w:p>
    <w:p w:rsidR="00213F3F" w:rsidRPr="00DE4103" w:rsidRDefault="00213F3F">
      <w:pPr>
        <w:pStyle w:val="a3"/>
        <w:spacing w:before="120" w:after="120"/>
        <w:rPr>
          <w:sz w:val="23"/>
          <w:lang w:eastAsia="ja-JP"/>
        </w:rPr>
      </w:pPr>
    </w:p>
    <w:p w:rsidR="00DE4103" w:rsidRPr="00DE4103" w:rsidRDefault="00DE4103" w:rsidP="00537E79">
      <w:pPr>
        <w:spacing w:line="240" w:lineRule="exact"/>
        <w:ind w:left="1860" w:right="3476"/>
        <w:rPr>
          <w:rFonts w:hAnsi="メイリオ"/>
          <w:color w:val="231F20"/>
          <w:sz w:val="21"/>
          <w:szCs w:val="21"/>
          <w:lang w:eastAsia="ja-JP"/>
        </w:rPr>
      </w:pPr>
      <w:r w:rsidRPr="00DE4103">
        <w:rPr>
          <w:rFonts w:hAnsi="メイリオ"/>
          <w:color w:val="231F20"/>
          <w:sz w:val="21"/>
          <w:szCs w:val="21"/>
          <w:lang w:eastAsia="ja-JP"/>
        </w:rPr>
        <w:t>Foo</w:t>
      </w:r>
      <w:r w:rsidR="00C07360" w:rsidRPr="00C07360">
        <w:rPr>
          <w:rFonts w:hAnsi="メイリオ" w:hint="eastAsia"/>
          <w:color w:val="FF0000"/>
          <w:sz w:val="21"/>
          <w:szCs w:val="21"/>
          <w:lang w:eastAsia="ja-JP"/>
        </w:rPr>
        <w:t>B</w:t>
      </w:r>
      <w:r w:rsidRPr="00DE4103">
        <w:rPr>
          <w:rFonts w:hAnsi="メイリオ"/>
          <w:color w:val="231F20"/>
          <w:sz w:val="21"/>
          <w:szCs w:val="21"/>
          <w:lang w:eastAsia="ja-JP"/>
        </w:rPr>
        <w:t>ar</w:t>
      </w:r>
      <w:r w:rsidRPr="00DE4103">
        <w:rPr>
          <w:rFonts w:hAnsi="メイリオ" w:cs="ＭＳ ゴシック" w:hint="eastAsia"/>
          <w:color w:val="231F20"/>
          <w:sz w:val="21"/>
          <w:szCs w:val="21"/>
          <w:lang w:eastAsia="ja-JP"/>
        </w:rPr>
        <w:t>株式会社</w:t>
      </w:r>
    </w:p>
    <w:p w:rsidR="00DE4103" w:rsidRPr="00DE4103" w:rsidRDefault="00DE4103" w:rsidP="00537E79">
      <w:pPr>
        <w:spacing w:line="240" w:lineRule="exact"/>
        <w:ind w:left="1860" w:right="3476"/>
        <w:rPr>
          <w:rFonts w:hAnsi="メイリオ"/>
          <w:color w:val="231F20"/>
          <w:sz w:val="21"/>
          <w:szCs w:val="21"/>
          <w:lang w:eastAsia="ja-JP"/>
        </w:rPr>
      </w:pPr>
      <w:del w:id="224" w:author="Mieko Sato" w:date="2018-01-25T15:44:00Z">
        <w:r w:rsidRPr="00DE4103" w:rsidDel="00E15361">
          <w:rPr>
            <w:rFonts w:hAnsi="メイリオ" w:cs="ＭＳ ゴシック" w:hint="eastAsia"/>
            <w:color w:val="231F20"/>
            <w:sz w:val="21"/>
            <w:szCs w:val="21"/>
            <w:lang w:eastAsia="ja-JP"/>
          </w:rPr>
          <w:delText>オープンソース</w:delText>
        </w:r>
      </w:del>
      <w:ins w:id="225" w:author="Mieko Sato" w:date="2018-01-25T15:44:00Z">
        <w:r w:rsidR="00E15361">
          <w:rPr>
            <w:rFonts w:hAnsi="メイリオ" w:cs="ＭＳ ゴシック" w:hint="eastAsia"/>
            <w:color w:val="231F20"/>
            <w:sz w:val="21"/>
            <w:szCs w:val="21"/>
            <w:lang w:eastAsia="ja-JP"/>
          </w:rPr>
          <w:t>オープン ソース</w:t>
        </w:r>
      </w:ins>
      <w:r w:rsidRPr="00DE4103">
        <w:rPr>
          <w:rFonts w:hAnsi="メイリオ"/>
          <w:color w:val="231F20"/>
          <w:sz w:val="21"/>
          <w:szCs w:val="21"/>
          <w:lang w:eastAsia="ja-JP"/>
        </w:rPr>
        <w:t xml:space="preserve"> </w:t>
      </w:r>
      <w:r w:rsidRPr="00DE4103">
        <w:rPr>
          <w:rFonts w:hAnsi="メイリオ" w:cs="ＭＳ ゴシック" w:hint="eastAsia"/>
          <w:color w:val="231F20"/>
          <w:sz w:val="21"/>
          <w:szCs w:val="21"/>
          <w:lang w:eastAsia="ja-JP"/>
        </w:rPr>
        <w:t>プログラム室</w:t>
      </w:r>
    </w:p>
    <w:p w:rsidR="00DE4103" w:rsidRPr="00DE4103" w:rsidRDefault="00DE4103" w:rsidP="00537E79">
      <w:pPr>
        <w:spacing w:line="240" w:lineRule="exact"/>
        <w:ind w:left="1860" w:right="3476"/>
        <w:rPr>
          <w:rFonts w:hAnsi="メイリオ"/>
          <w:color w:val="FF0000"/>
          <w:sz w:val="21"/>
          <w:szCs w:val="21"/>
        </w:rPr>
      </w:pPr>
      <w:r w:rsidRPr="00DE4103">
        <w:rPr>
          <w:rFonts w:hAnsi="メイリオ" w:cs="ＭＳ ゴシック" w:hint="eastAsia"/>
          <w:color w:val="231F20"/>
          <w:sz w:val="21"/>
          <w:szCs w:val="21"/>
        </w:rPr>
        <w:t>住所、郵便番号</w:t>
      </w:r>
      <w:r>
        <w:rPr>
          <w:rFonts w:hAnsi="メイリオ" w:cs="ＭＳ ゴシック" w:hint="eastAsia"/>
          <w:color w:val="231F20"/>
          <w:sz w:val="21"/>
          <w:szCs w:val="21"/>
          <w:lang w:eastAsia="ja-JP"/>
        </w:rPr>
        <w:t xml:space="preserve"> </w:t>
      </w:r>
      <w:r w:rsidRPr="00DE4103">
        <w:rPr>
          <w:rFonts w:hAnsi="メイリオ" w:cs="ＭＳ ゴシック" w:hint="eastAsia"/>
          <w:color w:val="FF0000"/>
          <w:sz w:val="21"/>
          <w:szCs w:val="21"/>
          <w:lang w:eastAsia="ja-JP"/>
        </w:rPr>
        <w:t>（？）</w:t>
      </w:r>
    </w:p>
    <w:p w:rsidR="00DE4103" w:rsidRPr="00DE4103" w:rsidRDefault="00DE4103" w:rsidP="00537E79">
      <w:pPr>
        <w:spacing w:line="240" w:lineRule="exact"/>
        <w:ind w:left="1860" w:right="3476"/>
        <w:rPr>
          <w:rFonts w:hAnsi="メイリオ"/>
          <w:color w:val="231F20"/>
          <w:sz w:val="21"/>
          <w:szCs w:val="21"/>
        </w:rPr>
      </w:pPr>
      <w:r w:rsidRPr="00DE4103">
        <w:rPr>
          <w:rFonts w:hAnsi="メイリオ" w:cs="ＭＳ ゴシック" w:hint="eastAsia"/>
          <w:color w:val="231F20"/>
          <w:sz w:val="21"/>
          <w:szCs w:val="21"/>
        </w:rPr>
        <w:t>市、州、郵便番号</w:t>
      </w:r>
    </w:p>
    <w:p w:rsidR="00213F3F" w:rsidRPr="00DE4103" w:rsidRDefault="00DE4103" w:rsidP="00537E79">
      <w:pPr>
        <w:spacing w:line="240" w:lineRule="exact"/>
        <w:ind w:left="1860" w:right="3476"/>
        <w:rPr>
          <w:rFonts w:hAnsi="メイリオ"/>
          <w:sz w:val="21"/>
          <w:szCs w:val="21"/>
          <w:lang w:eastAsia="ja-JP"/>
        </w:rPr>
      </w:pPr>
      <w:r w:rsidRPr="00DE4103">
        <w:rPr>
          <w:rFonts w:hAnsi="メイリオ" w:cs="ＭＳ ゴシック" w:hint="eastAsia"/>
          <w:color w:val="231F20"/>
          <w:sz w:val="21"/>
          <w:szCs w:val="21"/>
          <w:lang w:eastAsia="ja-JP"/>
        </w:rPr>
        <w:t>国名</w:t>
      </w:r>
    </w:p>
    <w:p w:rsidR="00213F3F" w:rsidRPr="004727EB" w:rsidRDefault="00213F3F" w:rsidP="00537E79">
      <w:pPr>
        <w:pStyle w:val="a3"/>
        <w:rPr>
          <w:sz w:val="19"/>
          <w:lang w:eastAsia="ja-JP"/>
        </w:rPr>
      </w:pPr>
    </w:p>
    <w:p w:rsidR="00213F3F" w:rsidRDefault="00DE4103" w:rsidP="00FB3A89">
      <w:pPr>
        <w:pStyle w:val="Ibrahim"/>
        <w:spacing w:before="120"/>
      </w:pPr>
      <w:r w:rsidRPr="00DE4103">
        <w:rPr>
          <w:rStyle w:val="Ibrahim4"/>
          <w:b/>
        </w:rPr>
        <w:t>ビルド用スクリプトを提供しない</w:t>
      </w:r>
      <w:r w:rsidR="00537E79">
        <w:rPr>
          <w:rStyle w:val="Ibrahim4"/>
          <w:rFonts w:hint="eastAsia"/>
          <w:b/>
        </w:rPr>
        <w:t>。</w:t>
      </w:r>
      <w:r w:rsidRPr="00DE4103">
        <w:rPr>
          <w:rStyle w:val="Ibrahim4"/>
        </w:rPr>
        <w:t>コンパイルに必要なもの（GPLやLGPL</w:t>
      </w:r>
      <w:del w:id="226" w:author="Mieko Sato" w:date="2018-01-25T16:12:00Z">
        <w:r w:rsidRPr="00DE4103" w:rsidDel="008D48A1">
          <w:rPr>
            <w:rStyle w:val="Ibrahim4"/>
          </w:rPr>
          <w:delText>ファミリ</w:delText>
        </w:r>
      </w:del>
      <w:ins w:id="227" w:author="Mieko Sato" w:date="2018-01-25T16:12:00Z">
        <w:r w:rsidR="008D48A1">
          <w:rPr>
            <w:rStyle w:val="Ibrahim4"/>
          </w:rPr>
          <w:t>ファミリー</w:t>
        </w:r>
      </w:ins>
      <w:r w:rsidRPr="00DE4103">
        <w:rPr>
          <w:rStyle w:val="Ibrahim4"/>
        </w:rPr>
        <w:t>のライセンス毎に）。</w:t>
      </w:r>
    </w:p>
    <w:p w:rsidR="00DE4103" w:rsidRPr="007E57E9" w:rsidRDefault="00DE4103" w:rsidP="005369A4">
      <w:pPr>
        <w:pStyle w:val="3"/>
        <w:spacing w:before="360" w:after="120"/>
      </w:pPr>
      <w:bookmarkStart w:id="228" w:name="_Hlk503797610"/>
      <w:bookmarkStart w:id="229" w:name="_Toc504728026"/>
      <w:r w:rsidRPr="007E57E9">
        <w:rPr>
          <w:rFonts w:hint="eastAsia"/>
        </w:rPr>
        <w:t>知的財産権上の失敗</w:t>
      </w:r>
      <w:bookmarkEnd w:id="229"/>
    </w:p>
    <w:p w:rsidR="00DE4103" w:rsidRPr="007E57E9" w:rsidRDefault="00DE4103" w:rsidP="00FB3A89">
      <w:pPr>
        <w:pStyle w:val="Ibrahim0"/>
        <w:spacing w:before="120" w:after="120"/>
      </w:pPr>
      <w:bookmarkStart w:id="230" w:name="_Hlk503797648"/>
      <w:bookmarkEnd w:id="228"/>
      <w:r w:rsidRPr="007E57E9">
        <w:rPr>
          <w:rFonts w:hint="eastAsia"/>
        </w:rPr>
        <w:t>表</w:t>
      </w:r>
      <w:r w:rsidRPr="007E57E9">
        <w:t>1 (次ページ) はソフトウェア開発の過程において</w:t>
      </w:r>
      <w:del w:id="231" w:author="Mieko Sato" w:date="2018-01-25T15:18:00Z">
        <w:r w:rsidRPr="007E57E9" w:rsidDel="00EE6B02">
          <w:delText>プロプラエタリ</w:delText>
        </w:r>
      </w:del>
      <w:ins w:id="232" w:author="Mieko Sato" w:date="2018-01-25T15:18:00Z">
        <w:r w:rsidR="00EE6B02">
          <w:t>プロプライエタリ</w:t>
        </w:r>
      </w:ins>
      <w:r w:rsidRPr="007E57E9">
        <w:t>な知財と</w:t>
      </w:r>
      <w:del w:id="233" w:author="Mieko Sato" w:date="2018-01-25T15:44:00Z">
        <w:r w:rsidRPr="007E57E9" w:rsidDel="00E15361">
          <w:delText>オープンソース</w:delText>
        </w:r>
      </w:del>
      <w:ins w:id="234" w:author="Mieko Sato" w:date="2018-01-25T15:44:00Z">
        <w:r w:rsidR="00E15361">
          <w:t>オープン ソース</w:t>
        </w:r>
      </w:ins>
      <w:r w:rsidRPr="007E57E9">
        <w:t>の知財を誤って混ぜてしまい、ライセンス コンプライアンス問題となるありがちな例を示したものです。もっともありがちなのは、異なる、または両立しないライセンス（例：</w:t>
      </w:r>
      <w:del w:id="235" w:author="Mieko Sato" w:date="2018-01-25T15:18:00Z">
        <w:r w:rsidRPr="007E57E9" w:rsidDel="00EE6B02">
          <w:delText>プロプラエタリ</w:delText>
        </w:r>
      </w:del>
      <w:ins w:id="236" w:author="Mieko Sato" w:date="2018-01-25T15:18:00Z">
        <w:r w:rsidR="00EE6B02">
          <w:t>プロプライエタリ</w:t>
        </w:r>
      </w:ins>
      <w:r w:rsidRPr="007E57E9">
        <w:t>、サードパーティや</w:t>
      </w:r>
      <w:del w:id="237" w:author="Mieko Sato" w:date="2018-01-25T15:44:00Z">
        <w:r w:rsidRPr="007E57E9" w:rsidDel="00E15361">
          <w:delText>オープンソース</w:delText>
        </w:r>
      </w:del>
      <w:ins w:id="238" w:author="Mieko Sato" w:date="2018-01-25T15:44:00Z">
        <w:r w:rsidR="00E15361">
          <w:t>オープン ソース</w:t>
        </w:r>
      </w:ins>
      <w:r w:rsidRPr="007E57E9">
        <w:t>）下の</w:t>
      </w:r>
      <w:del w:id="239" w:author="Mieko Sato" w:date="2018-01-25T15:45:00Z">
        <w:r w:rsidRPr="007E57E9" w:rsidDel="00E15361">
          <w:delText>ソースコード</w:delText>
        </w:r>
      </w:del>
      <w:ins w:id="240" w:author="Mieko Sato" w:date="2018-01-25T15:45:00Z">
        <w:r w:rsidR="00E15361">
          <w:t>ソース コード</w:t>
        </w:r>
      </w:ins>
      <w:r w:rsidRPr="007E57E9">
        <w:t>を混ぜてしまう、ことです。そうして混ぜてしまうと企業は</w:t>
      </w:r>
      <w:del w:id="241" w:author="Mieko Sato" w:date="2018-01-25T15:18:00Z">
        <w:r w:rsidRPr="007E57E9" w:rsidDel="00EE6B02">
          <w:delText>プロプラエタリ</w:delText>
        </w:r>
      </w:del>
      <w:ins w:id="242" w:author="Mieko Sato" w:date="2018-01-25T15:18:00Z">
        <w:r w:rsidR="00EE6B02">
          <w:t>プロプライエタリ</w:t>
        </w:r>
      </w:ins>
      <w:r w:rsidRPr="007E57E9">
        <w:t>な</w:t>
      </w:r>
      <w:del w:id="243" w:author="Mieko Sato" w:date="2018-01-25T15:45:00Z">
        <w:r w:rsidRPr="007E57E9" w:rsidDel="00E15361">
          <w:delText>ソースコード</w:delText>
        </w:r>
      </w:del>
      <w:ins w:id="244" w:author="Mieko Sato" w:date="2018-01-25T15:45:00Z">
        <w:r w:rsidR="00E15361">
          <w:t>ソース コード</w:t>
        </w:r>
      </w:ins>
      <w:r w:rsidRPr="007E57E9">
        <w:t>を</w:t>
      </w:r>
      <w:del w:id="245" w:author="Mieko Sato" w:date="2018-01-25T15:44:00Z">
        <w:r w:rsidRPr="007E57E9" w:rsidDel="00E15361">
          <w:delText>オープンソース</w:delText>
        </w:r>
      </w:del>
      <w:ins w:id="246" w:author="Mieko Sato" w:date="2018-01-25T15:44:00Z">
        <w:r w:rsidR="00E15361">
          <w:t>オープン ソース</w:t>
        </w:r>
      </w:ins>
      <w:r w:rsidRPr="007E57E9">
        <w:t xml:space="preserve"> ライセンスで開示することを強制され、（おそらくは）高い価値を持つ知財の制御を失い、市場における差別化</w:t>
      </w:r>
      <w:r w:rsidRPr="007E57E9">
        <w:rPr>
          <w:rFonts w:hint="eastAsia"/>
        </w:rPr>
        <w:t>が弱くなってしまいます。</w:t>
      </w:r>
    </w:p>
    <w:bookmarkEnd w:id="230"/>
    <w:p w:rsidR="00213F3F" w:rsidRDefault="00213F3F">
      <w:pPr>
        <w:spacing w:before="120" w:after="120" w:line="266" w:lineRule="auto"/>
        <w:rPr>
          <w:lang w:eastAsia="ja-JP"/>
        </w:rPr>
        <w:sectPr w:rsidR="00213F3F" w:rsidSect="00502E31">
          <w:pgSz w:w="8400" w:h="11910"/>
          <w:pgMar w:top="440" w:right="0" w:bottom="340" w:left="0" w:header="454" w:footer="153" w:gutter="0"/>
          <w:cols w:space="720"/>
          <w:docGrid w:linePitch="299"/>
        </w:sectPr>
      </w:pPr>
    </w:p>
    <w:p w:rsidR="00C07360" w:rsidRPr="007E57E9" w:rsidRDefault="00C07360" w:rsidP="00FB3A89">
      <w:pPr>
        <w:pStyle w:val="Ibrahim0"/>
        <w:spacing w:before="120" w:after="120"/>
      </w:pPr>
      <w:r w:rsidRPr="007E57E9">
        <w:rPr>
          <w:rFonts w:hint="eastAsia"/>
        </w:rPr>
        <w:t>知財上の失敗は下記を招く。</w:t>
      </w:r>
      <w:r w:rsidRPr="00C07360">
        <w:rPr>
          <w:rFonts w:hint="eastAsia"/>
          <w:color w:val="FF0000"/>
        </w:rPr>
        <w:t>(</w:t>
      </w:r>
      <w:r>
        <w:rPr>
          <w:rFonts w:hint="eastAsia"/>
          <w:color w:val="FF0000"/>
        </w:rPr>
        <w:t>文体</w:t>
      </w:r>
      <w:r w:rsidRPr="00C07360">
        <w:rPr>
          <w:rFonts w:hint="eastAsia"/>
          <w:color w:val="FF0000"/>
        </w:rPr>
        <w:t>?)</w:t>
      </w:r>
    </w:p>
    <w:p w:rsidR="00C07360" w:rsidRPr="007E57E9" w:rsidRDefault="00C07360" w:rsidP="00FB3A89">
      <w:pPr>
        <w:pStyle w:val="Ibrahim"/>
        <w:spacing w:before="120"/>
      </w:pPr>
      <w:r w:rsidRPr="007E57E9">
        <w:t>差し止め命令によりコンプライアンス上の懸念が解決されるまで製品が出荷できない</w:t>
      </w:r>
    </w:p>
    <w:p w:rsidR="00C07360" w:rsidRPr="007E57E9" w:rsidRDefault="00C07360" w:rsidP="00FB3A89">
      <w:pPr>
        <w:pStyle w:val="Ibrahim"/>
        <w:spacing w:before="120"/>
      </w:pPr>
      <w:r w:rsidRPr="007E57E9">
        <w:t>問題のバイナリ</w:t>
      </w:r>
      <w:ins w:id="247" w:author="Mieko Sato" w:date="2018-01-25T16:15:00Z">
        <w:r w:rsidR="008D48A1">
          <w:rPr>
            <w:rFonts w:hint="eastAsia"/>
          </w:rPr>
          <w:t xml:space="preserve"> </w:t>
        </w:r>
      </w:ins>
      <w:r w:rsidRPr="007E57E9">
        <w:t>コードに関わる</w:t>
      </w:r>
      <w:del w:id="248" w:author="Mieko Sato" w:date="2018-01-25T15:18:00Z">
        <w:r w:rsidRPr="007E57E9" w:rsidDel="00EE6B02">
          <w:delText>プロプラエタリ</w:delText>
        </w:r>
      </w:del>
      <w:ins w:id="249" w:author="Mieko Sato" w:date="2018-01-25T15:18:00Z">
        <w:r w:rsidR="00EE6B02">
          <w:t>プロプライエタリ</w:t>
        </w:r>
      </w:ins>
      <w:r w:rsidRPr="007E57E9">
        <w:t>な</w:t>
      </w:r>
      <w:del w:id="250" w:author="Mieko Sato" w:date="2018-01-25T15:45:00Z">
        <w:r w:rsidRPr="007E57E9" w:rsidDel="00E15361">
          <w:delText>ソースコード</w:delText>
        </w:r>
      </w:del>
      <w:ins w:id="251" w:author="Mieko Sato" w:date="2018-01-25T15:45:00Z">
        <w:r w:rsidR="00E15361">
          <w:t>ソース コード</w:t>
        </w:r>
      </w:ins>
      <w:r w:rsidRPr="007E57E9">
        <w:t>を（ケースに応じた）</w:t>
      </w:r>
      <w:del w:id="252" w:author="Mieko Sato" w:date="2018-01-25T15:44:00Z">
        <w:r w:rsidRPr="007E57E9" w:rsidDel="00E15361">
          <w:delText>オープンソース</w:delText>
        </w:r>
      </w:del>
      <w:ins w:id="253" w:author="Mieko Sato" w:date="2018-01-25T15:44:00Z">
        <w:r w:rsidR="00E15361">
          <w:t>オープン ソース</w:t>
        </w:r>
      </w:ins>
      <w:r w:rsidRPr="007E57E9">
        <w:t xml:space="preserve"> ライセンスで頒布するよう要求される</w:t>
      </w:r>
    </w:p>
    <w:p w:rsidR="00C07360" w:rsidRPr="007E57E9" w:rsidRDefault="00C07360" w:rsidP="00FB3A89">
      <w:pPr>
        <w:pStyle w:val="Ibrahim"/>
        <w:spacing w:before="120"/>
      </w:pPr>
      <w:r w:rsidRPr="007E57E9">
        <w:t>コンプライアンス上の懸念を解消するため多大な工数が費やされる</w:t>
      </w:r>
    </w:p>
    <w:p w:rsidR="00C07360" w:rsidRPr="007E57E9" w:rsidRDefault="00C07360" w:rsidP="00FB3A89">
      <w:pPr>
        <w:pStyle w:val="Ibrahim"/>
        <w:spacing w:before="120"/>
      </w:pPr>
      <w:r w:rsidRPr="007E57E9">
        <w:t>顧客、ディストリビュータ</w:t>
      </w:r>
      <w:ins w:id="254" w:author="Mieko Sato" w:date="2018-01-25T16:15:00Z">
        <w:r w:rsidR="008D48A1">
          <w:rPr>
            <w:rFonts w:hint="eastAsia"/>
          </w:rPr>
          <w:t>ー</w:t>
        </w:r>
      </w:ins>
      <w:r w:rsidRPr="007E57E9">
        <w:t>、サードパーティのソフトウェア供給者、そして</w:t>
      </w:r>
      <w:del w:id="255" w:author="Mieko Sato" w:date="2018-01-25T15:44:00Z">
        <w:r w:rsidRPr="007E57E9" w:rsidDel="00E15361">
          <w:delText>オープンソース</w:delText>
        </w:r>
      </w:del>
      <w:ins w:id="256" w:author="Mieko Sato" w:date="2018-01-25T15:44:00Z">
        <w:r w:rsidR="00E15361">
          <w:t>オープン ソース</w:t>
        </w:r>
      </w:ins>
      <w:r w:rsidRPr="007E57E9">
        <w:t xml:space="preserve"> コミュニティを困惑させます</w:t>
      </w:r>
      <w:r w:rsidRPr="00C07360">
        <w:rPr>
          <w:rFonts w:hint="eastAsia"/>
          <w:color w:val="FF0000"/>
        </w:rPr>
        <w:t>(</w:t>
      </w:r>
      <w:r>
        <w:rPr>
          <w:rFonts w:hint="eastAsia"/>
          <w:color w:val="FF0000"/>
        </w:rPr>
        <w:t>文体？</w:t>
      </w:r>
      <w:r w:rsidRPr="00C07360">
        <w:rPr>
          <w:rFonts w:hint="eastAsia"/>
          <w:color w:val="FF0000"/>
        </w:rPr>
        <w:t>)</w:t>
      </w:r>
    </w:p>
    <w:p w:rsidR="00213F3F" w:rsidRDefault="00213F3F">
      <w:pPr>
        <w:pStyle w:val="a3"/>
        <w:spacing w:before="120" w:after="120"/>
        <w:rPr>
          <w:lang w:eastAsia="ja-JP"/>
        </w:rPr>
      </w:pPr>
    </w:p>
    <w:p w:rsidR="00C07360" w:rsidRPr="007E57E9" w:rsidRDefault="00C07360" w:rsidP="00C07360">
      <w:pPr>
        <w:pStyle w:val="Ibrahim2"/>
        <w:spacing w:before="120" w:after="120"/>
      </w:pPr>
      <w:r w:rsidRPr="007E57E9">
        <w:rPr>
          <w:rFonts w:hint="eastAsia"/>
        </w:rPr>
        <w:t>表</w:t>
      </w:r>
      <w:r>
        <w:rPr>
          <w:rFonts w:hint="eastAsia"/>
        </w:rPr>
        <w:t>1：</w:t>
      </w:r>
      <w:r w:rsidRPr="007E57E9">
        <w:rPr>
          <w:rFonts w:hint="eastAsia"/>
        </w:rPr>
        <w:t>知財上の失敗の例</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2218"/>
        <w:gridCol w:w="2698"/>
      </w:tblGrid>
      <w:tr w:rsidR="00213F3F">
        <w:trPr>
          <w:trHeight w:hRule="exact" w:val="532"/>
        </w:trPr>
        <w:tc>
          <w:tcPr>
            <w:tcW w:w="2520"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問題の類型</w:t>
            </w:r>
          </w:p>
        </w:tc>
        <w:tc>
          <w:tcPr>
            <w:tcW w:w="221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発見する方法</w:t>
            </w:r>
          </w:p>
        </w:tc>
        <w:tc>
          <w:tcPr>
            <w:tcW w:w="2698" w:type="dxa"/>
            <w:tcBorders>
              <w:left w:val="single" w:sz="4" w:space="0" w:color="231F20"/>
              <w:right w:val="single" w:sz="4" w:space="0" w:color="231F20"/>
            </w:tcBorders>
            <w:shd w:val="clear" w:color="auto" w:fill="00B4E0"/>
          </w:tcPr>
          <w:p w:rsidR="00213F3F" w:rsidRPr="00892874" w:rsidRDefault="005434CC" w:rsidP="00892874">
            <w:pPr>
              <w:pStyle w:val="TableParagraph"/>
              <w:spacing w:before="120" w:after="120"/>
              <w:rPr>
                <w:color w:val="FFFFFF" w:themeColor="background1"/>
              </w:rPr>
            </w:pPr>
            <w:r w:rsidRPr="00892874">
              <w:rPr>
                <w:rFonts w:hint="eastAsia"/>
                <w:color w:val="FFFFFF" w:themeColor="background1"/>
                <w:w w:val="105"/>
              </w:rPr>
              <w:t>回避方法</w:t>
            </w:r>
          </w:p>
        </w:tc>
      </w:tr>
      <w:tr w:rsidR="00213F3F" w:rsidTr="004727EB">
        <w:trPr>
          <w:trHeight w:hRule="exact" w:val="4861"/>
        </w:trPr>
        <w:tc>
          <w:tcPr>
            <w:tcW w:w="2520"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del w:id="257" w:author="Mieko Sato" w:date="2018-01-25T15:44:00Z">
              <w:r w:rsidRPr="00362207" w:rsidDel="00E15361">
                <w:rPr>
                  <w:rFonts w:hint="eastAsia"/>
                </w:rPr>
                <w:delText>オープンソース</w:delText>
              </w:r>
            </w:del>
            <w:ins w:id="258" w:author="Mieko Sato" w:date="2018-01-25T15:44:00Z">
              <w:r w:rsidR="00E15361">
                <w:rPr>
                  <w:rFonts w:hint="eastAsia"/>
                </w:rPr>
                <w:t>オープン ソース</w:t>
              </w:r>
            </w:ins>
            <w:r w:rsidRPr="00362207">
              <w:rPr>
                <w:rFonts w:hint="eastAsia"/>
              </w:rPr>
              <w:t>のコードをサードパーティのコードに挿入</w:t>
            </w:r>
          </w:p>
          <w:p w:rsidR="00213F3F" w:rsidRPr="00362207" w:rsidRDefault="003249C5" w:rsidP="00892874">
            <w:pPr>
              <w:pStyle w:val="TableParagraph"/>
              <w:spacing w:before="120" w:after="120"/>
            </w:pPr>
            <w:r w:rsidRPr="00362207">
              <w:rPr>
                <w:rFonts w:hint="eastAsia"/>
              </w:rPr>
              <w:t>開発プロセスの中で開発者が</w:t>
            </w:r>
            <w:del w:id="259" w:author="Mieko Sato" w:date="2018-01-25T15:44:00Z">
              <w:r w:rsidRPr="00362207" w:rsidDel="00E15361">
                <w:rPr>
                  <w:rFonts w:hint="eastAsia"/>
                </w:rPr>
                <w:delText>オープンソース</w:delText>
              </w:r>
            </w:del>
            <w:ins w:id="260" w:author="Mieko Sato" w:date="2018-01-25T15:44:00Z">
              <w:r w:rsidR="00E15361">
                <w:rPr>
                  <w:rFonts w:hint="eastAsia"/>
                </w:rPr>
                <w:t>オープン ソース</w:t>
              </w:r>
            </w:ins>
            <w:r w:rsidRPr="00362207">
              <w:rPr>
                <w:rFonts w:hint="eastAsia"/>
              </w:rPr>
              <w:t>のコード</w:t>
            </w:r>
            <w:r w:rsidRPr="00362207">
              <w:t xml:space="preserve"> (</w:t>
            </w:r>
            <w:r w:rsidRPr="00362207">
              <w:rPr>
                <w:rFonts w:hint="eastAsia"/>
              </w:rPr>
              <w:t>いわゆるスニペット</w:t>
            </w:r>
            <w:r w:rsidRPr="00362207">
              <w:t xml:space="preserve">) </w:t>
            </w:r>
            <w:r w:rsidRPr="00362207">
              <w:rPr>
                <w:rFonts w:hint="eastAsia"/>
              </w:rPr>
              <w:t>を</w:t>
            </w:r>
            <w:del w:id="261" w:author="Mieko Sato" w:date="2018-01-25T15:18:00Z">
              <w:r w:rsidRPr="00362207" w:rsidDel="00EE6B02">
                <w:rPr>
                  <w:rFonts w:hint="eastAsia"/>
                </w:rPr>
                <w:delText>プロプラエタリ</w:delText>
              </w:r>
            </w:del>
            <w:ins w:id="262" w:author="Mieko Sato" w:date="2018-01-25T15:18:00Z">
              <w:r w:rsidR="00EE6B02">
                <w:rPr>
                  <w:rFonts w:hint="eastAsia"/>
                </w:rPr>
                <w:t>プロプライエタリ</w:t>
              </w:r>
            </w:ins>
            <w:r w:rsidRPr="00362207">
              <w:rPr>
                <w:rFonts w:hint="eastAsia"/>
              </w:rPr>
              <w:t>やサードパーティのコードに挿入して発生</w:t>
            </w:r>
          </w:p>
        </w:tc>
        <w:tc>
          <w:tcPr>
            <w:tcW w:w="221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del w:id="263" w:author="Mieko Sato" w:date="2018-01-25T15:44:00Z">
              <w:r w:rsidRPr="00362207" w:rsidDel="00E15361">
                <w:rPr>
                  <w:rFonts w:hint="eastAsia"/>
                </w:rPr>
                <w:delText>オープンソース</w:delText>
              </w:r>
            </w:del>
            <w:ins w:id="264" w:author="Mieko Sato" w:date="2018-01-25T15:44:00Z">
              <w:r w:rsidR="00E15361">
                <w:rPr>
                  <w:rFonts w:hint="eastAsia"/>
                </w:rPr>
                <w:t>オープン ソース</w:t>
              </w:r>
            </w:ins>
            <w:r w:rsidRPr="00362207">
              <w:rPr>
                <w:rFonts w:hint="eastAsia"/>
              </w:rPr>
              <w:t>のコードとの一致の可能性を求めて</w:t>
            </w:r>
            <w:del w:id="265" w:author="Mieko Sato" w:date="2018-01-25T15:45:00Z">
              <w:r w:rsidRPr="00362207" w:rsidDel="00E15361">
                <w:rPr>
                  <w:rFonts w:hint="eastAsia"/>
                </w:rPr>
                <w:delText>ソースコード</w:delText>
              </w:r>
            </w:del>
            <w:ins w:id="266" w:author="Mieko Sato" w:date="2018-01-25T15:45:00Z">
              <w:r w:rsidR="00E15361">
                <w:rPr>
                  <w:rFonts w:hint="eastAsia"/>
                </w:rPr>
                <w:t>ソース コード</w:t>
              </w:r>
            </w:ins>
            <w:r w:rsidRPr="00362207">
              <w:rPr>
                <w:rFonts w:hint="eastAsia"/>
              </w:rPr>
              <w:t>をスキャン</w:t>
            </w:r>
          </w:p>
        </w:tc>
        <w:tc>
          <w:tcPr>
            <w:tcW w:w="2698" w:type="dxa"/>
            <w:tcBorders>
              <w:left w:val="single" w:sz="4" w:space="0" w:color="3C3533"/>
              <w:bottom w:val="single" w:sz="8" w:space="0" w:color="808285"/>
              <w:right w:val="single" w:sz="4" w:space="0" w:color="3C3533"/>
            </w:tcBorders>
          </w:tcPr>
          <w:p w:rsidR="00213F3F" w:rsidRPr="00362207" w:rsidRDefault="003249C5" w:rsidP="00892874">
            <w:pPr>
              <w:pStyle w:val="TableParagraph"/>
              <w:spacing w:before="120" w:after="120"/>
            </w:pPr>
            <w:r w:rsidRPr="00362207">
              <w:rPr>
                <w:rFonts w:hint="eastAsia"/>
              </w:rPr>
              <w:t>コンプライアンスや</w:t>
            </w:r>
            <w:del w:id="267" w:author="Mieko Sato" w:date="2018-01-25T15:44:00Z">
              <w:r w:rsidRPr="00362207" w:rsidDel="00E15361">
                <w:rPr>
                  <w:rFonts w:hint="eastAsia"/>
                </w:rPr>
                <w:delText>オープンソース</w:delText>
              </w:r>
            </w:del>
            <w:ins w:id="268" w:author="Mieko Sato" w:date="2018-01-25T15:44:00Z">
              <w:r w:rsidR="00E15361">
                <w:rPr>
                  <w:rFonts w:hint="eastAsia"/>
                </w:rPr>
                <w:t>オープン ソース</w:t>
              </w:r>
            </w:ins>
            <w:ins w:id="269" w:author="Mieko Sato" w:date="2018-01-25T16:06:00Z">
              <w:r w:rsidR="00A57EE6">
                <w:rPr>
                  <w:rFonts w:hint="eastAsia"/>
                </w:rPr>
                <w:t xml:space="preserve"> </w:t>
              </w:r>
            </w:ins>
            <w:r w:rsidRPr="00362207">
              <w:rPr>
                <w:rFonts w:hint="eastAsia"/>
              </w:rPr>
              <w:t>ライセンス、</w:t>
            </w:r>
            <w:del w:id="270" w:author="Mieko Sato" w:date="2018-01-25T15:18:00Z">
              <w:r w:rsidRPr="00362207" w:rsidDel="00EE6B02">
                <w:rPr>
                  <w:rFonts w:hint="eastAsia"/>
                </w:rPr>
                <w:delText>プロプラエタリ</w:delText>
              </w:r>
            </w:del>
            <w:ins w:id="271" w:author="Mieko Sato" w:date="2018-01-25T15:18:00Z">
              <w:r w:rsidR="00EE6B02">
                <w:rPr>
                  <w:rFonts w:hint="eastAsia"/>
                </w:rPr>
                <w:t>プロプライエタリ</w:t>
              </w:r>
            </w:ins>
            <w:r w:rsidRPr="00362207">
              <w:rPr>
                <w:rFonts w:hint="eastAsia"/>
              </w:rPr>
              <w:t>やサードパーティのコードに</w:t>
            </w:r>
            <w:del w:id="272" w:author="Mieko Sato" w:date="2018-01-25T15:44:00Z">
              <w:r w:rsidRPr="00362207" w:rsidDel="00E15361">
                <w:rPr>
                  <w:rFonts w:hint="eastAsia"/>
                </w:rPr>
                <w:delText>オープンソース</w:delText>
              </w:r>
            </w:del>
            <w:ins w:id="273" w:author="Mieko Sato" w:date="2018-01-25T15:44:00Z">
              <w:r w:rsidR="00E15361">
                <w:rPr>
                  <w:rFonts w:hint="eastAsia"/>
                </w:rPr>
                <w:t>オープン ソース</w:t>
              </w:r>
            </w:ins>
            <w:r w:rsidRPr="00362207">
              <w:rPr>
                <w:rFonts w:hint="eastAsia"/>
              </w:rPr>
              <w:t>のコードを含めることの意味について認識するためのトレーニングを提供</w:t>
            </w:r>
          </w:p>
          <w:p w:rsidR="003249C5" w:rsidRPr="00362207" w:rsidRDefault="003249C5" w:rsidP="00892874">
            <w:pPr>
              <w:pStyle w:val="TableParagraph"/>
              <w:spacing w:before="120" w:after="120"/>
            </w:pPr>
            <w:r w:rsidRPr="00362207">
              <w:rPr>
                <w:rFonts w:hint="eastAsia"/>
              </w:rPr>
              <w:t>予期されないライセンスやコードのスニペットのため、定期的にプロジェクトの全</w:t>
            </w:r>
            <w:del w:id="274" w:author="Mieko Sato" w:date="2018-01-25T15:45:00Z">
              <w:r w:rsidRPr="00362207" w:rsidDel="00E15361">
                <w:rPr>
                  <w:rFonts w:hint="eastAsia"/>
                </w:rPr>
                <w:delText>ソースコード</w:delText>
              </w:r>
            </w:del>
            <w:ins w:id="275" w:author="Mieko Sato" w:date="2018-01-25T15:45:00Z">
              <w:r w:rsidR="00E15361">
                <w:rPr>
                  <w:rFonts w:hint="eastAsia"/>
                </w:rPr>
                <w:t>ソース コード</w:t>
              </w:r>
            </w:ins>
            <w:r w:rsidRPr="00362207">
              <w:rPr>
                <w:rFonts w:hint="eastAsia"/>
              </w:rPr>
              <w:t>をスキャン</w:t>
            </w:r>
          </w:p>
          <w:p w:rsidR="00213F3F" w:rsidRPr="00362207" w:rsidRDefault="003249C5" w:rsidP="00892874">
            <w:pPr>
              <w:pStyle w:val="TableParagraph"/>
              <w:spacing w:before="120" w:after="120"/>
            </w:pPr>
            <w:r w:rsidRPr="00362207">
              <w:rPr>
                <w:rFonts w:hint="eastAsia"/>
              </w:rPr>
              <w:t>オープン ソース</w:t>
            </w:r>
            <w:r w:rsidRPr="00362207">
              <w:t xml:space="preserve"> </w:t>
            </w:r>
            <w:r w:rsidRPr="00362207">
              <w:rPr>
                <w:rFonts w:hint="eastAsia"/>
              </w:rPr>
              <w:t>ソフトウェアを使う際には製品のレポジトリにコミットする前に承認を必要とするようにします</w:t>
            </w:r>
            <w:r w:rsidRPr="00362207">
              <w:t xml:space="preserve"> </w:t>
            </w:r>
          </w:p>
        </w:tc>
      </w:tr>
    </w:tbl>
    <w:p w:rsidR="00213F3F" w:rsidRDefault="00213F3F">
      <w:pPr>
        <w:spacing w:before="120" w:after="120" w:line="278" w:lineRule="auto"/>
        <w:rPr>
          <w:sz w:val="18"/>
          <w:lang w:eastAsia="ja-JP"/>
        </w:rPr>
        <w:sectPr w:rsidR="00213F3F" w:rsidSect="007B114F">
          <w:pgSz w:w="8400" w:h="11910"/>
          <w:pgMar w:top="440" w:right="0" w:bottom="340" w:left="0" w:header="454" w:footer="153" w:gutter="0"/>
          <w:cols w:space="720"/>
          <w:docGrid w:linePitch="299"/>
        </w:sectPr>
      </w:pPr>
    </w:p>
    <w:tbl>
      <w:tblPr>
        <w:tblW w:w="0" w:type="auto"/>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Look w:val="01E0" w:firstRow="1" w:lastRow="1" w:firstColumn="1" w:lastColumn="1" w:noHBand="0" w:noVBand="0"/>
      </w:tblPr>
      <w:tblGrid>
        <w:gridCol w:w="2520"/>
        <w:gridCol w:w="2218"/>
        <w:gridCol w:w="2698"/>
      </w:tblGrid>
      <w:tr w:rsidR="000D38D3">
        <w:trPr>
          <w:trHeight w:hRule="exact" w:val="532"/>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bookmarkStart w:id="276" w:name="License_Compliance_Problems"/>
            <w:bookmarkEnd w:id="276"/>
            <w:r w:rsidRPr="00892874">
              <w:rPr>
                <w:rFonts w:hint="eastAsia"/>
                <w:color w:val="FFFFFF" w:themeColor="background1"/>
                <w:w w:val="105"/>
              </w:rPr>
              <w:t>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rsidR="000D38D3" w:rsidRPr="00892874" w:rsidRDefault="000D38D3"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362207">
        <w:trPr>
          <w:trHeight w:hRule="exact" w:val="3063"/>
        </w:trPr>
        <w:tc>
          <w:tcPr>
            <w:tcW w:w="2520" w:type="dxa"/>
            <w:tcBorders>
              <w:top w:val="single" w:sz="4" w:space="0" w:color="000000"/>
            </w:tcBorders>
            <w:shd w:val="clear" w:color="auto" w:fill="E6E7E8"/>
          </w:tcPr>
          <w:p w:rsidR="007C6F87" w:rsidRPr="00362207" w:rsidRDefault="007C6F87" w:rsidP="00892874">
            <w:pPr>
              <w:pStyle w:val="TableParagraph"/>
              <w:spacing w:before="120" w:after="120"/>
            </w:pPr>
            <w:del w:id="277" w:author="Mieko Sato" w:date="2018-01-25T15:44:00Z">
              <w:r w:rsidRPr="00362207" w:rsidDel="00E15361">
                <w:rPr>
                  <w:rFonts w:hint="eastAsia"/>
                </w:rPr>
                <w:delText>オープンソース</w:delText>
              </w:r>
            </w:del>
            <w:ins w:id="278" w:author="Mieko Sato" w:date="2018-01-25T15:44:00Z">
              <w:r w:rsidR="00E15361">
                <w:rPr>
                  <w:rFonts w:hint="eastAsia"/>
                </w:rPr>
                <w:t>オープン ソース</w:t>
              </w:r>
            </w:ins>
            <w:r w:rsidRPr="00362207">
              <w:rPr>
                <w:rFonts w:hint="eastAsia"/>
              </w:rPr>
              <w:t>を</w:t>
            </w:r>
            <w:del w:id="279" w:author="Mieko Sato" w:date="2018-01-25T15:18:00Z">
              <w:r w:rsidRPr="00362207" w:rsidDel="00EE6B02">
                <w:rPr>
                  <w:rFonts w:hint="eastAsia"/>
                </w:rPr>
                <w:delText>プロプラエタリ</w:delText>
              </w:r>
            </w:del>
            <w:ins w:id="280" w:author="Mieko Sato" w:date="2018-01-25T15:18:00Z">
              <w:r w:rsidR="00EE6B02">
                <w:rPr>
                  <w:rFonts w:hint="eastAsia"/>
                </w:rPr>
                <w:t>プロプライエタリ</w:t>
              </w:r>
            </w:ins>
            <w:r w:rsidRPr="00362207">
              <w:rPr>
                <w:rFonts w:hint="eastAsia"/>
              </w:rPr>
              <w:t>な</w:t>
            </w:r>
            <w:del w:id="281" w:author="Mieko Sato" w:date="2018-01-25T15:45:00Z">
              <w:r w:rsidRPr="00362207" w:rsidDel="00E15361">
                <w:rPr>
                  <w:rFonts w:hint="eastAsia"/>
                </w:rPr>
                <w:delText>ソースコード</w:delText>
              </w:r>
            </w:del>
            <w:ins w:id="282" w:author="Mieko Sato" w:date="2018-01-25T15:45:00Z">
              <w:r w:rsidR="00E15361">
                <w:rPr>
                  <w:rFonts w:hint="eastAsia"/>
                </w:rPr>
                <w:t>ソース コード</w:t>
              </w:r>
            </w:ins>
            <w:r w:rsidRPr="00362207">
              <w:rPr>
                <w:rFonts w:hint="eastAsia"/>
              </w:rPr>
              <w:t>のソフトウェアにリンク</w:t>
            </w:r>
            <w:r w:rsidRPr="00362207">
              <w:t xml:space="preserve"> (</w:t>
            </w:r>
            <w:r w:rsidRPr="00362207">
              <w:rPr>
                <w:rFonts w:hint="eastAsia"/>
              </w:rPr>
              <w:t>またはその逆。</w:t>
            </w:r>
            <w:r w:rsidRPr="00362207">
              <w:t>C/C++</w:t>
            </w:r>
            <w:r w:rsidRPr="00362207">
              <w:rPr>
                <w:rFonts w:hint="eastAsia"/>
              </w:rPr>
              <w:t>特有の問題</w:t>
            </w:r>
            <w:r w:rsidRPr="00362207">
              <w:t xml:space="preserve">) </w:t>
            </w:r>
          </w:p>
          <w:p w:rsidR="00213F3F" w:rsidRPr="00362207" w:rsidRDefault="007C6F87" w:rsidP="00892874">
            <w:pPr>
              <w:pStyle w:val="TableParagraph"/>
              <w:spacing w:before="120" w:after="120"/>
            </w:pPr>
            <w:r w:rsidRPr="00362207">
              <w:rPr>
                <w:rFonts w:hint="eastAsia"/>
              </w:rPr>
              <w:t>衝突</w:t>
            </w:r>
            <w:r w:rsidRPr="00362207">
              <w:t>(conflict)</w:t>
            </w:r>
            <w:r w:rsidRPr="00362207">
              <w:rPr>
                <w:rFonts w:hint="eastAsia"/>
              </w:rPr>
              <w:t>する、または互換性のない</w:t>
            </w:r>
            <w:r w:rsidRPr="00362207">
              <w:t xml:space="preserve">(incompatible)[03] </w:t>
            </w:r>
            <w:r w:rsidRPr="00362207">
              <w:rPr>
                <w:rFonts w:hint="eastAsia"/>
              </w:rPr>
              <w:t>ライセンスの</w:t>
            </w:r>
            <w:del w:id="283" w:author="Mieko Sato" w:date="2018-01-25T15:49:00Z">
              <w:r w:rsidRPr="00362207" w:rsidDel="005006E3">
                <w:rPr>
                  <w:rFonts w:hint="eastAsia"/>
                </w:rPr>
                <w:delText>ソフトウェアコンポーネント</w:delText>
              </w:r>
            </w:del>
            <w:ins w:id="284" w:author="Mieko Sato" w:date="2018-01-25T15:49:00Z">
              <w:r w:rsidR="005006E3">
                <w:rPr>
                  <w:rFonts w:hint="eastAsia"/>
                </w:rPr>
                <w:t>ソフトウェア コンポーネント</w:t>
              </w:r>
            </w:ins>
            <w:r w:rsidRPr="00362207">
              <w:rPr>
                <w:rFonts w:hint="eastAsia"/>
              </w:rPr>
              <w:t>をリンクした結果発生</w:t>
            </w:r>
          </w:p>
        </w:tc>
        <w:tc>
          <w:tcPr>
            <w:tcW w:w="2218" w:type="dxa"/>
            <w:tcBorders>
              <w:top w:val="single" w:sz="4" w:space="0" w:color="000000"/>
            </w:tcBorders>
            <w:shd w:val="clear" w:color="auto" w:fill="E6E7E8"/>
          </w:tcPr>
          <w:p w:rsidR="00213F3F" w:rsidRPr="00362207" w:rsidRDefault="007C6F87" w:rsidP="00892874">
            <w:pPr>
              <w:pStyle w:val="TableParagraph"/>
              <w:spacing w:before="120" w:after="120"/>
            </w:pPr>
            <w:r w:rsidRPr="00362207">
              <w:rPr>
                <w:rFonts w:hint="eastAsia"/>
              </w:rPr>
              <w:t>異なる</w:t>
            </w:r>
            <w:del w:id="285" w:author="Mieko Sato" w:date="2018-01-25T15:49:00Z">
              <w:r w:rsidRPr="00362207" w:rsidDel="005006E3">
                <w:rPr>
                  <w:rFonts w:hint="eastAsia"/>
                </w:rPr>
                <w:delText>ソフトウェアコンポーネント</w:delText>
              </w:r>
            </w:del>
            <w:ins w:id="286" w:author="Mieko Sato" w:date="2018-01-25T15:49:00Z">
              <w:r w:rsidR="005006E3">
                <w:rPr>
                  <w:rFonts w:hint="eastAsia"/>
                </w:rPr>
                <w:t>ソフトウェア コンポーネント</w:t>
              </w:r>
            </w:ins>
            <w:r w:rsidRPr="00362207">
              <w:rPr>
                <w:rFonts w:hint="eastAsia"/>
              </w:rPr>
              <w:t>間のリンクを検出できる依存性追跡ツールを利用</w:t>
            </w:r>
            <w:r w:rsidRPr="00362207">
              <w:t xml:space="preserve">; </w:t>
            </w:r>
            <w:r w:rsidRPr="00362207">
              <w:rPr>
                <w:rFonts w:hint="eastAsia"/>
              </w:rPr>
              <w:t>企業の</w:t>
            </w:r>
            <w:del w:id="287" w:author="Mieko Sato" w:date="2018-01-25T15:44:00Z">
              <w:r w:rsidRPr="00362207" w:rsidDel="00E15361">
                <w:rPr>
                  <w:rFonts w:hint="eastAsia"/>
                </w:rPr>
                <w:delText>オープンソース</w:delText>
              </w:r>
            </w:del>
            <w:ins w:id="288" w:author="Mieko Sato" w:date="2018-01-25T15:44:00Z">
              <w:r w:rsidR="00E15361">
                <w:rPr>
                  <w:rFonts w:hint="eastAsia"/>
                </w:rPr>
                <w:t>オープン ソース</w:t>
              </w:r>
            </w:ins>
            <w:r w:rsidRPr="00362207">
              <w:rPr>
                <w:rFonts w:hint="eastAsia"/>
              </w:rPr>
              <w:t>ポリシーで許容されているかを識別</w:t>
            </w:r>
          </w:p>
        </w:tc>
        <w:tc>
          <w:tcPr>
            <w:tcW w:w="2698" w:type="dxa"/>
            <w:tcBorders>
              <w:top w:val="single" w:sz="4" w:space="0" w:color="000000"/>
            </w:tcBorders>
            <w:shd w:val="clear" w:color="auto" w:fill="E6E7E8"/>
          </w:tcPr>
          <w:p w:rsidR="007C6F87" w:rsidRPr="00362207" w:rsidRDefault="007C6F87" w:rsidP="00892874">
            <w:pPr>
              <w:pStyle w:val="TableParagraph"/>
              <w:spacing w:before="120" w:after="120"/>
            </w:pPr>
            <w:r w:rsidRPr="00362207">
              <w:rPr>
                <w:rFonts w:hint="eastAsia"/>
              </w:rPr>
              <w:t>企業の</w:t>
            </w:r>
            <w:del w:id="289" w:author="Mieko Sato" w:date="2018-01-25T16:07:00Z">
              <w:r w:rsidRPr="00362207" w:rsidDel="008D48A1">
                <w:rPr>
                  <w:rFonts w:hint="eastAsia"/>
                </w:rPr>
                <w:delText>コンプライアンスポリシー</w:delText>
              </w:r>
            </w:del>
            <w:ins w:id="290" w:author="Mieko Sato" w:date="2018-01-25T16:07:00Z">
              <w:r w:rsidR="008D48A1">
                <w:rPr>
                  <w:rFonts w:hint="eastAsia"/>
                </w:rPr>
                <w:t>コンプライアンス ポリシー</w:t>
              </w:r>
            </w:ins>
            <w:r w:rsidRPr="00362207">
              <w:rPr>
                <w:rFonts w:hint="eastAsia"/>
              </w:rPr>
              <w:t>に基づくリンクのシナリオについての訓練を提供</w:t>
            </w:r>
          </w:p>
          <w:p w:rsidR="00213F3F" w:rsidRPr="00362207" w:rsidRDefault="007C6F87" w:rsidP="00892874">
            <w:pPr>
              <w:pStyle w:val="TableParagraph"/>
              <w:spacing w:before="120" w:after="120"/>
            </w:pPr>
            <w:r w:rsidRPr="00362207">
              <w:rPr>
                <w:rFonts w:hint="eastAsia"/>
              </w:rPr>
              <w:t>定期的に依存性追跡ツールを動作させ、全てのリンク関係を検証</w:t>
            </w:r>
            <w:r w:rsidRPr="00362207">
              <w:t xml:space="preserve">; </w:t>
            </w:r>
            <w:r w:rsidRPr="00362207">
              <w:rPr>
                <w:rFonts w:hint="eastAsia"/>
              </w:rPr>
              <w:t>企業のポリシーで許容されていないあらゆる事柄にフラグを立てます</w:t>
            </w:r>
          </w:p>
        </w:tc>
      </w:tr>
      <w:tr w:rsidR="00213F3F" w:rsidTr="00362207">
        <w:trPr>
          <w:trHeight w:hRule="exact" w:val="2551"/>
        </w:trPr>
        <w:tc>
          <w:tcPr>
            <w:tcW w:w="2520"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del w:id="291" w:author="Mieko Sato" w:date="2018-01-25T15:44:00Z">
              <w:r w:rsidRPr="00362207" w:rsidDel="00E15361">
                <w:rPr>
                  <w:rFonts w:hint="eastAsia"/>
                </w:rPr>
                <w:delText>オープンソース</w:delText>
              </w:r>
            </w:del>
            <w:ins w:id="292" w:author="Mieko Sato" w:date="2018-01-25T15:44:00Z">
              <w:r w:rsidR="00E15361">
                <w:rPr>
                  <w:rFonts w:hint="eastAsia"/>
                </w:rPr>
                <w:t>オープン ソース</w:t>
              </w:r>
            </w:ins>
            <w:r w:rsidRPr="00362207">
              <w:rPr>
                <w:rFonts w:hint="eastAsia"/>
              </w:rPr>
              <w:t>のコンポーネントに</w:t>
            </w:r>
            <w:del w:id="293" w:author="Mieko Sato" w:date="2018-01-25T15:18:00Z">
              <w:r w:rsidRPr="00362207" w:rsidDel="00EE6B02">
                <w:rPr>
                  <w:rFonts w:hint="eastAsia"/>
                </w:rPr>
                <w:delText>プロプラエタリ</w:delText>
              </w:r>
            </w:del>
            <w:ins w:id="294" w:author="Mieko Sato" w:date="2018-01-25T15:18:00Z">
              <w:r w:rsidR="00EE6B02">
                <w:rPr>
                  <w:rFonts w:hint="eastAsia"/>
                </w:rPr>
                <w:t>プロプライエタリ</w:t>
              </w:r>
            </w:ins>
            <w:r w:rsidRPr="00362207">
              <w:rPr>
                <w:rFonts w:hint="eastAsia"/>
              </w:rPr>
              <w:t>なコードを含めます</w:t>
            </w:r>
          </w:p>
          <w:p w:rsidR="00213F3F" w:rsidRPr="00362207" w:rsidRDefault="00201909" w:rsidP="00892874">
            <w:pPr>
              <w:pStyle w:val="TableParagraph"/>
              <w:spacing w:before="120" w:after="120"/>
            </w:pPr>
            <w:r w:rsidRPr="00362207">
              <w:rPr>
                <w:rFonts w:hint="eastAsia"/>
              </w:rPr>
              <w:t>開発者が</w:t>
            </w:r>
            <w:del w:id="295" w:author="Mieko Sato" w:date="2018-01-25T15:18:00Z">
              <w:r w:rsidRPr="00362207" w:rsidDel="00EE6B02">
                <w:rPr>
                  <w:rFonts w:hint="eastAsia"/>
                </w:rPr>
                <w:delText>プロプラエタリ</w:delText>
              </w:r>
            </w:del>
            <w:ins w:id="296" w:author="Mieko Sato" w:date="2018-01-25T15:18:00Z">
              <w:r w:rsidR="00EE6B02">
                <w:rPr>
                  <w:rFonts w:hint="eastAsia"/>
                </w:rPr>
                <w:t>プロプライエタリ</w:t>
              </w:r>
            </w:ins>
            <w:r w:rsidRPr="00362207">
              <w:rPr>
                <w:rFonts w:hint="eastAsia"/>
              </w:rPr>
              <w:t>な</w:t>
            </w:r>
            <w:del w:id="297" w:author="Mieko Sato" w:date="2018-01-25T15:45:00Z">
              <w:r w:rsidRPr="00362207" w:rsidDel="00E15361">
                <w:rPr>
                  <w:rFonts w:hint="eastAsia"/>
                </w:rPr>
                <w:delText>ソースコード</w:delText>
              </w:r>
            </w:del>
            <w:ins w:id="298" w:author="Mieko Sato" w:date="2018-01-25T15:45:00Z">
              <w:r w:rsidR="00E15361">
                <w:rPr>
                  <w:rFonts w:hint="eastAsia"/>
                </w:rPr>
                <w:t>ソース コード</w:t>
              </w:r>
            </w:ins>
            <w:r w:rsidRPr="00362207">
              <w:rPr>
                <w:rFonts w:hint="eastAsia"/>
              </w:rPr>
              <w:t>を</w:t>
            </w:r>
            <w:del w:id="299" w:author="Mieko Sato" w:date="2018-01-25T15:44:00Z">
              <w:r w:rsidRPr="00362207" w:rsidDel="00E15361">
                <w:rPr>
                  <w:rFonts w:hint="eastAsia"/>
                </w:rPr>
                <w:delText>オープンソース</w:delText>
              </w:r>
            </w:del>
            <w:ins w:id="300" w:author="Mieko Sato" w:date="2018-01-25T15:44:00Z">
              <w:r w:rsidR="00E15361">
                <w:rPr>
                  <w:rFonts w:hint="eastAsia"/>
                </w:rPr>
                <w:t>オープン ソース</w:t>
              </w:r>
            </w:ins>
            <w:ins w:id="301" w:author="Mieko Sato" w:date="2018-01-25T16:11:00Z">
              <w:r w:rsidR="008D48A1">
                <w:rPr>
                  <w:rFonts w:hint="eastAsia"/>
                </w:rPr>
                <w:t xml:space="preserve"> </w:t>
              </w:r>
            </w:ins>
            <w:r w:rsidRPr="00362207">
              <w:rPr>
                <w:rFonts w:hint="eastAsia"/>
              </w:rPr>
              <w:t>ソフトウェアにコピー</w:t>
            </w:r>
            <w:r w:rsidRPr="00362207">
              <w:t>/</w:t>
            </w:r>
            <w:r w:rsidRPr="00362207">
              <w:rPr>
                <w:rFonts w:hint="eastAsia"/>
              </w:rPr>
              <w:t>ペーストして発生</w:t>
            </w:r>
          </w:p>
        </w:tc>
        <w:tc>
          <w:tcPr>
            <w:tcW w:w="2218" w:type="dxa"/>
            <w:tcBorders>
              <w:left w:val="single" w:sz="4" w:space="0" w:color="3C3533"/>
              <w:bottom w:val="single" w:sz="4" w:space="0" w:color="3C3533"/>
              <w:right w:val="single" w:sz="4" w:space="0" w:color="3C3533"/>
            </w:tcBorders>
          </w:tcPr>
          <w:p w:rsidR="00213F3F" w:rsidRPr="00362207" w:rsidRDefault="00201909" w:rsidP="00892874">
            <w:pPr>
              <w:pStyle w:val="TableParagraph"/>
              <w:spacing w:before="120" w:after="120"/>
            </w:pPr>
            <w:del w:id="302" w:author="Mieko Sato" w:date="2018-01-25T15:45:00Z">
              <w:r w:rsidRPr="00362207" w:rsidDel="00E15361">
                <w:rPr>
                  <w:rFonts w:hint="eastAsia"/>
                </w:rPr>
                <w:delText>ソースコード</w:delText>
              </w:r>
            </w:del>
            <w:ins w:id="303" w:author="Mieko Sato" w:date="2018-01-25T15:45:00Z">
              <w:r w:rsidR="00E15361">
                <w:rPr>
                  <w:rFonts w:hint="eastAsia"/>
                </w:rPr>
                <w:t>ソース コード</w:t>
              </w:r>
            </w:ins>
            <w:r w:rsidRPr="00362207">
              <w:rPr>
                <w:rFonts w:hint="eastAsia"/>
              </w:rPr>
              <w:t>をスキャンする。ツールで</w:t>
            </w:r>
            <w:del w:id="304" w:author="Mieko Sato" w:date="2018-01-25T15:44:00Z">
              <w:r w:rsidRPr="00362207" w:rsidDel="00E15361">
                <w:rPr>
                  <w:rFonts w:hint="eastAsia"/>
                </w:rPr>
                <w:delText>オープンソース</w:delText>
              </w:r>
            </w:del>
            <w:ins w:id="305" w:author="Mieko Sato" w:date="2018-01-25T15:44:00Z">
              <w:r w:rsidR="00E15361">
                <w:rPr>
                  <w:rFonts w:hint="eastAsia"/>
                </w:rPr>
                <w:t>オープン ソース</w:t>
              </w:r>
            </w:ins>
            <w:r w:rsidRPr="00362207">
              <w:rPr>
                <w:rFonts w:hint="eastAsia"/>
              </w:rPr>
              <w:t>のコンポーネント由来ではない</w:t>
            </w:r>
            <w:del w:id="306" w:author="Mieko Sato" w:date="2018-01-25T15:45:00Z">
              <w:r w:rsidRPr="00362207" w:rsidDel="00E15361">
                <w:rPr>
                  <w:rFonts w:hint="eastAsia"/>
                </w:rPr>
                <w:delText>ソースコード</w:delText>
              </w:r>
            </w:del>
            <w:ins w:id="307" w:author="Mieko Sato" w:date="2018-01-25T15:45:00Z">
              <w:r w:rsidR="00E15361">
                <w:rPr>
                  <w:rFonts w:hint="eastAsia"/>
                </w:rPr>
                <w:t>ソース コード</w:t>
              </w:r>
            </w:ins>
            <w:r w:rsidRPr="00362207">
              <w:rPr>
                <w:rFonts w:hint="eastAsia"/>
              </w:rPr>
              <w:t>は識別できるので、監査のため各種のフラグをつけます</w:t>
            </w:r>
          </w:p>
        </w:tc>
        <w:tc>
          <w:tcPr>
            <w:tcW w:w="2698" w:type="dxa"/>
            <w:tcBorders>
              <w:left w:val="single" w:sz="4" w:space="0" w:color="3C3533"/>
              <w:bottom w:val="single" w:sz="4" w:space="0" w:color="3C3533"/>
              <w:right w:val="single" w:sz="4" w:space="0" w:color="3C3533"/>
            </w:tcBorders>
          </w:tcPr>
          <w:p w:rsidR="00201909" w:rsidRPr="00362207" w:rsidRDefault="00201909" w:rsidP="00892874">
            <w:pPr>
              <w:pStyle w:val="TableParagraph"/>
              <w:spacing w:before="120" w:after="120"/>
            </w:pPr>
            <w:r w:rsidRPr="00362207">
              <w:rPr>
                <w:rFonts w:hint="eastAsia"/>
              </w:rPr>
              <w:t>スタッフを訓練</w:t>
            </w:r>
          </w:p>
          <w:p w:rsidR="00201909" w:rsidRPr="00362207" w:rsidRDefault="00201909" w:rsidP="00892874">
            <w:pPr>
              <w:pStyle w:val="TableParagraph"/>
              <w:spacing w:before="120" w:after="120"/>
            </w:pPr>
            <w:del w:id="308" w:author="Mieko Sato" w:date="2018-01-25T15:45:00Z">
              <w:r w:rsidRPr="00362207" w:rsidDel="00E15361">
                <w:rPr>
                  <w:rFonts w:hint="eastAsia"/>
                </w:rPr>
                <w:delText>ソースコード</w:delText>
              </w:r>
            </w:del>
            <w:ins w:id="309" w:author="Mieko Sato" w:date="2018-01-25T15:45:00Z">
              <w:r w:rsidR="00E15361">
                <w:rPr>
                  <w:rFonts w:hint="eastAsia"/>
                </w:rPr>
                <w:t>ソース コード</w:t>
              </w:r>
            </w:ins>
            <w:r w:rsidRPr="00362207">
              <w:rPr>
                <w:rFonts w:hint="eastAsia"/>
              </w:rPr>
              <w:t>を定期的に検査</w:t>
            </w:r>
          </w:p>
          <w:p w:rsidR="00213F3F" w:rsidRPr="00362207" w:rsidRDefault="00201909" w:rsidP="00892874">
            <w:pPr>
              <w:pStyle w:val="TableParagraph"/>
              <w:spacing w:before="120" w:after="120"/>
            </w:pPr>
            <w:del w:id="310" w:author="Mieko Sato" w:date="2018-01-25T15:18:00Z">
              <w:r w:rsidRPr="00362207" w:rsidDel="00EE6B02">
                <w:rPr>
                  <w:rFonts w:hint="eastAsia"/>
                </w:rPr>
                <w:delText>プロプラエタリ</w:delText>
              </w:r>
            </w:del>
            <w:ins w:id="311" w:author="Mieko Sato" w:date="2018-01-25T15:18:00Z">
              <w:r w:rsidR="00EE6B02">
                <w:rPr>
                  <w:rFonts w:hint="eastAsia"/>
                </w:rPr>
                <w:t>プロプライエタリ</w:t>
              </w:r>
            </w:ins>
            <w:r w:rsidRPr="00362207">
              <w:rPr>
                <w:rFonts w:hint="eastAsia"/>
              </w:rPr>
              <w:t>な</w:t>
            </w:r>
            <w:del w:id="312" w:author="Mieko Sato" w:date="2018-01-25T15:45:00Z">
              <w:r w:rsidRPr="00362207" w:rsidDel="00E15361">
                <w:rPr>
                  <w:rFonts w:hint="eastAsia"/>
                </w:rPr>
                <w:delText>ソースコード</w:delText>
              </w:r>
            </w:del>
            <w:ins w:id="313" w:author="Mieko Sato" w:date="2018-01-25T15:45:00Z">
              <w:r w:rsidR="00E15361">
                <w:rPr>
                  <w:rFonts w:hint="eastAsia"/>
                </w:rPr>
                <w:t>ソース コード</w:t>
              </w:r>
            </w:ins>
            <w:r w:rsidRPr="00362207">
              <w:rPr>
                <w:rFonts w:hint="eastAsia"/>
              </w:rPr>
              <w:t>を</w:t>
            </w:r>
            <w:del w:id="314" w:author="Mieko Sato" w:date="2018-01-25T15:44:00Z">
              <w:r w:rsidRPr="00362207" w:rsidDel="00E15361">
                <w:rPr>
                  <w:rFonts w:hint="eastAsia"/>
                </w:rPr>
                <w:delText>オープンソース</w:delText>
              </w:r>
            </w:del>
            <w:ins w:id="315" w:author="Mieko Sato" w:date="2018-01-25T15:44:00Z">
              <w:r w:rsidR="00E15361">
                <w:rPr>
                  <w:rFonts w:hint="eastAsia"/>
                </w:rPr>
                <w:t>オープン ソース</w:t>
              </w:r>
            </w:ins>
            <w:r w:rsidRPr="00362207">
              <w:rPr>
                <w:rFonts w:hint="eastAsia"/>
              </w:rPr>
              <w:t>のコンポーネントに含めるには承認を必要とするようにします</w:t>
            </w:r>
          </w:p>
        </w:tc>
      </w:tr>
    </w:tbl>
    <w:p w:rsidR="00213F3F" w:rsidRDefault="00316AB5" w:rsidP="005369A4">
      <w:pPr>
        <w:pStyle w:val="3"/>
        <w:spacing w:before="360" w:after="120"/>
      </w:pPr>
      <w:del w:id="316" w:author="Mieko Sato" w:date="2018-01-25T16:16:00Z">
        <w:r w:rsidRPr="00316AB5" w:rsidDel="008D48A1">
          <w:rPr>
            <w:rFonts w:hint="eastAsia"/>
          </w:rPr>
          <w:delText>ライセンスコンプライアンス</w:delText>
        </w:r>
      </w:del>
      <w:bookmarkStart w:id="317" w:name="_Toc504728027"/>
      <w:ins w:id="318" w:author="Mieko Sato" w:date="2018-01-25T16:16:00Z">
        <w:r w:rsidR="008D48A1">
          <w:rPr>
            <w:rFonts w:hint="eastAsia"/>
          </w:rPr>
          <w:t>ライセンス コンプライアンス</w:t>
        </w:r>
      </w:ins>
      <w:r w:rsidRPr="00316AB5">
        <w:rPr>
          <w:rFonts w:hint="eastAsia"/>
        </w:rPr>
        <w:t>問題</w:t>
      </w:r>
      <w:bookmarkEnd w:id="317"/>
    </w:p>
    <w:p w:rsidR="008E66D2" w:rsidRPr="008E66D2" w:rsidRDefault="008E66D2" w:rsidP="00FB3A89">
      <w:pPr>
        <w:pStyle w:val="Ibrahim0"/>
        <w:spacing w:before="120" w:after="120"/>
      </w:pPr>
      <w:del w:id="319" w:author="Mieko Sato" w:date="2018-01-25T16:16:00Z">
        <w:r w:rsidRPr="008E66D2" w:rsidDel="008D48A1">
          <w:rPr>
            <w:rFonts w:hint="eastAsia"/>
          </w:rPr>
          <w:delText>ライセンスコンプライアンス</w:delText>
        </w:r>
      </w:del>
      <w:ins w:id="320" w:author="Mieko Sato" w:date="2018-01-25T16:16:00Z">
        <w:r w:rsidR="008D48A1">
          <w:rPr>
            <w:rFonts w:hint="eastAsia"/>
          </w:rPr>
          <w:t>ライセンス コンプライアンス</w:t>
        </w:r>
      </w:ins>
      <w:r w:rsidRPr="008E66D2">
        <w:rPr>
          <w:rFonts w:hint="eastAsia"/>
        </w:rPr>
        <w:t>問題は知財上の問題に比べ一般に損害は小さいです。自社の</w:t>
      </w:r>
      <w:del w:id="321" w:author="Mieko Sato" w:date="2018-01-25T15:18:00Z">
        <w:r w:rsidRPr="008E66D2" w:rsidDel="00EE6B02">
          <w:rPr>
            <w:rFonts w:hint="eastAsia"/>
          </w:rPr>
          <w:delText>プロプラエタリ</w:delText>
        </w:r>
      </w:del>
      <w:ins w:id="322" w:author="Mieko Sato" w:date="2018-01-25T15:18:00Z">
        <w:r w:rsidR="00EE6B02">
          <w:rPr>
            <w:rFonts w:hint="eastAsia"/>
          </w:rPr>
          <w:t>プロプライエタリ</w:t>
        </w:r>
      </w:ins>
      <w:r w:rsidRPr="008E66D2">
        <w:rPr>
          <w:rFonts w:hint="eastAsia"/>
        </w:rPr>
        <w:t>なコードを</w:t>
      </w:r>
      <w:del w:id="323" w:author="Mieko Sato" w:date="2018-01-25T15:44:00Z">
        <w:r w:rsidRPr="008E66D2" w:rsidDel="00E15361">
          <w:rPr>
            <w:rFonts w:hint="eastAsia"/>
          </w:rPr>
          <w:delText>オープンソース</w:delText>
        </w:r>
      </w:del>
      <w:ins w:id="324" w:author="Mieko Sato" w:date="2018-01-25T15:44:00Z">
        <w:r w:rsidR="00E15361">
          <w:rPr>
            <w:rFonts w:hint="eastAsia"/>
          </w:rPr>
          <w:t>オープン ソース</w:t>
        </w:r>
      </w:ins>
      <w:r w:rsidRPr="008E66D2">
        <w:t xml:space="preserve"> </w:t>
      </w:r>
      <w:r w:rsidRPr="008E66D2">
        <w:rPr>
          <w:rFonts w:hint="eastAsia"/>
        </w:rPr>
        <w:t>ライセンスで開示するといった副作用がないからです。</w:t>
      </w:r>
    </w:p>
    <w:p w:rsidR="00213F3F" w:rsidRDefault="008E66D2" w:rsidP="00FB3A89">
      <w:pPr>
        <w:pStyle w:val="Ibrahim0"/>
        <w:spacing w:before="120" w:after="120"/>
      </w:pPr>
      <w:r w:rsidRPr="008E66D2">
        <w:rPr>
          <w:rFonts w:hint="eastAsia"/>
        </w:rPr>
        <w:t>ライセンス</w:t>
      </w:r>
      <w:r w:rsidRPr="008E66D2">
        <w:t xml:space="preserve"> </w:t>
      </w:r>
      <w:r w:rsidRPr="008E66D2">
        <w:rPr>
          <w:rFonts w:hint="eastAsia"/>
        </w:rPr>
        <w:t>コンプライアンス上の失敗は下記のいずれか（か、その組み合わせ）を招き得ます。</w:t>
      </w:r>
    </w:p>
    <w:p w:rsidR="00362207" w:rsidRDefault="008E66D2" w:rsidP="00FB3A89">
      <w:pPr>
        <w:pStyle w:val="Ibrahim"/>
        <w:spacing w:before="120"/>
      </w:pPr>
      <w:del w:id="325" w:author="Mieko Sato" w:date="2018-01-25T15:45:00Z">
        <w:r w:rsidRPr="008E66D2" w:rsidDel="00E15361">
          <w:rPr>
            <w:rFonts w:hint="eastAsia"/>
          </w:rPr>
          <w:delText>ソースコード</w:delText>
        </w:r>
      </w:del>
      <w:ins w:id="326" w:author="Mieko Sato" w:date="2018-01-25T15:45:00Z">
        <w:r w:rsidR="00E15361">
          <w:rPr>
            <w:rFonts w:hint="eastAsia"/>
          </w:rPr>
          <w:t>ソース コード</w:t>
        </w:r>
      </w:ins>
      <w:r w:rsidRPr="008E66D2">
        <w:rPr>
          <w:rFonts w:hint="eastAsia"/>
        </w:rPr>
        <w:t>が開示されるまで製品出荷を差し止める命令</w:t>
      </w:r>
    </w:p>
    <w:p w:rsidR="00362207" w:rsidRDefault="00362207">
      <w:pPr>
        <w:spacing w:before="120" w:after="120"/>
        <w:rPr>
          <w:rFonts w:hAnsi="メイリオ" w:cs="ＭＳ ゴシック"/>
          <w:color w:val="3A3833"/>
          <w:spacing w:val="-3"/>
          <w:w w:val="95"/>
          <w:sz w:val="20"/>
          <w:szCs w:val="20"/>
          <w:lang w:eastAsia="ja-JP"/>
        </w:rPr>
      </w:pPr>
      <w:r>
        <w:rPr>
          <w:lang w:eastAsia="ja-JP"/>
        </w:rPr>
        <w:br w:type="page"/>
      </w:r>
    </w:p>
    <w:p w:rsidR="008E66D2" w:rsidRPr="008E66D2" w:rsidRDefault="008E66D2" w:rsidP="00FB3A89">
      <w:pPr>
        <w:pStyle w:val="Ibrahim"/>
        <w:spacing w:before="120"/>
      </w:pPr>
      <w:r w:rsidRPr="008E66D2">
        <w:rPr>
          <w:rFonts w:hint="eastAsia"/>
        </w:rPr>
        <w:t>バージョンのミスマッチによりサポートやカスタマー</w:t>
      </w:r>
      <w:r w:rsidRPr="008E66D2">
        <w:t xml:space="preserve"> </w:t>
      </w:r>
      <w:r w:rsidRPr="008E66D2">
        <w:rPr>
          <w:rFonts w:hint="eastAsia"/>
        </w:rPr>
        <w:t>サービス上の問題となる（サポート</w:t>
      </w:r>
      <w:r w:rsidRPr="008E66D2">
        <w:t xml:space="preserve"> </w:t>
      </w:r>
      <w:r w:rsidRPr="008E66D2">
        <w:rPr>
          <w:rFonts w:hint="eastAsia"/>
        </w:rPr>
        <w:t>ホットラインに電話や</w:t>
      </w:r>
      <w:r w:rsidRPr="008E66D2">
        <w:t>email</w:t>
      </w:r>
      <w:r w:rsidRPr="008E66D2">
        <w:rPr>
          <w:rFonts w:hint="eastAsia"/>
        </w:rPr>
        <w:t>で</w:t>
      </w:r>
      <w:del w:id="327" w:author="Mieko Sato" w:date="2018-01-25T15:45:00Z">
        <w:r w:rsidRPr="008E66D2" w:rsidDel="00E15361">
          <w:rPr>
            <w:rFonts w:hint="eastAsia"/>
          </w:rPr>
          <w:delText>ソースコード</w:delText>
        </w:r>
      </w:del>
      <w:ins w:id="328" w:author="Mieko Sato" w:date="2018-01-25T15:45:00Z">
        <w:r w:rsidR="00E15361">
          <w:rPr>
            <w:rFonts w:hint="eastAsia"/>
          </w:rPr>
          <w:t>ソース コード</w:t>
        </w:r>
      </w:ins>
      <w:r w:rsidRPr="008E66D2">
        <w:rPr>
          <w:rFonts w:hint="eastAsia"/>
        </w:rPr>
        <w:t>開示について問い合わせがくる結果）</w:t>
      </w:r>
    </w:p>
    <w:p w:rsidR="00213F3F" w:rsidRDefault="008E66D2" w:rsidP="00FB3A89">
      <w:pPr>
        <w:pStyle w:val="Ibrahim"/>
        <w:spacing w:before="120"/>
        <w:rPr>
          <w:sz w:val="17"/>
        </w:rPr>
      </w:pPr>
      <w:r w:rsidRPr="008E66D2">
        <w:rPr>
          <w:rFonts w:hint="eastAsia"/>
        </w:rPr>
        <w:t>顧客や</w:t>
      </w:r>
      <w:del w:id="329" w:author="Mieko Sato" w:date="2018-01-25T15:44:00Z">
        <w:r w:rsidRPr="008E66D2" w:rsidDel="00E15361">
          <w:rPr>
            <w:rFonts w:hint="eastAsia"/>
          </w:rPr>
          <w:delText>オープンソース</w:delText>
        </w:r>
      </w:del>
      <w:ins w:id="330" w:author="Mieko Sato" w:date="2018-01-25T15:44:00Z">
        <w:r w:rsidR="00E15361">
          <w:rPr>
            <w:rFonts w:hint="eastAsia"/>
          </w:rPr>
          <w:t>オープン ソース</w:t>
        </w:r>
      </w:ins>
      <w:r w:rsidRPr="008E66D2">
        <w:rPr>
          <w:rFonts w:hint="eastAsia"/>
        </w:rPr>
        <w:t>コミュニティにおいて困惑や悪い評判を招く</w:t>
      </w:r>
      <w:r w:rsidR="00781DE6">
        <w:br/>
      </w:r>
    </w:p>
    <w:p w:rsidR="00213F3F" w:rsidRDefault="00A24B1A" w:rsidP="00FB3A89">
      <w:pPr>
        <w:pStyle w:val="Ibrahim0"/>
        <w:spacing w:before="120" w:after="120"/>
      </w:pPr>
      <w:r w:rsidRPr="00A24B1A">
        <w:rPr>
          <w:rFonts w:hint="eastAsia"/>
        </w:rPr>
        <w:t>表２にソフトウェア開発プロセスでの最も一般的なライセンス</w:t>
      </w:r>
      <w:r w:rsidRPr="00A24B1A">
        <w:t xml:space="preserve"> </w:t>
      </w:r>
      <w:r w:rsidRPr="00A24B1A">
        <w:rPr>
          <w:rFonts w:hint="eastAsia"/>
        </w:rPr>
        <w:t>コンプライアンス問題の例、および回避方法を示します。</w:t>
      </w:r>
      <w:r w:rsidR="00781DE6">
        <w:br/>
      </w:r>
    </w:p>
    <w:p w:rsidR="00A24B1A" w:rsidRPr="00A24B1A" w:rsidRDefault="00A24B1A" w:rsidP="00A24B1A">
      <w:pPr>
        <w:pStyle w:val="Ibrahim2"/>
        <w:spacing w:before="120" w:after="120"/>
        <w:rPr>
          <w:rFonts w:eastAsiaTheme="minorEastAsia"/>
          <w:sz w:val="18"/>
        </w:rPr>
      </w:pPr>
      <w:r w:rsidRPr="007E57E9">
        <w:rPr>
          <w:rFonts w:hint="eastAsia"/>
        </w:rPr>
        <w:t>表</w:t>
      </w:r>
      <w:r>
        <w:rPr>
          <w:rFonts w:hint="eastAsia"/>
        </w:rPr>
        <w:t>2：</w:t>
      </w:r>
      <w:r w:rsidRPr="007E57E9">
        <w:t>ライセンス コンプライアンス問題の例と回避方法</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053"/>
        <w:gridCol w:w="4325"/>
      </w:tblGrid>
      <w:tr w:rsidR="00213F3F">
        <w:trPr>
          <w:trHeight w:hRule="exact" w:val="503"/>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rsidR="00213F3F" w:rsidRPr="00892874" w:rsidRDefault="00A24B1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1209"/>
        </w:trPr>
        <w:tc>
          <w:tcPr>
            <w:tcW w:w="3053" w:type="dxa"/>
            <w:tcBorders>
              <w:top w:val="single" w:sz="4" w:space="0" w:color="231F20"/>
            </w:tcBorders>
          </w:tcPr>
          <w:p w:rsidR="00213F3F" w:rsidRPr="00362207" w:rsidRDefault="00A24B1A" w:rsidP="00892874">
            <w:pPr>
              <w:pStyle w:val="TableParagraph"/>
              <w:spacing w:before="120" w:after="120"/>
            </w:pPr>
            <w:r w:rsidRPr="00362207">
              <w:rPr>
                <w:rFonts w:hint="eastAsia"/>
              </w:rPr>
              <w:t>ライセンス上の義務の一環として</w:t>
            </w:r>
            <w:del w:id="331" w:author="Mieko Sato" w:date="2018-01-25T15:45:00Z">
              <w:r w:rsidRPr="00362207" w:rsidDel="00E15361">
                <w:rPr>
                  <w:rFonts w:hint="eastAsia"/>
                </w:rPr>
                <w:delText>ソースコード</w:delText>
              </w:r>
            </w:del>
            <w:ins w:id="332" w:author="Mieko Sato" w:date="2018-01-25T15:45:00Z">
              <w:r w:rsidR="00E15361">
                <w:rPr>
                  <w:rFonts w:hint="eastAsia"/>
                </w:rPr>
                <w:t>ソース コード</w:t>
              </w:r>
            </w:ins>
            <w:r w:rsidRPr="00362207">
              <w:rPr>
                <w:rFonts w:hint="eastAsia"/>
              </w:rPr>
              <w:t>のパッケージを公開したり利用可能としたりし損ねる</w:t>
            </w:r>
          </w:p>
        </w:tc>
        <w:tc>
          <w:tcPr>
            <w:tcW w:w="4325" w:type="dxa"/>
            <w:tcBorders>
              <w:top w:val="single" w:sz="4" w:space="0" w:color="231F20"/>
            </w:tcBorders>
          </w:tcPr>
          <w:p w:rsidR="00213F3F" w:rsidRPr="00362207" w:rsidRDefault="00A24B1A" w:rsidP="00892874">
            <w:pPr>
              <w:pStyle w:val="TableParagraph"/>
              <w:spacing w:before="120" w:after="120"/>
            </w:pPr>
            <w:r w:rsidRPr="00362207">
              <w:rPr>
                <w:rFonts w:hint="eastAsia"/>
              </w:rPr>
              <w:t>詳細なコンプライアンス</w:t>
            </w:r>
            <w:r w:rsidRPr="00362207">
              <w:t xml:space="preserve"> </w:t>
            </w:r>
            <w:r w:rsidRPr="00362207">
              <w:rPr>
                <w:rFonts w:hint="eastAsia"/>
              </w:rPr>
              <w:t>チェック</w:t>
            </w:r>
            <w:r w:rsidRPr="00362207">
              <w:t xml:space="preserve"> </w:t>
            </w:r>
            <w:r w:rsidRPr="00362207">
              <w:rPr>
                <w:rFonts w:hint="eastAsia"/>
              </w:rPr>
              <w:t>リストに従い、製品やアプリケーション、ソフトウェア</w:t>
            </w:r>
            <w:ins w:id="333" w:author="Mieko Sato" w:date="2018-01-25T16:17:00Z">
              <w:r w:rsidR="007A72D6">
                <w:rPr>
                  <w:rFonts w:hint="eastAsia"/>
                </w:rPr>
                <w:t xml:space="preserve"> </w:t>
              </w:r>
            </w:ins>
            <w:r w:rsidRPr="00362207">
              <w:rPr>
                <w:rFonts w:hint="eastAsia"/>
              </w:rPr>
              <w:t>スタックの出荷時には全てのコンプライアンス上のアクション</w:t>
            </w:r>
            <w:r w:rsidRPr="00362207">
              <w:t xml:space="preserve"> </w:t>
            </w:r>
            <w:r w:rsidRPr="00362207">
              <w:rPr>
                <w:rFonts w:hint="eastAsia"/>
              </w:rPr>
              <w:t>アイテムが完了したことを確認</w:t>
            </w:r>
          </w:p>
        </w:tc>
      </w:tr>
      <w:tr w:rsidR="00213F3F">
        <w:trPr>
          <w:trHeight w:hRule="exact" w:val="1209"/>
        </w:trPr>
        <w:tc>
          <w:tcPr>
            <w:tcW w:w="3053" w:type="dxa"/>
            <w:shd w:val="clear" w:color="auto" w:fill="E6E7E8"/>
          </w:tcPr>
          <w:p w:rsidR="00213F3F" w:rsidRPr="00362207" w:rsidRDefault="00A24B1A" w:rsidP="00892874">
            <w:pPr>
              <w:pStyle w:val="TableParagraph"/>
              <w:spacing w:before="120" w:after="120"/>
            </w:pPr>
            <w:r w:rsidRPr="00362207">
              <w:rPr>
                <w:rFonts w:hint="eastAsia"/>
              </w:rPr>
              <w:t>出荷されたバイナリと異なるバージョンの</w:t>
            </w:r>
            <w:del w:id="334" w:author="Mieko Sato" w:date="2018-01-25T15:45:00Z">
              <w:r w:rsidRPr="00362207" w:rsidDel="00E15361">
                <w:rPr>
                  <w:rFonts w:hint="eastAsia"/>
                </w:rPr>
                <w:delText>ソースコード</w:delText>
              </w:r>
            </w:del>
            <w:ins w:id="335" w:author="Mieko Sato" w:date="2018-01-25T15:45:00Z">
              <w:r w:rsidR="00E15361">
                <w:rPr>
                  <w:rFonts w:hint="eastAsia"/>
                </w:rPr>
                <w:t>ソース コード</w:t>
              </w:r>
            </w:ins>
            <w:r w:rsidRPr="00362207">
              <w:rPr>
                <w:rFonts w:hint="eastAsia"/>
              </w:rPr>
              <w:t>を提供</w:t>
            </w:r>
          </w:p>
        </w:tc>
        <w:tc>
          <w:tcPr>
            <w:tcW w:w="4325" w:type="dxa"/>
            <w:shd w:val="clear" w:color="auto" w:fill="E6E7E8"/>
          </w:tcPr>
          <w:p w:rsidR="00213F3F" w:rsidRPr="00362207" w:rsidRDefault="00A24B1A" w:rsidP="00892874">
            <w:pPr>
              <w:pStyle w:val="TableParagraph"/>
              <w:spacing w:before="120" w:after="120"/>
            </w:pPr>
            <w:r w:rsidRPr="00362207">
              <w:rPr>
                <w:rFonts w:hint="eastAsia"/>
              </w:rPr>
              <w:t>検証作業を</w:t>
            </w:r>
            <w:del w:id="336" w:author="Mieko Sato" w:date="2018-01-25T15:46:00Z">
              <w:r w:rsidRPr="00362207" w:rsidDel="00E349CB">
                <w:rPr>
                  <w:rFonts w:hint="eastAsia"/>
                </w:rPr>
                <w:delText>コンプライアンスプロセス</w:delText>
              </w:r>
            </w:del>
            <w:ins w:id="337" w:author="Mieko Sato" w:date="2018-01-25T15:46:00Z">
              <w:r w:rsidR="00E349CB">
                <w:rPr>
                  <w:rFonts w:hint="eastAsia"/>
                </w:rPr>
                <w:t>コンプライアンス プロセス</w:t>
              </w:r>
            </w:ins>
            <w:r w:rsidRPr="00362207">
              <w:rPr>
                <w:rFonts w:hint="eastAsia"/>
              </w:rPr>
              <w:t>に追加し、提供する</w:t>
            </w:r>
            <w:del w:id="338" w:author="Mieko Sato" w:date="2018-01-25T15:45:00Z">
              <w:r w:rsidRPr="00362207" w:rsidDel="00E15361">
                <w:rPr>
                  <w:rFonts w:hint="eastAsia"/>
                </w:rPr>
                <w:delText>ソースコード</w:delText>
              </w:r>
            </w:del>
            <w:ins w:id="339" w:author="Mieko Sato" w:date="2018-01-25T15:45:00Z">
              <w:r w:rsidR="00E15361">
                <w:rPr>
                  <w:rFonts w:hint="eastAsia"/>
                </w:rPr>
                <w:t>ソース コード</w:t>
              </w:r>
            </w:ins>
            <w:r w:rsidRPr="00362207">
              <w:rPr>
                <w:rFonts w:hint="eastAsia"/>
              </w:rPr>
              <w:t>のバージョンが、出荷される</w:t>
            </w:r>
            <w:r w:rsidRPr="00362207">
              <w:t xml:space="preserve"> </w:t>
            </w:r>
            <w:r w:rsidRPr="00362207">
              <w:rPr>
                <w:rFonts w:hint="eastAsia"/>
              </w:rPr>
              <w:t>バイナリのバージョンと確かに正確に対応することを確認</w:t>
            </w:r>
          </w:p>
        </w:tc>
      </w:tr>
      <w:tr w:rsidR="00213F3F" w:rsidTr="00362207">
        <w:trPr>
          <w:trHeight w:hRule="exact" w:val="3072"/>
        </w:trPr>
        <w:tc>
          <w:tcPr>
            <w:tcW w:w="3053" w:type="dxa"/>
          </w:tcPr>
          <w:p w:rsidR="00213F3F" w:rsidRPr="00362207" w:rsidRDefault="00A24B1A" w:rsidP="00892874">
            <w:pPr>
              <w:pStyle w:val="TableParagraph"/>
              <w:spacing w:before="120" w:after="120"/>
            </w:pPr>
            <w:r w:rsidRPr="00362207">
              <w:rPr>
                <w:rFonts w:hint="eastAsia"/>
              </w:rPr>
              <w:t>出荷製品に組み込まれた</w:t>
            </w:r>
            <w:del w:id="340" w:author="Mieko Sato" w:date="2018-01-25T15:44:00Z">
              <w:r w:rsidRPr="00362207" w:rsidDel="00E15361">
                <w:rPr>
                  <w:rFonts w:hint="eastAsia"/>
                </w:rPr>
                <w:delText>オープンソース</w:delText>
              </w:r>
            </w:del>
            <w:ins w:id="341" w:author="Mieko Sato" w:date="2018-01-25T15:44:00Z">
              <w:r w:rsidR="00E15361">
                <w:rPr>
                  <w:rFonts w:hint="eastAsia"/>
                </w:rPr>
                <w:t>オープン ソース</w:t>
              </w:r>
            </w:ins>
            <w:r w:rsidRPr="00362207">
              <w:t xml:space="preserve"> </w:t>
            </w:r>
            <w:r w:rsidRPr="00362207">
              <w:rPr>
                <w:rFonts w:hint="eastAsia"/>
              </w:rPr>
              <w:t>ソフトウェアへの変更をリリース忘れ</w:t>
            </w:r>
          </w:p>
        </w:tc>
        <w:tc>
          <w:tcPr>
            <w:tcW w:w="4325" w:type="dxa"/>
          </w:tcPr>
          <w:p w:rsidR="00A24B1A" w:rsidRPr="00362207" w:rsidRDefault="00A24B1A" w:rsidP="00892874">
            <w:pPr>
              <w:pStyle w:val="TableParagraph"/>
              <w:spacing w:before="120" w:after="120"/>
            </w:pPr>
            <w:r w:rsidRPr="009037D6">
              <w:rPr>
                <w:rFonts w:hint="eastAsia"/>
                <w:highlight w:val="yellow"/>
              </w:rPr>
              <w:t>一覧表</w:t>
            </w:r>
            <w:r w:rsidRPr="009037D6">
              <w:rPr>
                <w:highlight w:val="yellow"/>
              </w:rPr>
              <w:t xml:space="preserve"> (BOM)</w:t>
            </w:r>
            <w:r w:rsidRPr="00362207">
              <w:t xml:space="preserve"> </w:t>
            </w:r>
            <w:r w:rsidRPr="00362207">
              <w:rPr>
                <w:rFonts w:hint="eastAsia"/>
              </w:rPr>
              <w:t>差分検出ツールを使いリリース毎の</w:t>
            </w:r>
            <w:del w:id="342" w:author="Mieko Sato" w:date="2018-01-25T15:49:00Z">
              <w:r w:rsidRPr="00362207" w:rsidDel="005006E3">
                <w:rPr>
                  <w:rFonts w:hint="eastAsia"/>
                </w:rPr>
                <w:delText>ソフトウェアコンポーネント</w:delText>
              </w:r>
            </w:del>
            <w:ins w:id="343" w:author="Mieko Sato" w:date="2018-01-25T15:49:00Z">
              <w:r w:rsidR="005006E3">
                <w:rPr>
                  <w:rFonts w:hint="eastAsia"/>
                </w:rPr>
                <w:t>ソフトウェア コンポーネント</w:t>
              </w:r>
            </w:ins>
            <w:r w:rsidRPr="00362207">
              <w:rPr>
                <w:rFonts w:hint="eastAsia"/>
              </w:rPr>
              <w:t>変更を特定</w:t>
            </w:r>
          </w:p>
          <w:p w:rsidR="00A24B1A" w:rsidRPr="00362207" w:rsidRDefault="00A24B1A" w:rsidP="00892874">
            <w:pPr>
              <w:pStyle w:val="TableParagraph"/>
              <w:spacing w:before="120" w:after="120"/>
            </w:pPr>
            <w:r w:rsidRPr="00362207">
              <w:rPr>
                <w:rFonts w:hint="eastAsia"/>
              </w:rPr>
              <w:t>コンプライアンス</w:t>
            </w:r>
            <w:r w:rsidRPr="00362207">
              <w:t xml:space="preserve"> </w:t>
            </w:r>
            <w:r w:rsidRPr="00362207">
              <w:rPr>
                <w:rFonts w:hint="eastAsia"/>
              </w:rPr>
              <w:t>プロセスにおいて、より新しいバージョンのソフトウェア</w:t>
            </w:r>
            <w:r w:rsidRPr="00362207">
              <w:t xml:space="preserve"> </w:t>
            </w:r>
            <w:r w:rsidRPr="00362207">
              <w:rPr>
                <w:rFonts w:hint="eastAsia"/>
              </w:rPr>
              <w:t>コンポーネントを再導入</w:t>
            </w:r>
          </w:p>
          <w:p w:rsidR="00213F3F" w:rsidRPr="00362207" w:rsidRDefault="00A24B1A" w:rsidP="00892874">
            <w:pPr>
              <w:pStyle w:val="TableParagraph"/>
              <w:spacing w:before="120" w:after="120"/>
            </w:pPr>
            <w:r w:rsidRPr="00362207">
              <w:rPr>
                <w:rFonts w:hint="eastAsia"/>
              </w:rPr>
              <w:t>「</w:t>
            </w:r>
            <w:r w:rsidRPr="00362207">
              <w:t>diff</w:t>
            </w:r>
            <w:r w:rsidRPr="00362207">
              <w:rPr>
                <w:rFonts w:hint="eastAsia"/>
              </w:rPr>
              <w:t>の計算」を変更された</w:t>
            </w:r>
            <w:r w:rsidRPr="00362207">
              <w:t>(</w:t>
            </w:r>
            <w:del w:id="344" w:author="Mieko Sato" w:date="2018-01-25T15:44:00Z">
              <w:r w:rsidRPr="00362207" w:rsidDel="00E15361">
                <w:rPr>
                  <w:rFonts w:hint="eastAsia"/>
                </w:rPr>
                <w:delText>オープンソース</w:delText>
              </w:r>
            </w:del>
            <w:ins w:id="345" w:author="Mieko Sato" w:date="2018-01-25T15:44:00Z">
              <w:r w:rsidR="00E15361">
                <w:rPr>
                  <w:rFonts w:hint="eastAsia"/>
                </w:rPr>
                <w:t>オープン ソース</w:t>
              </w:r>
            </w:ins>
            <w:r w:rsidRPr="00362207">
              <w:rPr>
                <w:rFonts w:hint="eastAsia"/>
              </w:rPr>
              <w:t>とするにふさわしい</w:t>
            </w:r>
            <w:r w:rsidRPr="00362207">
              <w:t xml:space="preserve">) </w:t>
            </w:r>
            <w:del w:id="346" w:author="Mieko Sato" w:date="2018-01-25T15:45:00Z">
              <w:r w:rsidRPr="00362207" w:rsidDel="00E15361">
                <w:rPr>
                  <w:rFonts w:hint="eastAsia"/>
                </w:rPr>
                <w:delText>ソースコード</w:delText>
              </w:r>
            </w:del>
            <w:ins w:id="347" w:author="Mieko Sato" w:date="2018-01-25T15:45:00Z">
              <w:r w:rsidR="00E15361">
                <w:rPr>
                  <w:rFonts w:hint="eastAsia"/>
                </w:rPr>
                <w:t>ソース コード</w:t>
              </w:r>
            </w:ins>
            <w:r w:rsidRPr="00362207">
              <w:rPr>
                <w:rFonts w:hint="eastAsia"/>
              </w:rPr>
              <w:t>のチェックリストに加え</w:t>
            </w:r>
            <w:r w:rsidRPr="00362207">
              <w:t xml:space="preserve"> </w:t>
            </w:r>
            <w:r w:rsidRPr="00362207">
              <w:rPr>
                <w:rFonts w:hint="eastAsia"/>
              </w:rPr>
              <w:t>、製品に使われた</w:t>
            </w:r>
            <w:del w:id="348" w:author="Mieko Sato" w:date="2018-01-25T15:44:00Z">
              <w:r w:rsidRPr="00362207" w:rsidDel="00E15361">
                <w:rPr>
                  <w:rFonts w:hint="eastAsia"/>
                </w:rPr>
                <w:delText>オープンソース</w:delText>
              </w:r>
            </w:del>
            <w:ins w:id="349" w:author="Mieko Sato" w:date="2018-01-25T15:44:00Z">
              <w:r w:rsidR="00E15361">
                <w:rPr>
                  <w:rFonts w:hint="eastAsia"/>
                </w:rPr>
                <w:t>オープン ソース</w:t>
              </w:r>
            </w:ins>
            <w:r w:rsidRPr="00362207">
              <w:rPr>
                <w:rFonts w:hint="eastAsia"/>
              </w:rPr>
              <w:t>のリリース前に行う</w:t>
            </w:r>
          </w:p>
        </w:tc>
      </w:tr>
    </w:tbl>
    <w:p w:rsidR="00213F3F" w:rsidRDefault="00213F3F">
      <w:pPr>
        <w:spacing w:before="120" w:after="120" w:line="278" w:lineRule="auto"/>
        <w:rPr>
          <w:sz w:val="18"/>
          <w:lang w:eastAsia="ja-JP"/>
        </w:rPr>
        <w:sectPr w:rsidR="00213F3F" w:rsidSect="007B114F">
          <w:pgSz w:w="8400" w:h="11910"/>
          <w:pgMar w:top="440" w:right="0" w:bottom="340" w:left="0" w:header="510" w:footer="153" w:gutter="0"/>
          <w:cols w:space="720"/>
          <w:docGrid w:linePitch="299"/>
        </w:sectPr>
      </w:pPr>
    </w:p>
    <w:tbl>
      <w:tblPr>
        <w:tblW w:w="0" w:type="auto"/>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3053"/>
        <w:gridCol w:w="4325"/>
      </w:tblGrid>
      <w:tr w:rsidR="000450AA">
        <w:trPr>
          <w:trHeight w:hRule="exact" w:val="503"/>
        </w:trPr>
        <w:tc>
          <w:tcPr>
            <w:tcW w:w="3053" w:type="dxa"/>
            <w:tcBorders>
              <w:righ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bookmarkStart w:id="350" w:name="Process_Failures"/>
            <w:bookmarkEnd w:id="350"/>
            <w:r w:rsidRPr="00892874">
              <w:rPr>
                <w:rFonts w:hint="eastAsia"/>
                <w:color w:val="FFFFFF" w:themeColor="background1"/>
                <w:w w:val="105"/>
              </w:rPr>
              <w:t>問題の類型</w:t>
            </w:r>
          </w:p>
        </w:tc>
        <w:tc>
          <w:tcPr>
            <w:tcW w:w="4325" w:type="dxa"/>
            <w:tcBorders>
              <w:left w:val="single" w:sz="4" w:space="0" w:color="000000"/>
            </w:tcBorders>
            <w:shd w:val="clear" w:color="auto" w:fill="00B4E0"/>
          </w:tcPr>
          <w:p w:rsidR="000450AA" w:rsidRPr="00892874" w:rsidRDefault="000450AA"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trPr>
          <w:trHeight w:hRule="exact" w:val="3429"/>
        </w:trPr>
        <w:tc>
          <w:tcPr>
            <w:tcW w:w="3053" w:type="dxa"/>
            <w:tcBorders>
              <w:left w:val="single" w:sz="4" w:space="0" w:color="3C3533"/>
              <w:bottom w:val="single" w:sz="4" w:space="0" w:color="3C3533"/>
              <w:right w:val="single" w:sz="4" w:space="0" w:color="3C3533"/>
            </w:tcBorders>
            <w:shd w:val="clear" w:color="auto" w:fill="E6E7E8"/>
          </w:tcPr>
          <w:p w:rsidR="00213F3F" w:rsidRPr="00362207" w:rsidRDefault="00371E24" w:rsidP="00892874">
            <w:pPr>
              <w:pStyle w:val="TableParagraph"/>
              <w:spacing w:before="120" w:after="120"/>
            </w:pPr>
            <w:r w:rsidRPr="00362207">
              <w:rPr>
                <w:rFonts w:hint="eastAsia"/>
              </w:rPr>
              <w:t>変更された</w:t>
            </w:r>
            <w:del w:id="351" w:author="Mieko Sato" w:date="2018-01-25T15:44:00Z">
              <w:r w:rsidRPr="00362207" w:rsidDel="00E15361">
                <w:rPr>
                  <w:rFonts w:hint="eastAsia"/>
                </w:rPr>
                <w:delText>オープンソース</w:delText>
              </w:r>
            </w:del>
            <w:ins w:id="352" w:author="Mieko Sato" w:date="2018-01-25T15:44:00Z">
              <w:r w:rsidR="00E15361">
                <w:rPr>
                  <w:rFonts w:hint="eastAsia"/>
                </w:rPr>
                <w:t>オープン ソース</w:t>
              </w:r>
            </w:ins>
            <w:r w:rsidRPr="00362207">
              <w:rPr>
                <w:rFonts w:hint="eastAsia"/>
              </w:rPr>
              <w:t>のコードにマークを付け忘れる、変更の記述を入れ忘れる</w:t>
            </w:r>
          </w:p>
        </w:tc>
        <w:tc>
          <w:tcPr>
            <w:tcW w:w="4325" w:type="dxa"/>
            <w:tcBorders>
              <w:left w:val="single" w:sz="4" w:space="0" w:color="3C3533"/>
              <w:bottom w:val="single" w:sz="4" w:space="0" w:color="3C3533"/>
              <w:right w:val="single" w:sz="4" w:space="0" w:color="3C3533"/>
            </w:tcBorders>
            <w:shd w:val="clear" w:color="auto" w:fill="E6E7E8"/>
          </w:tcPr>
          <w:p w:rsidR="00371E24" w:rsidRPr="00362207" w:rsidRDefault="00371E24" w:rsidP="00892874">
            <w:pPr>
              <w:pStyle w:val="TableParagraph"/>
              <w:spacing w:before="120" w:after="120"/>
            </w:pPr>
            <w:del w:id="353" w:author="Mieko Sato" w:date="2018-01-25T15:45:00Z">
              <w:r w:rsidRPr="00362207" w:rsidDel="00E15361">
                <w:rPr>
                  <w:rFonts w:hint="eastAsia"/>
                </w:rPr>
                <w:delText>ソースコード</w:delText>
              </w:r>
            </w:del>
            <w:ins w:id="354" w:author="Mieko Sato" w:date="2018-01-25T15:45:00Z">
              <w:r w:rsidR="00E15361">
                <w:rPr>
                  <w:rFonts w:hint="eastAsia"/>
                </w:rPr>
                <w:t>ソース コード</w:t>
              </w:r>
            </w:ins>
            <w:r w:rsidRPr="00362207">
              <w:rPr>
                <w:rFonts w:hint="eastAsia"/>
              </w:rPr>
              <w:t>へのマーク付けを</w:t>
            </w:r>
            <w:del w:id="355" w:author="Mieko Sato" w:date="2018-01-25T15:45:00Z">
              <w:r w:rsidRPr="00362207" w:rsidDel="00E15361">
                <w:rPr>
                  <w:rFonts w:hint="eastAsia"/>
                </w:rPr>
                <w:delText>ソースコード</w:delText>
              </w:r>
            </w:del>
            <w:ins w:id="356" w:author="Mieko Sato" w:date="2018-01-25T15:45:00Z">
              <w:r w:rsidR="00E15361">
                <w:rPr>
                  <w:rFonts w:hint="eastAsia"/>
                </w:rPr>
                <w:t>ソース コード</w:t>
              </w:r>
            </w:ins>
            <w:r w:rsidRPr="00362207">
              <w:rPr>
                <w:rFonts w:hint="eastAsia"/>
              </w:rPr>
              <w:t>のリリース前のチェックリストに加え、ダウンロードしたオリジナルのコピーとの差分すべてに確実にマーク</w:t>
            </w:r>
          </w:p>
          <w:p w:rsidR="00371E24" w:rsidRPr="00362207" w:rsidRDefault="00371E24" w:rsidP="00892874">
            <w:pPr>
              <w:pStyle w:val="TableParagraph"/>
              <w:spacing w:before="120" w:after="120"/>
            </w:pPr>
            <w:del w:id="357" w:author="Mieko Sato" w:date="2018-01-25T15:45:00Z">
              <w:r w:rsidRPr="00362207" w:rsidDel="00E15361">
                <w:rPr>
                  <w:rFonts w:hint="eastAsia"/>
                </w:rPr>
                <w:delText>ソースコード</w:delText>
              </w:r>
            </w:del>
            <w:ins w:id="358" w:author="Mieko Sato" w:date="2018-01-25T15:45:00Z">
              <w:r w:rsidR="00E15361">
                <w:rPr>
                  <w:rFonts w:hint="eastAsia"/>
                </w:rPr>
                <w:t>ソース コード</w:t>
              </w:r>
            </w:ins>
            <w:r w:rsidRPr="00362207">
              <w:rPr>
                <w:rFonts w:hint="eastAsia"/>
              </w:rPr>
              <w:t>のリリース前に検査</w:t>
            </w:r>
            <w:r w:rsidRPr="00362207">
              <w:t xml:space="preserve"> </w:t>
            </w:r>
          </w:p>
          <w:p w:rsidR="00371E24" w:rsidRPr="00362207" w:rsidRDefault="00371E24" w:rsidP="00892874">
            <w:pPr>
              <w:pStyle w:val="TableParagraph"/>
              <w:spacing w:before="120" w:after="120"/>
            </w:pPr>
            <w:r w:rsidRPr="00362207">
              <w:rPr>
                <w:rFonts w:hint="eastAsia"/>
              </w:rPr>
              <w:t>変更された</w:t>
            </w:r>
            <w:del w:id="359" w:author="Mieko Sato" w:date="2018-01-25T15:45:00Z">
              <w:r w:rsidRPr="00362207" w:rsidDel="00E15361">
                <w:rPr>
                  <w:rFonts w:hint="eastAsia"/>
                </w:rPr>
                <w:delText>ソースコード</w:delText>
              </w:r>
            </w:del>
            <w:ins w:id="360" w:author="Mieko Sato" w:date="2018-01-25T15:45:00Z">
              <w:r w:rsidR="00E15361">
                <w:rPr>
                  <w:rFonts w:hint="eastAsia"/>
                </w:rPr>
                <w:t>ソース コード</w:t>
              </w:r>
            </w:ins>
            <w:r w:rsidRPr="00362207">
              <w:rPr>
                <w:rFonts w:hint="eastAsia"/>
              </w:rPr>
              <w:t>が適切にマークされていることを、コンプライアンス</w:t>
            </w:r>
            <w:r w:rsidRPr="00362207">
              <w:t xml:space="preserve"> </w:t>
            </w:r>
            <w:r w:rsidRPr="00362207">
              <w:rPr>
                <w:rFonts w:hint="eastAsia"/>
              </w:rPr>
              <w:t>プロセス上のマイルストーンとする</w:t>
            </w:r>
          </w:p>
          <w:p w:rsidR="00213F3F" w:rsidRPr="00362207" w:rsidRDefault="00371E24" w:rsidP="00892874">
            <w:pPr>
              <w:pStyle w:val="TableParagraph"/>
              <w:spacing w:before="120" w:after="120"/>
            </w:pPr>
            <w:del w:id="361" w:author="Mieko Sato" w:date="2018-01-25T15:45:00Z">
              <w:r w:rsidRPr="00362207" w:rsidDel="00E15361">
                <w:rPr>
                  <w:rFonts w:hint="eastAsia"/>
                </w:rPr>
                <w:delText>ソースコード</w:delText>
              </w:r>
            </w:del>
            <w:ins w:id="362" w:author="Mieko Sato" w:date="2018-01-25T15:45:00Z">
              <w:r w:rsidR="00E15361">
                <w:rPr>
                  <w:rFonts w:hint="eastAsia"/>
                </w:rPr>
                <w:t>ソース コード</w:t>
              </w:r>
            </w:ins>
            <w:r w:rsidRPr="00362207">
              <w:rPr>
                <w:rFonts w:hint="eastAsia"/>
              </w:rPr>
              <w:t>の変更履歴をアップデートすることを、開発プロセスの一部とするようスタッフを教育</w:t>
            </w:r>
          </w:p>
        </w:tc>
      </w:tr>
    </w:tbl>
    <w:p w:rsidR="00213F3F" w:rsidRPr="00362207" w:rsidRDefault="00362207" w:rsidP="005369A4">
      <w:pPr>
        <w:pStyle w:val="3"/>
        <w:spacing w:before="360" w:after="120"/>
      </w:pPr>
      <w:bookmarkStart w:id="363" w:name="_Toc504728028"/>
      <w:r w:rsidRPr="00362207">
        <w:rPr>
          <w:rFonts w:hint="eastAsia"/>
        </w:rPr>
        <w:t>コンプライアンス</w:t>
      </w:r>
      <w:r w:rsidRPr="00362207">
        <w:t xml:space="preserve"> プロセス上の失敗</w:t>
      </w:r>
      <w:bookmarkEnd w:id="363"/>
    </w:p>
    <w:p w:rsidR="00213F3F" w:rsidRDefault="00362207" w:rsidP="007A5FDA">
      <w:pPr>
        <w:pStyle w:val="Ibrahim0"/>
        <w:spacing w:before="120" w:after="120"/>
        <w:sectPr w:rsidR="00213F3F" w:rsidSect="007B114F">
          <w:pgSz w:w="8400" w:h="11910"/>
          <w:pgMar w:top="440" w:right="0" w:bottom="340" w:left="0" w:header="454" w:footer="153" w:gutter="0"/>
          <w:cols w:space="720"/>
          <w:docGrid w:linePitch="299"/>
        </w:sectPr>
      </w:pPr>
      <w:r w:rsidRPr="007E57E9">
        <w:rPr>
          <w:rFonts w:hint="eastAsia"/>
        </w:rPr>
        <w:t>コンプライアンス</w:t>
      </w:r>
      <w:r w:rsidRPr="007E57E9">
        <w:t xml:space="preserve"> プロセス上の失敗は、</w:t>
      </w:r>
      <w:del w:id="364" w:author="Mieko Sato" w:date="2018-01-25T15:44:00Z">
        <w:r w:rsidRPr="007E57E9" w:rsidDel="00E15361">
          <w:delText>オープンソース</w:delText>
        </w:r>
      </w:del>
      <w:ins w:id="365" w:author="Mieko Sato" w:date="2018-01-25T15:44:00Z">
        <w:r w:rsidR="00E15361">
          <w:t>オープン ソース</w:t>
        </w:r>
      </w:ins>
      <w:r w:rsidRPr="007E57E9">
        <w:t>のライセンス条件の侵害、例えばライセンス上の義務を満たさない、に繋がる。表３にソフトウェア開発で起きる最も一般的な</w:t>
      </w:r>
      <w:del w:id="366" w:author="Mieko Sato" w:date="2018-01-25T15:46:00Z">
        <w:r w:rsidRPr="007E57E9" w:rsidDel="00E349CB">
          <w:delText>コンプライアンスプロセス</w:delText>
        </w:r>
      </w:del>
      <w:ins w:id="367" w:author="Mieko Sato" w:date="2018-01-25T15:46:00Z">
        <w:r w:rsidR="00E349CB">
          <w:t>コンプライアンス プロセス</w:t>
        </w:r>
      </w:ins>
      <w:r w:rsidRPr="007E57E9">
        <w:t>上の失敗のリスト 、および回避方法を示します。</w:t>
      </w:r>
    </w:p>
    <w:p w:rsidR="00213F3F" w:rsidRDefault="00213F3F">
      <w:pPr>
        <w:pStyle w:val="a3"/>
        <w:spacing w:before="120" w:after="120"/>
        <w:rPr>
          <w:sz w:val="23"/>
          <w:lang w:eastAsia="ja-JP"/>
        </w:rPr>
      </w:pPr>
    </w:p>
    <w:p w:rsidR="00213F3F" w:rsidRPr="00882C71" w:rsidRDefault="00882C71" w:rsidP="00882C71">
      <w:pPr>
        <w:pStyle w:val="Ibrahim2"/>
        <w:spacing w:before="120" w:after="120"/>
        <w:rPr>
          <w:sz w:val="18"/>
        </w:rPr>
      </w:pPr>
      <w:r w:rsidRPr="007E57E9">
        <w:rPr>
          <w:rFonts w:hint="eastAsia"/>
        </w:rPr>
        <w:t>表</w:t>
      </w:r>
      <w:r>
        <w:t>3</w:t>
      </w:r>
      <w:r>
        <w:rPr>
          <w:rFonts w:hint="eastAsia"/>
        </w:rPr>
        <w:t>：</w:t>
      </w:r>
      <w:r w:rsidRPr="007E57E9">
        <w:t>コンプライアンス プロセス上の失敗の例</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952"/>
        <w:gridCol w:w="4426"/>
      </w:tblGrid>
      <w:tr w:rsidR="006A71DD">
        <w:trPr>
          <w:trHeight w:hRule="exact" w:val="503"/>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問題の類型</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rsidR="006A71DD" w:rsidRPr="00892874" w:rsidRDefault="006A71DD" w:rsidP="00892874">
            <w:pPr>
              <w:pStyle w:val="TableParagraph"/>
              <w:spacing w:before="120" w:after="120"/>
              <w:rPr>
                <w:color w:val="FFFFFF" w:themeColor="background1"/>
                <w:w w:val="105"/>
              </w:rPr>
            </w:pPr>
            <w:r w:rsidRPr="00892874">
              <w:rPr>
                <w:rFonts w:hint="eastAsia"/>
                <w:color w:val="FFFFFF" w:themeColor="background1"/>
                <w:w w:val="105"/>
              </w:rPr>
              <w:t>回避方法</w:t>
            </w:r>
          </w:p>
        </w:tc>
      </w:tr>
      <w:tr w:rsidR="00213F3F" w:rsidTr="00882C71">
        <w:trPr>
          <w:trHeight w:hRule="exact" w:val="4741"/>
        </w:trPr>
        <w:tc>
          <w:tcPr>
            <w:tcW w:w="2952" w:type="dxa"/>
            <w:tcBorders>
              <w:top w:val="single" w:sz="4" w:space="0" w:color="231F20"/>
            </w:tcBorders>
          </w:tcPr>
          <w:p w:rsidR="00213F3F" w:rsidRDefault="00882C71" w:rsidP="007A5FDA">
            <w:pPr>
              <w:pStyle w:val="TableParagraph"/>
              <w:spacing w:before="120" w:after="120"/>
            </w:pPr>
            <w:r w:rsidRPr="00882C71">
              <w:rPr>
                <w:rFonts w:hint="eastAsia"/>
              </w:rPr>
              <w:t>開発者が企業内の</w:t>
            </w:r>
            <w:del w:id="368" w:author="Mieko Sato" w:date="2018-01-25T15:44:00Z">
              <w:r w:rsidRPr="00882C71" w:rsidDel="00E15361">
                <w:rPr>
                  <w:rFonts w:hint="eastAsia"/>
                </w:rPr>
                <w:delText>オープンソース</w:delText>
              </w:r>
            </w:del>
            <w:ins w:id="369" w:author="Mieko Sato" w:date="2018-01-25T15:44:00Z">
              <w:r w:rsidR="00E15361">
                <w:rPr>
                  <w:rFonts w:hint="eastAsia"/>
                </w:rPr>
                <w:t>オープン ソース</w:t>
              </w:r>
            </w:ins>
            <w:r w:rsidRPr="00882C71">
              <w:rPr>
                <w:rFonts w:hint="eastAsia"/>
              </w:rPr>
              <w:t>委員会</w:t>
            </w:r>
            <w:r w:rsidRPr="00882C71">
              <w:t xml:space="preserve"> (時に</w:t>
            </w:r>
            <w:del w:id="370" w:author="Mieko Sato" w:date="2018-01-25T15:44:00Z">
              <w:r w:rsidRPr="00882C71" w:rsidDel="00E15361">
                <w:delText>オープンソース</w:delText>
              </w:r>
            </w:del>
            <w:ins w:id="371" w:author="Mieko Sato" w:date="2018-01-25T15:44:00Z">
              <w:r w:rsidR="00E15361">
                <w:t>オープン ソース</w:t>
              </w:r>
            </w:ins>
            <w:r w:rsidRPr="00882C71">
              <w:t xml:space="preserve">評価委員会と呼ばれる) </w:t>
            </w:r>
            <w:del w:id="372" w:author="Mieko Sato" w:date="2018-01-25T15:44:00Z">
              <w:r w:rsidRPr="00882C71" w:rsidDel="00E15361">
                <w:delText>オープンソース</w:delText>
              </w:r>
            </w:del>
            <w:ins w:id="373" w:author="Mieko Sato" w:date="2018-01-25T15:44:00Z">
              <w:r w:rsidR="00E15361">
                <w:t>オープン ソース</w:t>
              </w:r>
            </w:ins>
            <w:r w:rsidRPr="00882C71">
              <w:t xml:space="preserve"> ソフトウェアの利用申請をしない、期限までに行わない</w:t>
            </w:r>
          </w:p>
        </w:tc>
        <w:tc>
          <w:tcPr>
            <w:tcW w:w="4426" w:type="dxa"/>
            <w:tcBorders>
              <w:top w:val="single" w:sz="4" w:space="0" w:color="231F20"/>
            </w:tcBorders>
          </w:tcPr>
          <w:p w:rsidR="00882C71" w:rsidRDefault="00882C71" w:rsidP="00892874">
            <w:pPr>
              <w:pStyle w:val="TableParagraph"/>
              <w:spacing w:before="120" w:after="120"/>
            </w:pPr>
            <w:r w:rsidRPr="00882C71">
              <w:rPr>
                <w:rFonts w:hint="eastAsia"/>
              </w:rPr>
              <w:t>コンプライアンス</w:t>
            </w:r>
            <w:r w:rsidRPr="00882C71">
              <w:t xml:space="preserve"> </w:t>
            </w:r>
            <w:r w:rsidRPr="00882C71">
              <w:rPr>
                <w:rFonts w:hint="eastAsia"/>
              </w:rPr>
              <w:t>ポリシーとプロセスについての教育</w:t>
            </w:r>
          </w:p>
          <w:p w:rsidR="00213F3F" w:rsidRDefault="00882C71" w:rsidP="00892874">
            <w:pPr>
              <w:pStyle w:val="TableParagraph"/>
              <w:spacing w:before="120" w:after="120"/>
            </w:pPr>
            <w:r w:rsidRPr="00882C71">
              <w:rPr>
                <w:rFonts w:hint="eastAsia"/>
              </w:rPr>
              <w:t>定期的にソフトウェア</w:t>
            </w:r>
            <w:r w:rsidRPr="00882C71">
              <w:t xml:space="preserve"> </w:t>
            </w:r>
            <w:r w:rsidRPr="00882C71">
              <w:rPr>
                <w:rFonts w:hint="eastAsia"/>
              </w:rPr>
              <w:t>プラットフォーム</w:t>
            </w:r>
            <w:r w:rsidRPr="00882C71">
              <w:t xml:space="preserve"> </w:t>
            </w:r>
            <w:r w:rsidRPr="00882C71">
              <w:rPr>
                <w:rFonts w:hint="eastAsia"/>
              </w:rPr>
              <w:t>の全スキャンを行い、承認された型に該当しない</w:t>
            </w:r>
            <w:del w:id="374" w:author="Mieko Sato" w:date="2018-01-25T15:44:00Z">
              <w:r w:rsidRPr="00882C71" w:rsidDel="00E15361">
                <w:rPr>
                  <w:rFonts w:hint="eastAsia"/>
                </w:rPr>
                <w:delText>オープンソース</w:delText>
              </w:r>
            </w:del>
            <w:ins w:id="375" w:author="Mieko Sato" w:date="2018-01-25T15:44:00Z">
              <w:r w:rsidR="00E15361">
                <w:rPr>
                  <w:rFonts w:hint="eastAsia"/>
                </w:rPr>
                <w:t>オープン ソース</w:t>
              </w:r>
            </w:ins>
            <w:r w:rsidRPr="00882C71">
              <w:rPr>
                <w:rFonts w:hint="eastAsia"/>
              </w:rPr>
              <w:t>を検出。もしビルドされたシステムに該当するコンプライアンス</w:t>
            </w:r>
            <w:r w:rsidRPr="00882C71">
              <w:t xml:space="preserve"> </w:t>
            </w:r>
            <w:r w:rsidRPr="00882C71">
              <w:rPr>
                <w:rFonts w:hint="eastAsia"/>
              </w:rPr>
              <w:t>チケットがない</w:t>
            </w:r>
            <w:del w:id="376" w:author="Mieko Sato" w:date="2018-01-25T15:44:00Z">
              <w:r w:rsidRPr="00882C71" w:rsidDel="00E15361">
                <w:rPr>
                  <w:rFonts w:hint="eastAsia"/>
                </w:rPr>
                <w:delText>オープンソース</w:delText>
              </w:r>
            </w:del>
            <w:ins w:id="377" w:author="Mieko Sato" w:date="2018-01-25T15:44:00Z">
              <w:r w:rsidR="00E15361">
                <w:rPr>
                  <w:rFonts w:hint="eastAsia"/>
                </w:rPr>
                <w:t>オープン ソース</w:t>
              </w:r>
            </w:ins>
            <w:r w:rsidRPr="00882C71">
              <w:t xml:space="preserve"> </w:t>
            </w:r>
            <w:r w:rsidRPr="00882C71">
              <w:rPr>
                <w:rFonts w:hint="eastAsia"/>
              </w:rPr>
              <w:t>コンポーネントが検出されたら、自動で新チケットを発行（企業が</w:t>
            </w:r>
            <w:r w:rsidRPr="00882C71">
              <w:t>Bugzilla</w:t>
            </w:r>
            <w:r w:rsidRPr="00882C71">
              <w:rPr>
                <w:rFonts w:hint="eastAsia"/>
              </w:rPr>
              <w:t>のようなツールに埋め込まれているワークフローを使ってソフトウェア</w:t>
            </w:r>
            <w:r w:rsidRPr="00882C71">
              <w:t xml:space="preserve"> </w:t>
            </w:r>
            <w:r w:rsidRPr="00882C71">
              <w:rPr>
                <w:rFonts w:hint="eastAsia"/>
              </w:rPr>
              <w:t>コンポーネントを追跡していると仮定）</w:t>
            </w:r>
          </w:p>
          <w:p w:rsidR="00882C71" w:rsidRPr="00882C71" w:rsidRDefault="00882C71" w:rsidP="00892874">
            <w:pPr>
              <w:pStyle w:val="TableParagraph"/>
              <w:spacing w:before="120" w:after="120"/>
            </w:pPr>
            <w:r w:rsidRPr="00882C71">
              <w:rPr>
                <w:rFonts w:hint="eastAsia"/>
              </w:rPr>
              <w:t>業績評価にコンプライアンスを含める。例えば</w:t>
            </w:r>
            <w:del w:id="378" w:author="Mieko Sato" w:date="2018-01-25T16:07:00Z">
              <w:r w:rsidRPr="00882C71" w:rsidDel="008D48A1">
                <w:rPr>
                  <w:rFonts w:hint="eastAsia"/>
                </w:rPr>
                <w:delText>コンプライアンスポリシー</w:delText>
              </w:r>
            </w:del>
            <w:ins w:id="379" w:author="Mieko Sato" w:date="2018-01-25T16:07:00Z">
              <w:r w:rsidR="008D48A1">
                <w:rPr>
                  <w:rFonts w:hint="eastAsia"/>
                </w:rPr>
                <w:t>コンプライアンス ポリシー</w:t>
              </w:r>
            </w:ins>
            <w:r w:rsidRPr="00882C71">
              <w:rPr>
                <w:rFonts w:hint="eastAsia"/>
              </w:rPr>
              <w:t>に従わなかったらボーナス査定に直結</w:t>
            </w:r>
          </w:p>
          <w:p w:rsidR="00882C71" w:rsidRPr="00882C71" w:rsidRDefault="00882C71" w:rsidP="00892874">
            <w:pPr>
              <w:pStyle w:val="TableParagraph"/>
              <w:spacing w:before="120" w:after="120"/>
            </w:pPr>
            <w:r w:rsidRPr="00882C71">
              <w:rPr>
                <w:rFonts w:hint="eastAsia"/>
              </w:rPr>
              <w:t>開発者が</w:t>
            </w:r>
            <w:del w:id="380" w:author="Mieko Sato" w:date="2018-01-25T15:44:00Z">
              <w:r w:rsidRPr="00882C71" w:rsidDel="00E15361">
                <w:rPr>
                  <w:rFonts w:hint="eastAsia"/>
                </w:rPr>
                <w:delText>オープンソース</w:delText>
              </w:r>
            </w:del>
            <w:ins w:id="381" w:author="Mieko Sato" w:date="2018-01-25T15:44:00Z">
              <w:r w:rsidR="00E15361">
                <w:rPr>
                  <w:rFonts w:hint="eastAsia"/>
                </w:rPr>
                <w:t>オープン ソース</w:t>
              </w:r>
            </w:ins>
            <w:r w:rsidRPr="00882C71">
              <w:rPr>
                <w:rFonts w:hint="eastAsia"/>
              </w:rPr>
              <w:t>の利用申請を早期に、</w:t>
            </w:r>
            <w:del w:id="382" w:author="Mieko Sato" w:date="2018-01-25T15:44:00Z">
              <w:r w:rsidRPr="00882C71" w:rsidDel="00E15361">
                <w:rPr>
                  <w:rFonts w:hint="eastAsia"/>
                </w:rPr>
                <w:delText>オープンソース</w:delText>
              </w:r>
            </w:del>
            <w:ins w:id="383" w:author="Mieko Sato" w:date="2018-01-25T15:44:00Z">
              <w:r w:rsidR="00E15361">
                <w:rPr>
                  <w:rFonts w:hint="eastAsia"/>
                </w:rPr>
                <w:t>オープン ソース</w:t>
              </w:r>
            </w:ins>
            <w:r w:rsidRPr="00882C71">
              <w:rPr>
                <w:rFonts w:hint="eastAsia"/>
              </w:rPr>
              <w:t>のコード</w:t>
            </w:r>
            <w:r w:rsidRPr="00882C71">
              <w:t xml:space="preserve"> </w:t>
            </w:r>
            <w:r w:rsidRPr="00882C71">
              <w:rPr>
                <w:rFonts w:hint="eastAsia"/>
              </w:rPr>
              <w:t>の利用を決める前でも行うよう命令</w:t>
            </w:r>
          </w:p>
        </w:tc>
      </w:tr>
      <w:tr w:rsidR="00213F3F" w:rsidTr="007A5FDA">
        <w:trPr>
          <w:trHeight w:hRule="exact" w:val="1000"/>
        </w:trPr>
        <w:tc>
          <w:tcPr>
            <w:tcW w:w="2952" w:type="dxa"/>
            <w:shd w:val="clear" w:color="auto" w:fill="D1D3D4"/>
          </w:tcPr>
          <w:p w:rsidR="00213F3F" w:rsidRPr="00882C71" w:rsidRDefault="00882C71" w:rsidP="00892874">
            <w:pPr>
              <w:pStyle w:val="TableParagraph"/>
              <w:spacing w:before="120" w:after="120"/>
            </w:pPr>
            <w:del w:id="384" w:author="Mieko Sato" w:date="2018-01-25T15:44:00Z">
              <w:r w:rsidRPr="00882C71" w:rsidDel="00E15361">
                <w:rPr>
                  <w:rFonts w:hint="eastAsia"/>
                </w:rPr>
                <w:delText>オープンソース</w:delText>
              </w:r>
            </w:del>
            <w:ins w:id="385" w:author="Mieko Sato" w:date="2018-01-25T15:44:00Z">
              <w:r w:rsidR="00E15361">
                <w:rPr>
                  <w:rFonts w:hint="eastAsia"/>
                </w:rPr>
                <w:t>オープン ソース</w:t>
              </w:r>
            </w:ins>
            <w:r w:rsidRPr="00882C71">
              <w:rPr>
                <w:rFonts w:hint="eastAsia"/>
              </w:rPr>
              <w:t>の訓練を受けない</w:t>
            </w:r>
          </w:p>
        </w:tc>
        <w:tc>
          <w:tcPr>
            <w:tcW w:w="4426" w:type="dxa"/>
            <w:shd w:val="clear" w:color="auto" w:fill="D1D3D4"/>
          </w:tcPr>
          <w:p w:rsidR="00213F3F" w:rsidRPr="00882C71" w:rsidRDefault="00882C71" w:rsidP="00892874">
            <w:pPr>
              <w:pStyle w:val="TableParagraph"/>
              <w:spacing w:before="120" w:after="120"/>
            </w:pPr>
            <w:del w:id="386" w:author="Mieko Sato" w:date="2018-01-25T15:44:00Z">
              <w:r w:rsidRPr="00882C71" w:rsidDel="00E15361">
                <w:rPr>
                  <w:rFonts w:hint="eastAsia"/>
                </w:rPr>
                <w:delText>オープンソース</w:delText>
              </w:r>
            </w:del>
            <w:ins w:id="387" w:author="Mieko Sato" w:date="2018-01-25T15:44:00Z">
              <w:r w:rsidR="00E15361">
                <w:rPr>
                  <w:rFonts w:hint="eastAsia"/>
                </w:rPr>
                <w:t>オープン ソース</w:t>
              </w:r>
            </w:ins>
            <w:r w:rsidRPr="00882C71">
              <w:rPr>
                <w:rFonts w:hint="eastAsia"/>
              </w:rPr>
              <w:t>の訓練は従業員のキャリア開発計画の一部であり、業績評価プロセスの一部として</w:t>
            </w:r>
            <w:del w:id="388" w:author="Mieko Sato" w:date="2018-01-25T15:48:00Z">
              <w:r w:rsidRPr="00882C71" w:rsidDel="005006E3">
                <w:rPr>
                  <w:rFonts w:hint="eastAsia"/>
                </w:rPr>
                <w:delText>モニタ</w:delText>
              </w:r>
            </w:del>
            <w:ins w:id="389" w:author="Mieko Sato" w:date="2018-01-25T15:48:00Z">
              <w:r w:rsidR="005006E3">
                <w:rPr>
                  <w:rFonts w:hint="eastAsia"/>
                </w:rPr>
                <w:t>モニター</w:t>
              </w:r>
            </w:ins>
            <w:r w:rsidRPr="00882C71">
              <w:rPr>
                <w:rFonts w:hint="eastAsia"/>
              </w:rPr>
              <w:t>されていることを念押し</w:t>
            </w:r>
          </w:p>
        </w:tc>
      </w:tr>
      <w:tr w:rsidR="00213F3F" w:rsidTr="007A5FDA">
        <w:trPr>
          <w:trHeight w:hRule="exact" w:val="2119"/>
        </w:trPr>
        <w:tc>
          <w:tcPr>
            <w:tcW w:w="2952" w:type="dxa"/>
          </w:tcPr>
          <w:p w:rsidR="00213F3F" w:rsidRPr="00892874" w:rsidRDefault="00882C71" w:rsidP="00892874">
            <w:pPr>
              <w:pStyle w:val="TableParagraph"/>
              <w:spacing w:before="120" w:after="120"/>
            </w:pPr>
            <w:del w:id="390" w:author="Mieko Sato" w:date="2018-01-25T15:45:00Z">
              <w:r w:rsidRPr="00892874" w:rsidDel="00E15361">
                <w:rPr>
                  <w:rFonts w:hint="eastAsia"/>
                </w:rPr>
                <w:delText>ソースコード</w:delText>
              </w:r>
            </w:del>
            <w:ins w:id="391" w:author="Mieko Sato" w:date="2018-01-25T15:45:00Z">
              <w:r w:rsidR="00E15361">
                <w:rPr>
                  <w:rFonts w:hint="eastAsia"/>
                </w:rPr>
                <w:t>ソース コード</w:t>
              </w:r>
            </w:ins>
            <w:r w:rsidRPr="00892874">
              <w:rPr>
                <w:rFonts w:hint="eastAsia"/>
              </w:rPr>
              <w:t>の監査を行わない</w:t>
            </w:r>
          </w:p>
        </w:tc>
        <w:tc>
          <w:tcPr>
            <w:tcW w:w="4426" w:type="dxa"/>
          </w:tcPr>
          <w:p w:rsidR="00892874" w:rsidRPr="007E57E9" w:rsidRDefault="00892874" w:rsidP="00892874">
            <w:pPr>
              <w:pStyle w:val="TableParagraph"/>
              <w:spacing w:before="120" w:after="120"/>
            </w:pPr>
            <w:r w:rsidRPr="007E57E9">
              <w:rPr>
                <w:rFonts w:hint="eastAsia"/>
              </w:rPr>
              <w:t>コンプライアンスのスタッフを適切に訓練</w:t>
            </w:r>
          </w:p>
          <w:p w:rsidR="00892874" w:rsidRPr="007E57E9" w:rsidRDefault="00892874" w:rsidP="00892874">
            <w:pPr>
              <w:pStyle w:val="TableParagraph"/>
              <w:spacing w:before="120" w:after="120"/>
            </w:pPr>
            <w:del w:id="392" w:author="Mieko Sato" w:date="2018-01-25T15:45:00Z">
              <w:r w:rsidRPr="007E57E9" w:rsidDel="00E15361">
                <w:rPr>
                  <w:rFonts w:hint="eastAsia"/>
                </w:rPr>
                <w:delText>ソースコード</w:delText>
              </w:r>
            </w:del>
            <w:ins w:id="393" w:author="Mieko Sato" w:date="2018-01-25T15:45:00Z">
              <w:r w:rsidR="00E15361">
                <w:rPr>
                  <w:rFonts w:hint="eastAsia"/>
                </w:rPr>
                <w:t>ソース コード</w:t>
              </w:r>
            </w:ins>
            <w:r w:rsidRPr="007E57E9">
              <w:rPr>
                <w:rFonts w:hint="eastAsia"/>
              </w:rPr>
              <w:t>を定期的にスキャン</w:t>
            </w:r>
          </w:p>
          <w:p w:rsidR="00892874" w:rsidRPr="007E57E9" w:rsidRDefault="00892874" w:rsidP="00892874">
            <w:pPr>
              <w:pStyle w:val="TableParagraph"/>
              <w:spacing w:before="120" w:after="120"/>
            </w:pPr>
            <w:r w:rsidRPr="007E57E9">
              <w:rPr>
                <w:rFonts w:hint="eastAsia"/>
              </w:rPr>
              <w:t>繰り返される開発プロセスのマイルストーンに監査を確かに入れ込む</w:t>
            </w:r>
          </w:p>
          <w:p w:rsidR="00213F3F" w:rsidRPr="00892874" w:rsidRDefault="00892874" w:rsidP="00892874">
            <w:pPr>
              <w:pStyle w:val="TableParagraph"/>
              <w:spacing w:before="120" w:after="120"/>
            </w:pPr>
            <w:r w:rsidRPr="007E57E9">
              <w:rPr>
                <w:rFonts w:hint="eastAsia"/>
              </w:rPr>
              <w:t>適切なレベルのスタッフを揃え、監査がスケジュール遅れとならないようにする</w:t>
            </w:r>
          </w:p>
        </w:tc>
      </w:tr>
      <w:tr w:rsidR="00213F3F" w:rsidTr="007A5FDA">
        <w:trPr>
          <w:trHeight w:hRule="exact" w:val="1143"/>
        </w:trPr>
        <w:tc>
          <w:tcPr>
            <w:tcW w:w="2952" w:type="dxa"/>
            <w:shd w:val="clear" w:color="auto" w:fill="D1D3D4"/>
          </w:tcPr>
          <w:p w:rsidR="00892874" w:rsidRPr="007E57E9" w:rsidRDefault="00892874" w:rsidP="00892874">
            <w:pPr>
              <w:pStyle w:val="TableParagraph"/>
              <w:spacing w:before="120" w:after="120"/>
            </w:pPr>
            <w:r w:rsidRPr="007E57E9">
              <w:rPr>
                <w:rFonts w:hint="eastAsia"/>
              </w:rPr>
              <w:t>監査で発見された問題を解決しない</w:t>
            </w:r>
          </w:p>
          <w:p w:rsidR="00213F3F" w:rsidRPr="00892874" w:rsidRDefault="00213F3F" w:rsidP="00892874">
            <w:pPr>
              <w:pStyle w:val="TableParagraph"/>
              <w:spacing w:before="120" w:after="120"/>
            </w:pPr>
          </w:p>
        </w:tc>
        <w:tc>
          <w:tcPr>
            <w:tcW w:w="4426" w:type="dxa"/>
            <w:shd w:val="clear" w:color="auto" w:fill="D1D3D4"/>
          </w:tcPr>
          <w:p w:rsidR="00213F3F" w:rsidRDefault="00892874" w:rsidP="00892874">
            <w:pPr>
              <w:pStyle w:val="TableParagraph"/>
              <w:spacing w:before="120" w:after="120"/>
            </w:pPr>
            <w:r w:rsidRPr="00892874">
              <w:rPr>
                <w:rFonts w:hint="eastAsia"/>
              </w:rPr>
              <w:t>監査レポートが完結しない限り</w:t>
            </w:r>
            <w:del w:id="394" w:author="Mieko Sato" w:date="2018-01-25T15:47:00Z">
              <w:r w:rsidRPr="00892874" w:rsidDel="00E349CB">
                <w:rPr>
                  <w:rFonts w:hint="eastAsia"/>
                </w:rPr>
                <w:delText>コンプライアンスチケット</w:delText>
              </w:r>
            </w:del>
            <w:ins w:id="395" w:author="Mieko Sato" w:date="2018-01-25T15:47:00Z">
              <w:r w:rsidR="00E349CB">
                <w:rPr>
                  <w:rFonts w:hint="eastAsia"/>
                </w:rPr>
                <w:t>コンプライアンス チケット</w:t>
              </w:r>
            </w:ins>
            <w:r w:rsidRPr="00892874">
              <w:rPr>
                <w:rFonts w:hint="eastAsia"/>
              </w:rPr>
              <w:t>をクローズ</w:t>
            </w:r>
            <w:r w:rsidRPr="00892874">
              <w:t xml:space="preserve"> </w:t>
            </w:r>
            <w:r w:rsidRPr="00892874">
              <w:rPr>
                <w:rFonts w:hint="eastAsia"/>
              </w:rPr>
              <w:t>させない。チケットのクローズは、関連するサブのタスクが存在しない時のみとする</w:t>
            </w:r>
          </w:p>
        </w:tc>
      </w:tr>
    </w:tbl>
    <w:p w:rsidR="00213F3F" w:rsidRDefault="00213F3F">
      <w:pPr>
        <w:spacing w:before="120" w:after="120" w:line="278" w:lineRule="auto"/>
        <w:rPr>
          <w:sz w:val="18"/>
          <w:lang w:eastAsia="ja-JP"/>
        </w:rPr>
        <w:sectPr w:rsidR="00213F3F">
          <w:pgSz w:w="8400" w:h="11910"/>
          <w:pgMar w:top="440" w:right="0" w:bottom="340" w:left="0" w:header="0" w:footer="153" w:gutter="0"/>
          <w:cols w:space="720"/>
        </w:sectPr>
      </w:pPr>
    </w:p>
    <w:p w:rsidR="00213F3F" w:rsidRDefault="00DC66BA" w:rsidP="00597F94">
      <w:pPr>
        <w:pStyle w:val="2"/>
      </w:pPr>
      <w:bookmarkStart w:id="396" w:name="LESSONS_LEARNED_"/>
      <w:bookmarkStart w:id="397" w:name="Ensure_Compliance_Prior_to_Product__Ship"/>
      <w:bookmarkStart w:id="398" w:name="_Toc504728029"/>
      <w:bookmarkEnd w:id="396"/>
      <w:bookmarkEnd w:id="397"/>
      <w:r w:rsidRPr="007E57E9">
        <w:rPr>
          <w:rFonts w:hint="eastAsia"/>
        </w:rPr>
        <w:t>得た教訓</w:t>
      </w:r>
      <w:bookmarkEnd w:id="398"/>
    </w:p>
    <w:p w:rsidR="00213F3F" w:rsidRDefault="003A7CA6" w:rsidP="00C44DA7">
      <w:pPr>
        <w:pStyle w:val="Ibrahim0"/>
        <w:spacing w:before="120" w:after="120"/>
        <w:rPr>
          <w:sz w:val="28"/>
        </w:rPr>
      </w:pPr>
      <w:r w:rsidRPr="007E57E9">
        <w:rPr>
          <w:rFonts w:hint="eastAsia"/>
        </w:rPr>
        <w:t>この数年で明るみに出たコンプライアンス違反が数件ありました。そうしたコンプライアンス違反の法的な決着を通じて、</w:t>
      </w:r>
      <w:del w:id="399" w:author="Mieko Sato" w:date="2018-01-25T15:44:00Z">
        <w:r w:rsidRPr="007E57E9" w:rsidDel="00E15361">
          <w:rPr>
            <w:rFonts w:hint="eastAsia"/>
          </w:rPr>
          <w:delText>オープンソース</w:delText>
        </w:r>
      </w:del>
      <w:ins w:id="400" w:author="Mieko Sato" w:date="2018-01-25T15:44:00Z">
        <w:r w:rsidR="00E15361">
          <w:rPr>
            <w:rFonts w:hint="eastAsia"/>
          </w:rPr>
          <w:t>オープン ソース</w:t>
        </w:r>
      </w:ins>
      <w:r w:rsidRPr="007E57E9">
        <w:rPr>
          <w:rFonts w:hint="eastAsia"/>
        </w:rPr>
        <w:t>のプロフェッショナル達は次のような教訓を学びつつあります。</w:t>
      </w:r>
    </w:p>
    <w:p w:rsidR="003A7CA6" w:rsidRPr="007E57E9" w:rsidRDefault="003A7CA6" w:rsidP="005369A4">
      <w:pPr>
        <w:pStyle w:val="3"/>
        <w:spacing w:before="360" w:after="120"/>
      </w:pPr>
      <w:bookmarkStart w:id="401" w:name="_Toc504728030"/>
      <w:r w:rsidRPr="007E57E9">
        <w:rPr>
          <w:rFonts w:hint="eastAsia"/>
        </w:rPr>
        <w:t>製品出荷やサービス立ち上げに先立ち</w:t>
      </w:r>
      <w:r>
        <w:br/>
      </w:r>
      <w:r w:rsidRPr="007E57E9">
        <w:rPr>
          <w:rFonts w:hint="eastAsia"/>
        </w:rPr>
        <w:t>コンプライアンスを確実に行う</w:t>
      </w:r>
      <w:bookmarkEnd w:id="401"/>
    </w:p>
    <w:p w:rsidR="003A7CA6" w:rsidRPr="003A7CA6" w:rsidRDefault="003A7CA6" w:rsidP="00FB3A89">
      <w:pPr>
        <w:pStyle w:val="Ibrahim0"/>
        <w:spacing w:before="120" w:after="120"/>
      </w:pPr>
      <w:r w:rsidRPr="003A7CA6">
        <w:rPr>
          <w:rFonts w:hint="eastAsia"/>
        </w:rPr>
        <w:t>コンプライアンス違反事件の最も重要な教訓は、関係した企業は最終的には問題のライセンス条項に従わなければならなかった、のであり、この事実を踏まえた問題解決のコストは基本的なコンプライアンスのコストを圧倒的に上回っていた、のです。</w:t>
      </w:r>
      <w:ins w:id="402" w:author="Mieko Sato" w:date="2018-01-25T17:04:00Z">
        <w:r w:rsidR="00C466E2" w:rsidRPr="00C466E2">
          <w:rPr>
            <w:rFonts w:hint="eastAsia"/>
            <w:highlight w:val="yellow"/>
            <w:rPrChange w:id="403" w:author="Mieko Sato" w:date="2018-01-25T17:04:00Z">
              <w:rPr>
                <w:rFonts w:hint="eastAsia"/>
              </w:rPr>
            </w:rPrChange>
          </w:rPr>
          <w:t>したが</w:t>
        </w:r>
      </w:ins>
      <w:del w:id="404" w:author="Mieko Sato" w:date="2018-01-25T17:04:00Z">
        <w:r w:rsidRPr="00C466E2" w:rsidDel="00C466E2">
          <w:rPr>
            <w:rFonts w:hint="eastAsia"/>
            <w:highlight w:val="yellow"/>
            <w:rPrChange w:id="405" w:author="Mieko Sato" w:date="2018-01-25T17:04:00Z">
              <w:rPr>
                <w:rFonts w:hint="eastAsia"/>
              </w:rPr>
            </w:rPrChange>
          </w:rPr>
          <w:delText>従</w:delText>
        </w:r>
      </w:del>
      <w:r w:rsidRPr="00C466E2">
        <w:rPr>
          <w:rFonts w:hint="eastAsia"/>
          <w:highlight w:val="yellow"/>
          <w:rPrChange w:id="406" w:author="Mieko Sato" w:date="2018-01-25T17:04:00Z">
            <w:rPr>
              <w:rFonts w:hint="eastAsia"/>
            </w:rPr>
          </w:rPrChange>
        </w:rPr>
        <w:t>って</w:t>
      </w:r>
      <w:r w:rsidRPr="003A7CA6">
        <w:rPr>
          <w:rFonts w:hint="eastAsia"/>
        </w:rPr>
        <w:t>、製品出荷やサービス立ち上げに先立ってコンプライアンスを確実に行うのが賢いやり方です。</w:t>
      </w:r>
    </w:p>
    <w:p w:rsidR="00213F3F" w:rsidRDefault="003A7CA6" w:rsidP="00FB3A89">
      <w:pPr>
        <w:pStyle w:val="Ibrahim0"/>
        <w:spacing w:before="120" w:after="120"/>
      </w:pPr>
      <w:r w:rsidRPr="003A7CA6">
        <w:rPr>
          <w:rFonts w:hint="eastAsia"/>
        </w:rPr>
        <w:t>コンプライアンスは法務部門の業務に留まるものではない、と認識することは重要です。全部門が関わって適切なコンプライアンス、正しい</w:t>
      </w:r>
      <w:del w:id="407" w:author="Mieko Sato" w:date="2018-01-25T15:44:00Z">
        <w:r w:rsidRPr="003A7CA6" w:rsidDel="00E15361">
          <w:rPr>
            <w:rFonts w:hint="eastAsia"/>
          </w:rPr>
          <w:delText>オープンソース</w:delText>
        </w:r>
      </w:del>
      <w:ins w:id="408" w:author="Mieko Sato" w:date="2018-01-25T15:44:00Z">
        <w:r w:rsidR="00E15361">
          <w:rPr>
            <w:rFonts w:hint="eastAsia"/>
          </w:rPr>
          <w:t>オープン ソース</w:t>
        </w:r>
      </w:ins>
      <w:r w:rsidRPr="003A7CA6">
        <w:rPr>
          <w:rFonts w:hint="eastAsia"/>
        </w:rPr>
        <w:t>の利用、必要に応じた再頒布、を確実に行う必要があります。この関わりには首尾一貫したコンプライアンス</w:t>
      </w:r>
      <w:r w:rsidRPr="003A7CA6">
        <w:t xml:space="preserve"> </w:t>
      </w:r>
      <w:r w:rsidRPr="003A7CA6">
        <w:rPr>
          <w:rFonts w:hint="eastAsia"/>
        </w:rPr>
        <w:t>ポリシーや手続きの確立と維持管理、利用中（</w:t>
      </w:r>
      <w:del w:id="409" w:author="Mieko Sato" w:date="2018-01-25T15:18:00Z">
        <w:r w:rsidRPr="003A7CA6" w:rsidDel="00EE6B02">
          <w:rPr>
            <w:rFonts w:hint="eastAsia"/>
          </w:rPr>
          <w:delText>プロプラエタリ</w:delText>
        </w:r>
      </w:del>
      <w:ins w:id="410" w:author="Mieko Sato" w:date="2018-01-25T15:18:00Z">
        <w:r w:rsidR="00EE6B02">
          <w:rPr>
            <w:rFonts w:hint="eastAsia"/>
          </w:rPr>
          <w:t>プロプライエタリ</w:t>
        </w:r>
      </w:ins>
      <w:r w:rsidRPr="003A7CA6">
        <w:rPr>
          <w:rFonts w:hint="eastAsia"/>
        </w:rPr>
        <w:t>、サードパーティ、</w:t>
      </w:r>
      <w:del w:id="411" w:author="Mieko Sato" w:date="2018-01-25T15:44:00Z">
        <w:r w:rsidRPr="003A7CA6" w:rsidDel="00E15361">
          <w:rPr>
            <w:rFonts w:hint="eastAsia"/>
          </w:rPr>
          <w:delText>オープンソース</w:delText>
        </w:r>
      </w:del>
      <w:ins w:id="412" w:author="Mieko Sato" w:date="2018-01-25T15:44:00Z">
        <w:r w:rsidR="00E15361">
          <w:rPr>
            <w:rFonts w:hint="eastAsia"/>
          </w:rPr>
          <w:t>オープン ソース</w:t>
        </w:r>
      </w:ins>
      <w:r w:rsidRPr="003A7CA6">
        <w:rPr>
          <w:rFonts w:hint="eastAsia"/>
        </w:rPr>
        <w:t>）の全</w:t>
      </w:r>
      <w:del w:id="413" w:author="Mieko Sato" w:date="2018-01-25T15:49:00Z">
        <w:r w:rsidRPr="003A7CA6" w:rsidDel="005006E3">
          <w:rPr>
            <w:rFonts w:hint="eastAsia"/>
          </w:rPr>
          <w:delText>ソフトウェアコンポーネント</w:delText>
        </w:r>
      </w:del>
      <w:ins w:id="414" w:author="Mieko Sato" w:date="2018-01-25T15:49:00Z">
        <w:r w:rsidR="005006E3">
          <w:rPr>
            <w:rFonts w:hint="eastAsia"/>
          </w:rPr>
          <w:t>ソフトウェア コンポーネント</w:t>
        </w:r>
      </w:ins>
      <w:r w:rsidRPr="003A7CA6">
        <w:rPr>
          <w:rFonts w:hint="eastAsia"/>
        </w:rPr>
        <w:t>のライセンスが共存し得ることを製品出荷やサービス立ち上げ前に確認すること、が含まれます。そのためには企業は</w:t>
      </w:r>
      <w:del w:id="415" w:author="Mieko Sato" w:date="2018-01-25T15:44:00Z">
        <w:r w:rsidRPr="003A7CA6" w:rsidDel="00E15361">
          <w:rPr>
            <w:rFonts w:hint="eastAsia"/>
          </w:rPr>
          <w:delText>オープンソース</w:delText>
        </w:r>
      </w:del>
      <w:ins w:id="416" w:author="Mieko Sato" w:date="2018-01-25T15:44:00Z">
        <w:r w:rsidR="00E15361">
          <w:rPr>
            <w:rFonts w:hint="eastAsia"/>
          </w:rPr>
          <w:t>オープン ソース</w:t>
        </w:r>
      </w:ins>
      <w:r w:rsidRPr="003A7CA6">
        <w:rPr>
          <w:rFonts w:hint="eastAsia"/>
        </w:rPr>
        <w:t>を管理するインフラを末端まで構築し下記を行う必要があります。</w:t>
      </w:r>
    </w:p>
    <w:p w:rsidR="003A7CA6" w:rsidRPr="003A7CA6" w:rsidRDefault="003A7CA6" w:rsidP="00FB3A89">
      <w:pPr>
        <w:pStyle w:val="Ibrahim"/>
        <w:spacing w:before="120"/>
      </w:pPr>
      <w:r w:rsidRPr="003A7CA6">
        <w:rPr>
          <w:rFonts w:hint="eastAsia"/>
        </w:rPr>
        <w:t>製品の中で、サービスが開示している、あるいは内部で利用されている全ての</w:t>
      </w:r>
      <w:del w:id="417" w:author="Mieko Sato" w:date="2018-01-25T15:44:00Z">
        <w:r w:rsidRPr="003A7CA6" w:rsidDel="00E15361">
          <w:rPr>
            <w:rFonts w:hint="eastAsia"/>
          </w:rPr>
          <w:delText>オープンソース</w:delText>
        </w:r>
      </w:del>
      <w:ins w:id="418" w:author="Mieko Sato" w:date="2018-01-25T15:44:00Z">
        <w:r w:rsidR="00E15361">
          <w:rPr>
            <w:rFonts w:hint="eastAsia"/>
          </w:rPr>
          <w:t>オープン ソース</w:t>
        </w:r>
      </w:ins>
      <w:r w:rsidRPr="003A7CA6">
        <w:rPr>
          <w:rFonts w:hint="eastAsia"/>
        </w:rPr>
        <w:t>を識別</w:t>
      </w:r>
    </w:p>
    <w:p w:rsidR="003A7CA6" w:rsidRPr="003A7CA6" w:rsidRDefault="003A7CA6" w:rsidP="00FB3A89">
      <w:pPr>
        <w:pStyle w:val="Ibrahim"/>
        <w:spacing w:before="120"/>
      </w:pPr>
      <w:r w:rsidRPr="003A7CA6">
        <w:rPr>
          <w:rFonts w:hint="eastAsia"/>
        </w:rPr>
        <w:t>アーキテクチャ</w:t>
      </w:r>
      <w:ins w:id="419" w:author="Mieko Sato" w:date="2018-01-25T16:18:00Z">
        <w:r w:rsidR="007A72D6">
          <w:rPr>
            <w:rFonts w:hint="eastAsia"/>
          </w:rPr>
          <w:t>ー</w:t>
        </w:r>
      </w:ins>
      <w:r w:rsidRPr="003A7CA6">
        <w:rPr>
          <w:rFonts w:hint="eastAsia"/>
        </w:rPr>
        <w:t>を評価し、</w:t>
      </w:r>
      <w:del w:id="420" w:author="Mieko Sato" w:date="2018-01-25T15:44:00Z">
        <w:r w:rsidRPr="003A7CA6" w:rsidDel="00E15361">
          <w:rPr>
            <w:rFonts w:hint="eastAsia"/>
          </w:rPr>
          <w:delText>オープンソース</w:delText>
        </w:r>
      </w:del>
      <w:ins w:id="421" w:author="Mieko Sato" w:date="2018-01-25T15:44:00Z">
        <w:r w:rsidR="00E15361">
          <w:rPr>
            <w:rFonts w:hint="eastAsia"/>
          </w:rPr>
          <w:t>オープン ソース</w:t>
        </w:r>
      </w:ins>
      <w:r w:rsidRPr="003A7CA6">
        <w:rPr>
          <w:rFonts w:hint="eastAsia"/>
        </w:rPr>
        <w:t>のライセンス上の義務が</w:t>
      </w:r>
      <w:del w:id="422" w:author="Mieko Sato" w:date="2018-01-25T15:18:00Z">
        <w:r w:rsidRPr="003A7CA6" w:rsidDel="00EE6B02">
          <w:rPr>
            <w:rFonts w:hint="eastAsia"/>
          </w:rPr>
          <w:delText>プロプラエタリ</w:delText>
        </w:r>
      </w:del>
      <w:ins w:id="423" w:author="Mieko Sato" w:date="2018-01-25T15:18:00Z">
        <w:r w:rsidR="00EE6B02">
          <w:rPr>
            <w:rFonts w:hint="eastAsia"/>
          </w:rPr>
          <w:t>プロプライエタリ</w:t>
        </w:r>
      </w:ins>
      <w:r w:rsidRPr="003A7CA6">
        <w:rPr>
          <w:rFonts w:hint="eastAsia"/>
        </w:rPr>
        <w:t>やサードパーティのソフトウェア</w:t>
      </w:r>
      <w:r w:rsidRPr="003A7CA6">
        <w:t xml:space="preserve"> </w:t>
      </w:r>
      <w:r w:rsidRPr="003A7CA6">
        <w:rPr>
          <w:rFonts w:hint="eastAsia"/>
        </w:rPr>
        <w:t>コンポーネントまで拡大していないか、拡大しているならばどのように、を検証</w:t>
      </w:r>
    </w:p>
    <w:p w:rsidR="00213F3F" w:rsidRPr="003A7CA6" w:rsidRDefault="003A7CA6" w:rsidP="00FB3A89">
      <w:pPr>
        <w:pStyle w:val="Ibrahim"/>
        <w:spacing w:before="120"/>
        <w:rPr>
          <w:rFonts w:eastAsia="Arial"/>
        </w:rPr>
      </w:pPr>
      <w:r w:rsidRPr="003A7CA6">
        <w:rPr>
          <w:rFonts w:hint="eastAsia"/>
        </w:rPr>
        <w:t>適用可能な</w:t>
      </w:r>
      <w:del w:id="424" w:author="Mieko Sato" w:date="2018-01-25T15:44:00Z">
        <w:r w:rsidRPr="003A7CA6" w:rsidDel="00E15361">
          <w:rPr>
            <w:rFonts w:hint="eastAsia"/>
          </w:rPr>
          <w:delText>オープンソース</w:delText>
        </w:r>
      </w:del>
      <w:ins w:id="425" w:author="Mieko Sato" w:date="2018-01-25T15:44:00Z">
        <w:r w:rsidR="00E15361">
          <w:rPr>
            <w:rFonts w:hint="eastAsia"/>
          </w:rPr>
          <w:t>オープン ソース</w:t>
        </w:r>
      </w:ins>
      <w:r w:rsidRPr="003A7CA6">
        <w:t xml:space="preserve"> </w:t>
      </w:r>
      <w:r w:rsidRPr="003A7CA6">
        <w:rPr>
          <w:rFonts w:hint="eastAsia"/>
        </w:rPr>
        <w:t>ライセンスを収集し、法務部門が評価</w:t>
      </w:r>
    </w:p>
    <w:p w:rsidR="003A7CA6" w:rsidRPr="003A7CA6" w:rsidRDefault="003A7CA6" w:rsidP="00FB3A89">
      <w:pPr>
        <w:pStyle w:val="Ibrahim"/>
        <w:spacing w:before="120"/>
      </w:pPr>
      <w:del w:id="426" w:author="Mieko Sato" w:date="2018-01-25T15:44:00Z">
        <w:r w:rsidRPr="003A7CA6" w:rsidDel="00E15361">
          <w:delText>オープンソース</w:delText>
        </w:r>
      </w:del>
      <w:ins w:id="427" w:author="Mieko Sato" w:date="2018-01-25T15:44:00Z">
        <w:r w:rsidR="00E15361">
          <w:t>オープン ソース</w:t>
        </w:r>
      </w:ins>
      <w:r w:rsidRPr="003A7CA6">
        <w:t>の利用および頒布のポリシーと手続きを定める</w:t>
      </w:r>
    </w:p>
    <w:p w:rsidR="00781DE6" w:rsidRPr="00502E31" w:rsidRDefault="003A7CA6" w:rsidP="00502E31">
      <w:pPr>
        <w:pStyle w:val="Ibrahim"/>
        <w:spacing w:before="120" w:afterLines="0" w:after="0"/>
        <w:ind w:left="1559"/>
      </w:pPr>
      <w:r w:rsidRPr="003A7CA6">
        <w:t>アーキテクチャ</w:t>
      </w:r>
      <w:ins w:id="428" w:author="Mieko Sato" w:date="2018-01-25T16:18:00Z">
        <w:r w:rsidR="007A72D6">
          <w:rPr>
            <w:rFonts w:hint="eastAsia"/>
          </w:rPr>
          <w:t>ー</w:t>
        </w:r>
      </w:ins>
      <w:r w:rsidRPr="003A7CA6">
        <w:t>設計と製造の実務においてリスクを低減</w:t>
      </w:r>
      <w:r w:rsidR="00781DE6">
        <w:br w:type="page"/>
      </w:r>
    </w:p>
    <w:p w:rsidR="00213F3F" w:rsidRDefault="003A7CA6" w:rsidP="00502E31">
      <w:pPr>
        <w:pStyle w:val="3"/>
        <w:tabs>
          <w:tab w:val="left" w:pos="5240"/>
        </w:tabs>
        <w:spacing w:before="360" w:after="120"/>
      </w:pPr>
      <w:bookmarkStart w:id="429" w:name="_Toc504728031"/>
      <w:r w:rsidRPr="003A7CA6">
        <w:rPr>
          <w:rFonts w:hint="eastAsia"/>
          <w:w w:val="95"/>
        </w:rPr>
        <w:t>コンプライアンス違反は高くつく</w:t>
      </w:r>
      <w:bookmarkEnd w:id="429"/>
    </w:p>
    <w:p w:rsidR="00213F3F" w:rsidRDefault="007A72D5" w:rsidP="00FB3A89">
      <w:pPr>
        <w:pStyle w:val="Ibrahim0"/>
        <w:spacing w:before="120" w:after="120"/>
      </w:pPr>
      <w:r w:rsidRPr="007E57E9">
        <w:rPr>
          <w:rFonts w:hint="eastAsia"/>
        </w:rPr>
        <w:t>コンプライアンス違反が公となった事件の多くは</w:t>
      </w:r>
      <w:r w:rsidRPr="007E57E9">
        <w:t>GPLの</w:t>
      </w:r>
      <w:del w:id="430" w:author="Mieko Sato" w:date="2018-01-25T15:45:00Z">
        <w:r w:rsidRPr="007E57E9" w:rsidDel="00E15361">
          <w:delText>ソースコード</w:delText>
        </w:r>
      </w:del>
      <w:ins w:id="431" w:author="Mieko Sato" w:date="2018-01-25T15:45:00Z">
        <w:r w:rsidR="00E15361">
          <w:t>ソース コード</w:t>
        </w:r>
      </w:ins>
      <w:r w:rsidRPr="007E57E9">
        <w:t>が関わっています。これらの紛争解決の合意では下記の一つないし一つ以上 の条項が含まれています。</w:t>
      </w:r>
    </w:p>
    <w:p w:rsidR="00FC0AB0" w:rsidRPr="007E57E9" w:rsidRDefault="00FC0AB0" w:rsidP="00FB3A89">
      <w:pPr>
        <w:pStyle w:val="Ibrahim"/>
        <w:spacing w:before="120"/>
      </w:pPr>
      <w:r w:rsidRPr="007E57E9">
        <w:t>コンプライアンスを満たすよう必要なアクションを取る</w:t>
      </w:r>
    </w:p>
    <w:p w:rsidR="00FC0AB0" w:rsidRPr="007E57E9" w:rsidRDefault="00FC0AB0" w:rsidP="00FB3A89">
      <w:pPr>
        <w:pStyle w:val="Ibrahim"/>
        <w:spacing w:before="120"/>
      </w:pPr>
      <w:r w:rsidRPr="007E57E9">
        <w:t>コンプライアンス オフィサーを置きコンプライアンスを</w:t>
      </w:r>
      <w:del w:id="432" w:author="Mieko Sato" w:date="2018-01-25T15:48:00Z">
        <w:r w:rsidRPr="007E57E9" w:rsidDel="005006E3">
          <w:delText>モニタ</w:delText>
        </w:r>
      </w:del>
      <w:ins w:id="433" w:author="Mieko Sato" w:date="2018-01-25T15:48:00Z">
        <w:r w:rsidR="005006E3">
          <w:t>モニター</w:t>
        </w:r>
      </w:ins>
      <w:r w:rsidRPr="007E57E9">
        <w:t>し確認させます</w:t>
      </w:r>
    </w:p>
    <w:p w:rsidR="00FC0AB0" w:rsidRPr="007E57E9" w:rsidRDefault="00FC0AB0" w:rsidP="00FB3A89">
      <w:pPr>
        <w:pStyle w:val="Ibrahim"/>
        <w:spacing w:before="120"/>
      </w:pPr>
      <w:r w:rsidRPr="007E57E9">
        <w:t>製品を受け取った過去の顧客に、製品は</w:t>
      </w:r>
      <w:del w:id="434" w:author="Mieko Sato" w:date="2018-01-25T15:44:00Z">
        <w:r w:rsidRPr="007E57E9" w:rsidDel="00E15361">
          <w:delText>オープンソース</w:delText>
        </w:r>
      </w:del>
      <w:ins w:id="435" w:author="Mieko Sato" w:date="2018-01-25T15:44:00Z">
        <w:r w:rsidR="00E15361">
          <w:t>オープン ソース</w:t>
        </w:r>
      </w:ins>
      <w:r w:rsidRPr="007E57E9">
        <w:t xml:space="preserve"> ソフトウェアを含んでいること、そのソフトウェアについての権利、を通知</w:t>
      </w:r>
    </w:p>
    <w:p w:rsidR="00FC0AB0" w:rsidRPr="007E57E9" w:rsidRDefault="00FC0AB0" w:rsidP="00FB3A89">
      <w:pPr>
        <w:pStyle w:val="Ibrahim"/>
        <w:spacing w:before="120"/>
      </w:pPr>
      <w:r w:rsidRPr="007E57E9">
        <w:t>ライセンス告知を企業のウェブサイトに掲載</w:t>
      </w:r>
    </w:p>
    <w:p w:rsidR="00FC0AB0" w:rsidRPr="007E57E9" w:rsidRDefault="00FC0AB0" w:rsidP="00FB3A89">
      <w:pPr>
        <w:pStyle w:val="Ibrahim"/>
        <w:spacing w:before="120"/>
      </w:pPr>
      <w:r w:rsidRPr="007E57E9">
        <w:t>製品説明に告知を追加</w:t>
      </w:r>
    </w:p>
    <w:p w:rsidR="00FC0AB0" w:rsidRPr="007E57E9" w:rsidRDefault="00FC0AB0" w:rsidP="00FB3A89">
      <w:pPr>
        <w:pStyle w:val="Ibrahim"/>
        <w:spacing w:before="120"/>
      </w:pPr>
      <w:del w:id="436" w:author="Mieko Sato" w:date="2018-01-25T15:45:00Z">
        <w:r w:rsidRPr="007E57E9" w:rsidDel="00E15361">
          <w:delText>ソースコード</w:delText>
        </w:r>
      </w:del>
      <w:ins w:id="437" w:author="Mieko Sato" w:date="2018-01-25T15:45:00Z">
        <w:r w:rsidR="00E15361">
          <w:t>ソース コード</w:t>
        </w:r>
      </w:ins>
      <w:r w:rsidRPr="007E57E9">
        <w:t>をすべての改変と共に利用可能 に（GPL/LGPL</w:t>
      </w:r>
      <w:del w:id="438" w:author="Mieko Sato" w:date="2018-01-25T16:12:00Z">
        <w:r w:rsidRPr="007E57E9" w:rsidDel="008D48A1">
          <w:delText>ファミリ</w:delText>
        </w:r>
      </w:del>
      <w:ins w:id="439" w:author="Mieko Sato" w:date="2018-01-25T16:12:00Z">
        <w:r w:rsidR="008D48A1">
          <w:t>ファミリー</w:t>
        </w:r>
      </w:ins>
      <w:r w:rsidRPr="007E57E9">
        <w:t>のライセンスに限る）</w:t>
      </w:r>
    </w:p>
    <w:p w:rsidR="00FC0AB0" w:rsidRPr="007E57E9" w:rsidRDefault="00FC0AB0" w:rsidP="00FB3A89">
      <w:pPr>
        <w:pStyle w:val="Ibrahim"/>
        <w:spacing w:before="120"/>
      </w:pPr>
      <w:r w:rsidRPr="007E57E9">
        <w:t>問題となっている</w:t>
      </w:r>
      <w:del w:id="440" w:author="Mieko Sato" w:date="2018-01-25T15:44:00Z">
        <w:r w:rsidRPr="007E57E9" w:rsidDel="00E15361">
          <w:delText>オープンソース</w:delText>
        </w:r>
      </w:del>
      <w:ins w:id="441" w:author="Mieko Sato" w:date="2018-01-25T15:44:00Z">
        <w:r w:rsidR="00E15361">
          <w:t>オープン ソース</w:t>
        </w:r>
      </w:ins>
      <w:ins w:id="442" w:author="Mieko Sato" w:date="2018-01-25T16:11:00Z">
        <w:r w:rsidR="008D48A1">
          <w:rPr>
            <w:rFonts w:hint="eastAsia"/>
          </w:rPr>
          <w:t xml:space="preserve"> </w:t>
        </w:r>
      </w:ins>
      <w:r w:rsidRPr="007E57E9">
        <w:t>ソフトウェアのバイナリの頒布を、関連の</w:t>
      </w:r>
      <w:del w:id="443" w:author="Mieko Sato" w:date="2018-01-25T15:45:00Z">
        <w:r w:rsidRPr="007E57E9" w:rsidDel="00E15361">
          <w:delText>ソースコード</w:delText>
        </w:r>
      </w:del>
      <w:ins w:id="444" w:author="Mieko Sato" w:date="2018-01-25T15:45:00Z">
        <w:r w:rsidR="00E15361">
          <w:t>ソース コード</w:t>
        </w:r>
      </w:ins>
      <w:r w:rsidRPr="007E57E9">
        <w:t>が開示されるまで、あるいはコンプライアンス違反で影響を受けた特定顧客が利用可能となるまで差し止め. いくつかの事件では、原告に対し非開示の額の金銭的対価</w:t>
      </w:r>
    </w:p>
    <w:p w:rsidR="00213F3F" w:rsidRDefault="00213F3F">
      <w:pPr>
        <w:spacing w:before="120" w:after="120" w:line="247" w:lineRule="auto"/>
        <w:rPr>
          <w:lang w:eastAsia="ja-JP"/>
        </w:rPr>
        <w:sectPr w:rsidR="00213F3F" w:rsidSect="00502E31">
          <w:pgSz w:w="8400" w:h="11910"/>
          <w:pgMar w:top="440" w:right="0" w:bottom="340" w:left="0" w:header="454" w:footer="153" w:gutter="0"/>
          <w:cols w:space="720"/>
          <w:docGrid w:linePitch="299"/>
        </w:sectPr>
      </w:pPr>
    </w:p>
    <w:p w:rsidR="00FC0AB0" w:rsidRPr="007E57E9" w:rsidRDefault="00FC0AB0" w:rsidP="00FB3A89">
      <w:pPr>
        <w:pStyle w:val="Ibrahim0"/>
        <w:spacing w:before="120" w:after="120"/>
      </w:pPr>
      <w:bookmarkStart w:id="445" w:name="Relationships_Matter"/>
      <w:bookmarkStart w:id="446" w:name="Training_is_Important_"/>
      <w:bookmarkEnd w:id="445"/>
      <w:bookmarkEnd w:id="446"/>
      <w:del w:id="447" w:author="Mieko Sato" w:date="2018-01-25T15:52:00Z">
        <w:r w:rsidRPr="007E57E9" w:rsidDel="007F33FC">
          <w:rPr>
            <w:rFonts w:hint="eastAsia"/>
          </w:rPr>
          <w:delText>更に</w:delText>
        </w:r>
      </w:del>
      <w:ins w:id="448" w:author="Mieko Sato" w:date="2018-01-25T15:52:00Z">
        <w:r w:rsidR="007F33FC">
          <w:rPr>
            <w:rFonts w:hint="eastAsia"/>
          </w:rPr>
          <w:t>さらに</w:t>
        </w:r>
      </w:ins>
      <w:r w:rsidRPr="007E57E9">
        <w:rPr>
          <w:rFonts w:hint="eastAsia"/>
        </w:rPr>
        <w:t>、コンプライアンス異議申し立てを受け、それが成功すると下記のコストを負うことになりました。</w:t>
      </w:r>
    </w:p>
    <w:p w:rsidR="00FC0AB0" w:rsidRPr="007E57E9" w:rsidRDefault="00FC0AB0" w:rsidP="00FB3A89">
      <w:pPr>
        <w:pStyle w:val="Ibrahim"/>
        <w:spacing w:before="120"/>
      </w:pPr>
      <w:r w:rsidRPr="007E57E9">
        <w:t>コンプライアンスの照会への対応と発見と精査のコスト。企業は申し立てに応じて、調査と</w:t>
      </w:r>
      <w:del w:id="449" w:author="Mieko Sato" w:date="2018-01-25T15:45:00Z">
        <w:r w:rsidRPr="007E57E9" w:rsidDel="00E15361">
          <w:delText>ソースコード</w:delText>
        </w:r>
      </w:del>
      <w:ins w:id="450" w:author="Mieko Sato" w:date="2018-01-25T15:45:00Z">
        <w:r w:rsidR="00E15361">
          <w:t>ソース コード</w:t>
        </w:r>
      </w:ins>
      <w:r w:rsidRPr="007E57E9">
        <w:t>の精査を実施しなければなりません。</w:t>
      </w:r>
    </w:p>
    <w:p w:rsidR="00FC0AB0" w:rsidRPr="007E57E9" w:rsidRDefault="00FC0AB0" w:rsidP="00FB3A89">
      <w:pPr>
        <w:pStyle w:val="Ibrahim"/>
        <w:spacing w:before="120"/>
      </w:pPr>
      <w:r w:rsidRPr="007E57E9">
        <w:t>外部・内部のリーガルコスト</w:t>
      </w:r>
    </w:p>
    <w:p w:rsidR="00FC0AB0" w:rsidRPr="007E57E9" w:rsidRDefault="00FC0AB0" w:rsidP="00FB3A89">
      <w:pPr>
        <w:pStyle w:val="Ibrahim"/>
        <w:spacing w:before="120"/>
      </w:pPr>
      <w:r w:rsidRPr="007E57E9">
        <w:t>ブランドや評判、信頼性へのダメージ</w:t>
      </w:r>
    </w:p>
    <w:p w:rsidR="00213F3F" w:rsidRDefault="00213F3F">
      <w:pPr>
        <w:pStyle w:val="a3"/>
        <w:spacing w:before="120" w:after="120"/>
        <w:rPr>
          <w:lang w:eastAsia="ja-JP"/>
        </w:rPr>
      </w:pPr>
    </w:p>
    <w:p w:rsidR="00FC0AB0" w:rsidRPr="007E57E9" w:rsidRDefault="00FC0AB0" w:rsidP="00FB3A89">
      <w:pPr>
        <w:pStyle w:val="Ibrahim0"/>
        <w:spacing w:before="120" w:after="120"/>
      </w:pPr>
      <w:r w:rsidRPr="007E57E9">
        <w:rPr>
          <w:rFonts w:hint="eastAsia"/>
        </w:rPr>
        <w:t>ほぼすべての事件において、</w:t>
      </w:r>
      <w:del w:id="451" w:author="Mieko Sato" w:date="2018-01-25T15:44:00Z">
        <w:r w:rsidRPr="007E57E9" w:rsidDel="00E15361">
          <w:rPr>
            <w:rFonts w:hint="eastAsia"/>
          </w:rPr>
          <w:delText>オープンソース</w:delText>
        </w:r>
      </w:del>
      <w:ins w:id="452" w:author="Mieko Sato" w:date="2018-01-25T15:44:00Z">
        <w:r w:rsidR="00E15361">
          <w:rPr>
            <w:rFonts w:hint="eastAsia"/>
          </w:rPr>
          <w:t>オープン ソース</w:t>
        </w:r>
      </w:ins>
      <w:r w:rsidRPr="007E57E9">
        <w:t xml:space="preserve"> ライセンス上の義務違反は面目の失墜、否定的な記事、</w:t>
      </w:r>
      <w:del w:id="453" w:author="Mieko Sato" w:date="2018-01-25T15:44:00Z">
        <w:r w:rsidRPr="007E57E9" w:rsidDel="00E15361">
          <w:delText>オープンソース</w:delText>
        </w:r>
      </w:del>
      <w:ins w:id="454" w:author="Mieko Sato" w:date="2018-01-25T15:44:00Z">
        <w:r w:rsidR="00E15361">
          <w:t>オープン ソース</w:t>
        </w:r>
      </w:ins>
      <w:r w:rsidRPr="007E57E9">
        <w:t xml:space="preserve"> コミュニティとの関係悪化を招いています。</w:t>
      </w:r>
    </w:p>
    <w:p w:rsidR="00213F3F" w:rsidRDefault="00FC0AB0" w:rsidP="005369A4">
      <w:pPr>
        <w:pStyle w:val="3"/>
        <w:spacing w:before="360" w:after="120"/>
      </w:pPr>
      <w:bookmarkStart w:id="455" w:name="_Toc504728032"/>
      <w:r w:rsidRPr="007E57E9">
        <w:rPr>
          <w:rFonts w:hint="eastAsia"/>
        </w:rPr>
        <w:t>関係は大事</w:t>
      </w:r>
      <w:bookmarkEnd w:id="455"/>
    </w:p>
    <w:p w:rsidR="00FC0AB0" w:rsidRPr="007E57E9" w:rsidRDefault="00FC0AB0" w:rsidP="00FB3A89">
      <w:pPr>
        <w:pStyle w:val="Ibrahim0"/>
        <w:spacing w:before="120" w:after="120"/>
      </w:pPr>
      <w:del w:id="456" w:author="Mieko Sato" w:date="2018-01-25T15:44:00Z">
        <w:r w:rsidRPr="007E57E9" w:rsidDel="00E15361">
          <w:rPr>
            <w:rFonts w:hint="eastAsia"/>
          </w:rPr>
          <w:delText>オープンソース</w:delText>
        </w:r>
      </w:del>
      <w:ins w:id="457" w:author="Mieko Sato" w:date="2018-01-25T15:44:00Z">
        <w:r w:rsidR="00E15361">
          <w:rPr>
            <w:rFonts w:hint="eastAsia"/>
          </w:rPr>
          <w:t>オープン ソース</w:t>
        </w:r>
      </w:ins>
      <w:r w:rsidRPr="007E57E9">
        <w:t xml:space="preserve"> ソフトウェアを自社製品で利用する企業は、利用しているコードを開発し維持七得る</w:t>
      </w:r>
      <w:del w:id="458" w:author="Mieko Sato" w:date="2018-01-25T15:44:00Z">
        <w:r w:rsidRPr="007E57E9" w:rsidDel="00E15361">
          <w:delText>オープンソース</w:delText>
        </w:r>
      </w:del>
      <w:ins w:id="459" w:author="Mieko Sato" w:date="2018-01-25T15:44:00Z">
        <w:r w:rsidR="00E15361">
          <w:t>オープン ソース</w:t>
        </w:r>
      </w:ins>
      <w:r w:rsidRPr="007E57E9">
        <w:t xml:space="preserve"> コミュニティと良い関係を持ち、維持することが望ましいです。</w:t>
      </w:r>
      <w:del w:id="460" w:author="Mieko Sato" w:date="2018-01-25T15:44:00Z">
        <w:r w:rsidRPr="007E57E9" w:rsidDel="00E15361">
          <w:delText>オープンソース</w:delText>
        </w:r>
      </w:del>
      <w:ins w:id="461" w:author="Mieko Sato" w:date="2018-01-25T15:44:00Z">
        <w:r w:rsidR="00E15361">
          <w:t>オープン ソース</w:t>
        </w:r>
      </w:ins>
      <w:r w:rsidRPr="007E57E9">
        <w:t xml:space="preserve"> プロジェクトのコミュニティは企業が自社製品に含まれる</w:t>
      </w:r>
      <w:del w:id="462" w:author="Mieko Sato" w:date="2018-01-25T15:44:00Z">
        <w:r w:rsidRPr="007E57E9" w:rsidDel="00E15361">
          <w:delText>オープンソース</w:delText>
        </w:r>
      </w:del>
      <w:ins w:id="463" w:author="Mieko Sato" w:date="2018-01-25T15:44:00Z">
        <w:r w:rsidR="00E15361">
          <w:t>オープン ソース</w:t>
        </w:r>
      </w:ins>
      <w:r w:rsidRPr="007E57E9">
        <w:t xml:space="preserve"> ソフトウェアのライセンスを尊重すると期待しています。その方向に動き、オープンかつ正直な関係を気づくことは大いに価値があります。</w:t>
      </w:r>
    </w:p>
    <w:p w:rsidR="00213F3F" w:rsidRDefault="00FC0AB0" w:rsidP="005369A4">
      <w:pPr>
        <w:pStyle w:val="3"/>
        <w:spacing w:before="360" w:after="120"/>
      </w:pPr>
      <w:bookmarkStart w:id="464" w:name="_Toc504728033"/>
      <w:r w:rsidRPr="00FC0AB0">
        <w:rPr>
          <w:rFonts w:hint="eastAsia"/>
        </w:rPr>
        <w:t>訓練は重要</w:t>
      </w:r>
      <w:bookmarkEnd w:id="464"/>
    </w:p>
    <w:p w:rsidR="00FC0AB0" w:rsidRPr="007E57E9" w:rsidRDefault="00FC0AB0" w:rsidP="00FB3A89">
      <w:pPr>
        <w:pStyle w:val="Ibrahim0"/>
        <w:spacing w:before="120" w:after="120"/>
      </w:pPr>
      <w:r w:rsidRPr="007E57E9">
        <w:rPr>
          <w:rFonts w:hint="eastAsia"/>
        </w:rPr>
        <w:t>訓練はコンプライアンス</w:t>
      </w:r>
      <w:r w:rsidRPr="007E57E9">
        <w:t xml:space="preserve"> プログラムにおいて必須の構成要素であり、</w:t>
      </w:r>
      <w:del w:id="465" w:author="Mieko Sato" w:date="2018-01-25T15:44:00Z">
        <w:r w:rsidRPr="007E57E9" w:rsidDel="00E15361">
          <w:delText>オープンソース</w:delText>
        </w:r>
      </w:del>
      <w:ins w:id="466" w:author="Mieko Sato" w:date="2018-01-25T15:44:00Z">
        <w:r w:rsidR="00E15361">
          <w:t>オープン ソース</w:t>
        </w:r>
      </w:ins>
      <w:r w:rsidRPr="007E57E9">
        <w:t xml:space="preserve"> ソフトウェアの利用を律するポリシーを従業員がよく理解する礎となります。ソフトウェアに関わる全職員が企業のポリシーとプロセスを理解する必要があります。企業はそうした教育を公式・非公式の教育で提供することが多いです。</w:t>
      </w:r>
    </w:p>
    <w:p w:rsidR="00213F3F" w:rsidRDefault="00213F3F">
      <w:pPr>
        <w:pStyle w:val="a3"/>
        <w:spacing w:before="120" w:after="120" w:line="266" w:lineRule="auto"/>
        <w:ind w:left="599" w:right="892"/>
        <w:rPr>
          <w:lang w:eastAsia="ja-JP"/>
        </w:rPr>
      </w:pPr>
    </w:p>
    <w:p w:rsidR="00213F3F" w:rsidRDefault="00213F3F">
      <w:pPr>
        <w:spacing w:before="120" w:after="120" w:line="266" w:lineRule="auto"/>
        <w:rPr>
          <w:lang w:eastAsia="ja-JP"/>
        </w:rPr>
        <w:sectPr w:rsidR="00213F3F" w:rsidSect="002C48F6">
          <w:pgSz w:w="8400" w:h="11910"/>
          <w:pgMar w:top="440" w:right="0" w:bottom="340" w:left="0" w:header="340" w:footer="153" w:gutter="0"/>
          <w:cols w:space="720"/>
          <w:docGrid w:linePitch="299"/>
        </w:sectPr>
      </w:pPr>
    </w:p>
    <w:p w:rsidR="00213F3F" w:rsidRPr="007947DA" w:rsidRDefault="00FC0AB0" w:rsidP="007947DA">
      <w:pPr>
        <w:pStyle w:val="1"/>
        <w:spacing w:beforeLines="100" w:before="240"/>
        <w:rPr>
          <w:color w:val="auto"/>
          <w:sz w:val="32"/>
          <w:szCs w:val="32"/>
        </w:rPr>
      </w:pPr>
      <w:bookmarkStart w:id="467" w:name="Chapter_2"/>
      <w:bookmarkStart w:id="468" w:name="ESTABLISHING_AN_OPEN_SOURCE__MANAGEMENT_"/>
      <w:bookmarkStart w:id="469" w:name="OPEN_SOURCE_COMPLIANCE_PROGRAM"/>
      <w:bookmarkStart w:id="470" w:name="_Toc504728034"/>
      <w:bookmarkEnd w:id="467"/>
      <w:bookmarkEnd w:id="468"/>
      <w:bookmarkEnd w:id="469"/>
      <w:r w:rsidRPr="00FC0AB0">
        <w:rPr>
          <w:rFonts w:hint="eastAsia"/>
        </w:rPr>
        <w:t>第</w:t>
      </w:r>
      <w:r w:rsidRPr="00FC0AB0">
        <w:t>2</w:t>
      </w:r>
      <w:r w:rsidRPr="00FC0AB0">
        <w:rPr>
          <w:rFonts w:hint="eastAsia"/>
        </w:rPr>
        <w:t>章</w:t>
      </w:r>
      <w:r w:rsidR="007947DA">
        <w:br/>
      </w:r>
      <w:del w:id="471" w:author="Mieko Sato" w:date="2018-01-25T15:44:00Z">
        <w:r w:rsidRPr="007947DA" w:rsidDel="00E15361">
          <w:rPr>
            <w:rFonts w:hint="eastAsia"/>
            <w:color w:val="auto"/>
            <w:sz w:val="32"/>
            <w:szCs w:val="32"/>
          </w:rPr>
          <w:delText>オープンソース</w:delText>
        </w:r>
      </w:del>
      <w:ins w:id="472" w:author="Mieko Sato" w:date="2018-01-25T15:44:00Z">
        <w:r w:rsidR="00E15361">
          <w:rPr>
            <w:rFonts w:hint="eastAsia"/>
            <w:color w:val="auto"/>
            <w:sz w:val="32"/>
            <w:szCs w:val="32"/>
          </w:rPr>
          <w:t>オープン ソース</w:t>
        </w:r>
      </w:ins>
      <w:r w:rsidRPr="007947DA">
        <w:rPr>
          <w:rFonts w:hint="eastAsia"/>
          <w:color w:val="auto"/>
          <w:sz w:val="32"/>
          <w:szCs w:val="32"/>
        </w:rPr>
        <w:t>管理プログラムの確立</w:t>
      </w:r>
      <w:bookmarkEnd w:id="470"/>
    </w:p>
    <w:p w:rsidR="00213F3F" w:rsidRDefault="00FC0AB0" w:rsidP="00FB3A89">
      <w:pPr>
        <w:pStyle w:val="Ibrahim0"/>
        <w:spacing w:before="120" w:after="120"/>
      </w:pPr>
      <w:del w:id="473" w:author="Mieko Sato" w:date="2018-01-25T15:44:00Z">
        <w:r w:rsidRPr="00FC0AB0" w:rsidDel="00E15361">
          <w:rPr>
            <w:rFonts w:hint="eastAsia"/>
          </w:rPr>
          <w:delText>オープンソース</w:delText>
        </w:r>
      </w:del>
      <w:ins w:id="474" w:author="Mieko Sato" w:date="2018-01-25T15:44:00Z">
        <w:r w:rsidR="00E15361">
          <w:rPr>
            <w:rFonts w:hint="eastAsia"/>
          </w:rPr>
          <w:t>オープン ソース</w:t>
        </w:r>
      </w:ins>
      <w:r w:rsidRPr="00FC0AB0">
        <w:rPr>
          <w:rFonts w:hint="eastAsia"/>
        </w:rPr>
        <w:t>管理プログラムは</w:t>
      </w:r>
      <w:del w:id="475" w:author="Mieko Sato" w:date="2018-01-25T15:44:00Z">
        <w:r w:rsidRPr="00FC0AB0" w:rsidDel="00E15361">
          <w:rPr>
            <w:rFonts w:hint="eastAsia"/>
          </w:rPr>
          <w:delText>オープンソース</w:delText>
        </w:r>
      </w:del>
      <w:ins w:id="476" w:author="Mieko Sato" w:date="2018-01-25T15:44:00Z">
        <w:r w:rsidR="00E15361">
          <w:rPr>
            <w:rFonts w:hint="eastAsia"/>
          </w:rPr>
          <w:t>オープン ソース</w:t>
        </w:r>
      </w:ins>
      <w:r w:rsidRPr="00FC0AB0">
        <w:t xml:space="preserve"> </w:t>
      </w:r>
      <w:r w:rsidRPr="00FC0AB0">
        <w:rPr>
          <w:rFonts w:hint="eastAsia"/>
        </w:rPr>
        <w:t>ソフトウェアの全ての側面、その選択、承認、利用、頒布、監査、インベントリ、訓練、コミュニティとの関わり、広報等々の体系を定めます。本章は</w:t>
      </w:r>
      <w:del w:id="477" w:author="Mieko Sato" w:date="2018-01-25T15:44:00Z">
        <w:r w:rsidRPr="00FC0AB0" w:rsidDel="00E15361">
          <w:rPr>
            <w:rFonts w:hint="eastAsia"/>
          </w:rPr>
          <w:delText>オープンソース</w:delText>
        </w:r>
      </w:del>
      <w:ins w:id="478" w:author="Mieko Sato" w:date="2018-01-25T15:44:00Z">
        <w:r w:rsidR="00E15361">
          <w:rPr>
            <w:rFonts w:hint="eastAsia"/>
          </w:rPr>
          <w:t>オープン ソース</w:t>
        </w:r>
      </w:ins>
      <w:r w:rsidRPr="00FC0AB0">
        <w:rPr>
          <w:rFonts w:hint="eastAsia"/>
        </w:rPr>
        <w:t>管理プログラムの</w:t>
      </w:r>
      <w:del w:id="479" w:author="Mieko Sato" w:date="2018-01-25T16:41:00Z">
        <w:r w:rsidRPr="00FC0AB0" w:rsidDel="00D56E5E">
          <w:rPr>
            <w:rFonts w:hint="eastAsia"/>
          </w:rPr>
          <w:delText>様々</w:delText>
        </w:r>
      </w:del>
      <w:ins w:id="480" w:author="Mieko Sato" w:date="2018-01-25T16:41:00Z">
        <w:r w:rsidR="00D56E5E">
          <w:rPr>
            <w:rFonts w:hint="eastAsia"/>
          </w:rPr>
          <w:t>さまざま</w:t>
        </w:r>
      </w:ins>
      <w:r w:rsidRPr="00FC0AB0">
        <w:rPr>
          <w:rFonts w:hint="eastAsia"/>
        </w:rPr>
        <w:t>な構成要素を概観し、新しいコンプライアンス</w:t>
      </w:r>
      <w:r w:rsidRPr="00FC0AB0">
        <w:t xml:space="preserve"> </w:t>
      </w:r>
      <w:r w:rsidRPr="00FC0AB0">
        <w:rPr>
          <w:rFonts w:hint="eastAsia"/>
        </w:rPr>
        <w:t>プログラム策定における難しさを概説し、そうした難しさを克服する方法を述べます。</w:t>
      </w:r>
    </w:p>
    <w:p w:rsidR="00213F3F" w:rsidRDefault="00FC0AB0" w:rsidP="00597F94">
      <w:pPr>
        <w:pStyle w:val="2"/>
      </w:pPr>
      <w:del w:id="481" w:author="Mieko Sato" w:date="2018-01-25T15:44:00Z">
        <w:r w:rsidRPr="00FC0AB0" w:rsidDel="00E15361">
          <w:rPr>
            <w:rFonts w:hint="eastAsia"/>
          </w:rPr>
          <w:delText>オープンソース</w:delText>
        </w:r>
      </w:del>
      <w:bookmarkStart w:id="482" w:name="_Toc504728035"/>
      <w:ins w:id="483" w:author="Mieko Sato" w:date="2018-01-25T15:44:00Z">
        <w:r w:rsidR="00E15361">
          <w:rPr>
            <w:rFonts w:hint="eastAsia"/>
          </w:rPr>
          <w:t>オープン ソース</w:t>
        </w:r>
      </w:ins>
      <w:r w:rsidRPr="00FC0AB0">
        <w:t xml:space="preserve"> </w:t>
      </w:r>
      <w:r w:rsidRPr="00FC0AB0">
        <w:rPr>
          <w:rFonts w:hint="eastAsia"/>
        </w:rPr>
        <w:t>コンプライアンス</w:t>
      </w:r>
      <w:r w:rsidRPr="00FC0AB0">
        <w:t xml:space="preserve"> </w:t>
      </w:r>
      <w:r w:rsidRPr="00FC0AB0">
        <w:rPr>
          <w:rFonts w:hint="eastAsia"/>
        </w:rPr>
        <w:t>プログラム</w:t>
      </w:r>
      <w:bookmarkEnd w:id="482"/>
    </w:p>
    <w:p w:rsidR="00213F3F" w:rsidRDefault="006667D1" w:rsidP="00FB3A89">
      <w:pPr>
        <w:pStyle w:val="Ibrahim0"/>
        <w:spacing w:before="120" w:after="120"/>
        <w:rPr>
          <w:ins w:id="484" w:author="Mieko Sato" w:date="2018-01-25T18:52:00Z"/>
        </w:rPr>
      </w:pPr>
      <w:r>
        <w:rPr>
          <w:noProof/>
        </w:rPr>
        <w:drawing>
          <wp:anchor distT="0" distB="0" distL="114300" distR="114300" simplePos="0" relativeHeight="503241608" behindDoc="0" locked="0" layoutInCell="1" allowOverlap="1" wp14:anchorId="521E2E34">
            <wp:simplePos x="0" y="0"/>
            <wp:positionH relativeFrom="column">
              <wp:posOffset>323850</wp:posOffset>
            </wp:positionH>
            <wp:positionV relativeFrom="paragraph">
              <wp:posOffset>638175</wp:posOffset>
            </wp:positionV>
            <wp:extent cx="4606290" cy="1447800"/>
            <wp:effectExtent l="0" t="0" r="3810" b="0"/>
            <wp:wrapTopAndBottom/>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629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AB0" w:rsidRPr="00FC0AB0">
        <w:rPr>
          <w:rFonts w:hint="eastAsia"/>
        </w:rPr>
        <w:t>最初に、成功する</w:t>
      </w:r>
      <w:del w:id="485" w:author="Mieko Sato" w:date="2018-01-25T15:44:00Z">
        <w:r w:rsidR="00FC0AB0" w:rsidRPr="00FC0AB0" w:rsidDel="00E15361">
          <w:rPr>
            <w:rFonts w:hint="eastAsia"/>
          </w:rPr>
          <w:delText>オープンソース</w:delText>
        </w:r>
      </w:del>
      <w:ins w:id="486" w:author="Mieko Sato" w:date="2018-01-25T15:44:00Z">
        <w:r w:rsidR="00E15361">
          <w:rPr>
            <w:rFonts w:hint="eastAsia"/>
          </w:rPr>
          <w:t>オープン ソース</w:t>
        </w:r>
      </w:ins>
      <w:r w:rsidR="00FC0AB0" w:rsidRPr="00FC0AB0">
        <w:t xml:space="preserve"> </w:t>
      </w:r>
      <w:r w:rsidR="00FC0AB0" w:rsidRPr="00FC0AB0">
        <w:rPr>
          <w:rFonts w:hint="eastAsia"/>
        </w:rPr>
        <w:t>コンプライアンス</w:t>
      </w:r>
      <w:r w:rsidR="00FC0AB0" w:rsidRPr="00FC0AB0">
        <w:t xml:space="preserve"> </w:t>
      </w:r>
      <w:r w:rsidR="00FC0AB0" w:rsidRPr="00FC0AB0">
        <w:rPr>
          <w:rFonts w:hint="eastAsia"/>
        </w:rPr>
        <w:t>プログラムでコアとなる構成要素を概観します。本節と図</w:t>
      </w:r>
      <w:r w:rsidR="00FC0AB0" w:rsidRPr="00FC0AB0">
        <w:t>4</w:t>
      </w:r>
      <w:r w:rsidR="00FC0AB0" w:rsidRPr="00FC0AB0">
        <w:rPr>
          <w:rFonts w:hint="eastAsia"/>
        </w:rPr>
        <w:t>にこれら構成要素の概観を示すします。</w:t>
      </w:r>
    </w:p>
    <w:p w:rsidR="00213F3F" w:rsidRDefault="00CD422C">
      <w:pPr>
        <w:pStyle w:val="a3"/>
        <w:spacing w:before="120" w:after="120"/>
        <w:rPr>
          <w:sz w:val="10"/>
          <w:lang w:eastAsia="ja-JP"/>
        </w:rPr>
      </w:pPr>
      <w:del w:id="487" w:author="Mieko Sato" w:date="2018-01-25T18:52:00Z">
        <w:r w:rsidDel="00626BDD">
          <w:rPr>
            <w:noProof/>
          </w:rPr>
          <w:drawing>
            <wp:anchor distT="0" distB="0" distL="0" distR="0" simplePos="0" relativeHeight="251417600" behindDoc="0" locked="0" layoutInCell="1" allowOverlap="1">
              <wp:simplePos x="0" y="0"/>
              <wp:positionH relativeFrom="page">
                <wp:posOffset>412650</wp:posOffset>
              </wp:positionH>
              <wp:positionV relativeFrom="paragraph">
                <wp:posOffset>99292</wp:posOffset>
              </wp:positionV>
              <wp:extent cx="4463419" cy="1741360"/>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36" cstate="print"/>
                      <a:stretch>
                        <a:fillRect/>
                      </a:stretch>
                    </pic:blipFill>
                    <pic:spPr>
                      <a:xfrm>
                        <a:off x="0" y="0"/>
                        <a:ext cx="4463419" cy="1741360"/>
                      </a:xfrm>
                      <a:prstGeom prst="rect">
                        <a:avLst/>
                      </a:prstGeom>
                    </pic:spPr>
                  </pic:pic>
                </a:graphicData>
              </a:graphic>
            </wp:anchor>
          </w:drawing>
        </w:r>
      </w:del>
    </w:p>
    <w:p w:rsidR="006667D1" w:rsidRDefault="006667D1" w:rsidP="00FC0AB0">
      <w:pPr>
        <w:pStyle w:val="Ibrahim2"/>
        <w:spacing w:before="120" w:after="120"/>
      </w:pPr>
    </w:p>
    <w:p w:rsidR="00FC0AB0" w:rsidRPr="007E57E9" w:rsidRDefault="00FC0AB0" w:rsidP="00FC0AB0">
      <w:pPr>
        <w:pStyle w:val="Ibrahim2"/>
        <w:spacing w:before="120" w:after="120"/>
      </w:pPr>
      <w:r w:rsidRPr="007E57E9">
        <w:rPr>
          <w:rFonts w:hint="eastAsia"/>
        </w:rPr>
        <w:t>図</w:t>
      </w:r>
      <w:r>
        <w:rPr>
          <w:rFonts w:hint="eastAsia"/>
        </w:rPr>
        <w:t>4：</w:t>
      </w:r>
      <w:del w:id="488" w:author="Mieko Sato" w:date="2018-01-25T15:44:00Z">
        <w:r w:rsidRPr="007E57E9" w:rsidDel="00E15361">
          <w:delText>オープンソース</w:delText>
        </w:r>
      </w:del>
      <w:ins w:id="489" w:author="Mieko Sato" w:date="2018-01-25T15:44:00Z">
        <w:r w:rsidR="00E15361">
          <w:t>オープン ソース</w:t>
        </w:r>
      </w:ins>
      <w:r w:rsidRPr="007E57E9">
        <w:t xml:space="preserve"> 管理プログラムの必須構成要素</w:t>
      </w:r>
    </w:p>
    <w:p w:rsidR="00213F3F" w:rsidRDefault="00213F3F">
      <w:pPr>
        <w:spacing w:before="120" w:after="120"/>
        <w:rPr>
          <w:sz w:val="18"/>
          <w:lang w:eastAsia="ja-JP"/>
        </w:rPr>
        <w:sectPr w:rsidR="00213F3F" w:rsidSect="006D701A">
          <w:pgSz w:w="8400" w:h="11910"/>
          <w:pgMar w:top="440" w:right="0" w:bottom="340" w:left="0" w:header="340" w:footer="153" w:gutter="0"/>
          <w:cols w:space="720"/>
          <w:docGrid w:linePitch="299"/>
        </w:sectPr>
      </w:pPr>
    </w:p>
    <w:p w:rsidR="00213F3F" w:rsidRDefault="00797E71" w:rsidP="005369A4">
      <w:pPr>
        <w:pStyle w:val="3"/>
        <w:spacing w:before="360" w:after="120"/>
      </w:pPr>
      <w:bookmarkStart w:id="490" w:name="Inquiry_Response_Strategy"/>
      <w:bookmarkStart w:id="491" w:name="Policies_and_Processes"/>
      <w:bookmarkStart w:id="492" w:name="_Toc504728036"/>
      <w:bookmarkEnd w:id="490"/>
      <w:bookmarkEnd w:id="491"/>
      <w:r w:rsidRPr="00797E71">
        <w:rPr>
          <w:rFonts w:hint="eastAsia"/>
          <w:w w:val="95"/>
        </w:rPr>
        <w:t>コンプライアンス戦略</w:t>
      </w:r>
      <w:bookmarkEnd w:id="492"/>
    </w:p>
    <w:p w:rsidR="00213F3F" w:rsidRDefault="00B36B93" w:rsidP="00FB3A89">
      <w:pPr>
        <w:pStyle w:val="Ibrahim0"/>
        <w:spacing w:before="120" w:after="120"/>
        <w:rPr>
          <w:sz w:val="28"/>
        </w:rPr>
      </w:pPr>
      <w:del w:id="493" w:author="Mieko Sato" w:date="2018-01-25T15:44:00Z">
        <w:r w:rsidRPr="00B36B93" w:rsidDel="00E15361">
          <w:rPr>
            <w:rFonts w:hint="eastAsia"/>
          </w:rPr>
          <w:delText>オープンソース</w:delText>
        </w:r>
      </w:del>
      <w:ins w:id="494" w:author="Mieko Sato" w:date="2018-01-25T15:44:00Z">
        <w:r w:rsidR="00E15361">
          <w:rPr>
            <w:rFonts w:hint="eastAsia"/>
          </w:rPr>
          <w:t>オープン ソース</w:t>
        </w:r>
      </w:ins>
      <w:r w:rsidRPr="00B36B93">
        <w:t xml:space="preserve"> </w:t>
      </w:r>
      <w:r w:rsidRPr="00B36B93">
        <w:rPr>
          <w:rFonts w:hint="eastAsia"/>
        </w:rPr>
        <w:t>コンプライアンス戦略は、ポリシーやプロセスの実装</w:t>
      </w:r>
      <w:r w:rsidRPr="00B36B93">
        <w:t xml:space="preserve"> </w:t>
      </w:r>
      <w:r w:rsidRPr="00B36B93">
        <w:rPr>
          <w:rFonts w:hint="eastAsia"/>
        </w:rPr>
        <w:t>の主たる側面について、ビジネスに立脚してコンセンサスを推し進めるものです。こうしたハイレベルなコンセンサスに基づかずにポリシーやプロセス</w:t>
      </w:r>
      <w:r w:rsidRPr="00B36B93">
        <w:t xml:space="preserve"> </w:t>
      </w:r>
      <w:r w:rsidRPr="00B36B93">
        <w:rPr>
          <w:rFonts w:hint="eastAsia"/>
        </w:rPr>
        <w:t>の実装の細部について社内合意しようとすると、不可能とは言わないまでも非常な困難に直面します。コンプライアンス戦略はコンプライアンスを確保するために行うべきことを定め、職員の</w:t>
      </w:r>
      <w:del w:id="495" w:author="Mieko Sato" w:date="2018-01-25T15:44:00Z">
        <w:r w:rsidRPr="00B36B93" w:rsidDel="00E15361">
          <w:rPr>
            <w:rFonts w:hint="eastAsia"/>
          </w:rPr>
          <w:delText>オープンソース</w:delText>
        </w:r>
      </w:del>
      <w:ins w:id="496" w:author="Mieko Sato" w:date="2018-01-25T15:44:00Z">
        <w:r w:rsidR="00E15361">
          <w:rPr>
            <w:rFonts w:hint="eastAsia"/>
          </w:rPr>
          <w:t>オープン ソース</w:t>
        </w:r>
      </w:ins>
      <w:r w:rsidRPr="00B36B93">
        <w:t xml:space="preserve"> </w:t>
      </w:r>
      <w:r w:rsidRPr="00B36B93">
        <w:rPr>
          <w:rFonts w:hint="eastAsia"/>
        </w:rPr>
        <w:t>ソフトウェアの扱いを統べる原則を与えます。</w:t>
      </w:r>
      <w:del w:id="497" w:author="Mieko Sato" w:date="2018-01-25T15:44:00Z">
        <w:r w:rsidRPr="00B36B93" w:rsidDel="00E15361">
          <w:rPr>
            <w:rFonts w:hint="eastAsia"/>
          </w:rPr>
          <w:delText>オープンソース</w:delText>
        </w:r>
      </w:del>
      <w:ins w:id="498" w:author="Mieko Sato" w:date="2018-01-25T15:44:00Z">
        <w:r w:rsidR="00E15361">
          <w:rPr>
            <w:rFonts w:hint="eastAsia"/>
          </w:rPr>
          <w:t>オープン ソース</w:t>
        </w:r>
      </w:ins>
      <w:r w:rsidRPr="00B36B93">
        <w:rPr>
          <w:rFonts w:hint="eastAsia"/>
        </w:rPr>
        <w:t>の承認、取得</w:t>
      </w:r>
      <w:r w:rsidRPr="00B36B93">
        <w:t xml:space="preserve"> , </w:t>
      </w:r>
      <w:r w:rsidRPr="00B36B93">
        <w:rPr>
          <w:rFonts w:hint="eastAsia"/>
        </w:rPr>
        <w:t>利用、</w:t>
      </w:r>
      <w:del w:id="499" w:author="Mieko Sato" w:date="2018-01-25T15:44:00Z">
        <w:r w:rsidRPr="00B36B93" w:rsidDel="00E15361">
          <w:rPr>
            <w:rFonts w:hint="eastAsia"/>
          </w:rPr>
          <w:delText>オープンソース</w:delText>
        </w:r>
      </w:del>
      <w:ins w:id="500" w:author="Mieko Sato" w:date="2018-01-25T15:44:00Z">
        <w:r w:rsidR="00E15361">
          <w:rPr>
            <w:rFonts w:hint="eastAsia"/>
          </w:rPr>
          <w:t>オープン ソース</w:t>
        </w:r>
      </w:ins>
      <w:ins w:id="501" w:author="Mieko Sato" w:date="2018-01-25T16:14:00Z">
        <w:r w:rsidR="008D48A1">
          <w:rPr>
            <w:rFonts w:hint="eastAsia"/>
          </w:rPr>
          <w:t xml:space="preserve"> </w:t>
        </w:r>
      </w:ins>
      <w:r w:rsidRPr="00B36B93">
        <w:rPr>
          <w:rFonts w:hint="eastAsia"/>
        </w:rPr>
        <w:t>ライセンスを含むか</w:t>
      </w:r>
      <w:del w:id="502" w:author="Mieko Sato" w:date="2018-01-25T15:44:00Z">
        <w:r w:rsidRPr="00B36B93" w:rsidDel="00E15361">
          <w:rPr>
            <w:rFonts w:hint="eastAsia"/>
          </w:rPr>
          <w:delText>オープンソース</w:delText>
        </w:r>
      </w:del>
      <w:ins w:id="503" w:author="Mieko Sato" w:date="2018-01-25T15:44:00Z">
        <w:r w:rsidR="00E15361">
          <w:rPr>
            <w:rFonts w:hint="eastAsia"/>
          </w:rPr>
          <w:t>オープン ソース</w:t>
        </w:r>
      </w:ins>
      <w:r w:rsidRPr="00B36B93">
        <w:t xml:space="preserve"> </w:t>
      </w:r>
      <w:r w:rsidRPr="00B36B93">
        <w:rPr>
          <w:rFonts w:hint="eastAsia"/>
        </w:rPr>
        <w:t>ラインセンスに基づいてライセンスされたソフトウェアをリリースする方法、の正式なプロセスも本戦略に含まれます。</w:t>
      </w:r>
    </w:p>
    <w:p w:rsidR="00213F3F" w:rsidRDefault="00B36B93" w:rsidP="005369A4">
      <w:pPr>
        <w:pStyle w:val="3"/>
        <w:spacing w:before="360" w:after="120"/>
      </w:pPr>
      <w:bookmarkStart w:id="504" w:name="_Toc504728037"/>
      <w:r w:rsidRPr="00B36B93">
        <w:rPr>
          <w:rFonts w:hint="eastAsia"/>
          <w:w w:val="95"/>
        </w:rPr>
        <w:t>照会応答戦略</w:t>
      </w:r>
      <w:bookmarkEnd w:id="504"/>
    </w:p>
    <w:p w:rsidR="00213F3F" w:rsidRDefault="00B36B93" w:rsidP="00FB3A89">
      <w:pPr>
        <w:pStyle w:val="Ibrahim0"/>
        <w:spacing w:before="120" w:after="120"/>
        <w:rPr>
          <w:sz w:val="30"/>
        </w:rPr>
      </w:pPr>
      <w:r w:rsidRPr="00B36B93">
        <w:rPr>
          <w:rFonts w:hint="eastAsia"/>
        </w:rPr>
        <w:t>照会応答戦略は、コンプライアンスが問われた時に行うべきことを定めます。企業は時として悪評（場合によっては正式な申し立て）を、コンプライアンスについての追加情報提供の要請を無視したり、コンプライアンスの照会を扱う方法を知らなかったり、</w:t>
      </w:r>
      <w:del w:id="505" w:author="Mieko Sato" w:date="2018-01-25T15:44:00Z">
        <w:r w:rsidRPr="00B36B93" w:rsidDel="00E15361">
          <w:rPr>
            <w:rFonts w:hint="eastAsia"/>
          </w:rPr>
          <w:delText>オープンソース</w:delText>
        </w:r>
      </w:del>
      <w:ins w:id="506" w:author="Mieko Sato" w:date="2018-01-25T15:44:00Z">
        <w:r w:rsidR="00E15361">
          <w:rPr>
            <w:rFonts w:hint="eastAsia"/>
          </w:rPr>
          <w:t>オープン ソース</w:t>
        </w:r>
      </w:ins>
      <w:r w:rsidRPr="00B36B93">
        <w:t xml:space="preserve"> </w:t>
      </w:r>
      <w:r w:rsidRPr="00B36B93">
        <w:rPr>
          <w:rFonts w:hint="eastAsia"/>
        </w:rPr>
        <w:t>コンプライアンス</w:t>
      </w:r>
      <w:r w:rsidRPr="00B36B93">
        <w:t xml:space="preserve"> </w:t>
      </w:r>
      <w:r w:rsidRPr="00B36B93">
        <w:rPr>
          <w:rFonts w:hint="eastAsia"/>
        </w:rPr>
        <w:t>プログラムが欠落していたり不十分だったり、単に照会者と協力しなかったために、受けてきました。こうしたアプローチは関係者のだれにとっても実りや利益を生みません。</w:t>
      </w:r>
      <w:ins w:id="507" w:author="Mieko Sato" w:date="2018-01-25T17:04:00Z">
        <w:r w:rsidR="00C466E2" w:rsidRPr="00C466E2">
          <w:rPr>
            <w:rFonts w:hint="eastAsia"/>
            <w:highlight w:val="yellow"/>
            <w:rPrChange w:id="508" w:author="Mieko Sato" w:date="2018-01-25T17:04:00Z">
              <w:rPr>
                <w:rFonts w:hint="eastAsia"/>
              </w:rPr>
            </w:rPrChange>
          </w:rPr>
          <w:t>したが</w:t>
        </w:r>
      </w:ins>
      <w:del w:id="509" w:author="Mieko Sato" w:date="2018-01-25T17:04:00Z">
        <w:r w:rsidRPr="00C466E2" w:rsidDel="00C466E2">
          <w:rPr>
            <w:rFonts w:hint="eastAsia"/>
            <w:highlight w:val="yellow"/>
            <w:rPrChange w:id="510" w:author="Mieko Sato" w:date="2018-01-25T17:04:00Z">
              <w:rPr>
                <w:rFonts w:hint="eastAsia"/>
              </w:rPr>
            </w:rPrChange>
          </w:rPr>
          <w:delText>従</w:delText>
        </w:r>
      </w:del>
      <w:r w:rsidRPr="00C466E2">
        <w:rPr>
          <w:rFonts w:hint="eastAsia"/>
          <w:highlight w:val="yellow"/>
          <w:rPrChange w:id="511" w:author="Mieko Sato" w:date="2018-01-25T17:04:00Z">
            <w:rPr>
              <w:rFonts w:hint="eastAsia"/>
            </w:rPr>
          </w:rPrChange>
        </w:rPr>
        <w:t>って</w:t>
      </w:r>
      <w:r w:rsidRPr="00B36B93">
        <w:rPr>
          <w:rFonts w:hint="eastAsia"/>
        </w:rPr>
        <w:t>企業は照会を受けとり、受領したことを応答し、照会者に検討することを伝え、現実的なフォローアップの日程を通知する方法を定めるべきです。後ろの章で、</w:t>
      </w:r>
      <w:del w:id="512" w:author="Mieko Sato" w:date="2018-01-25T15:44:00Z">
        <w:r w:rsidRPr="00B36B93" w:rsidDel="00E15361">
          <w:rPr>
            <w:rFonts w:hint="eastAsia"/>
          </w:rPr>
          <w:delText>オープンソース</w:delText>
        </w:r>
      </w:del>
      <w:ins w:id="513" w:author="Mieko Sato" w:date="2018-01-25T15:44:00Z">
        <w:r w:rsidR="00E15361">
          <w:rPr>
            <w:rFonts w:hint="eastAsia"/>
          </w:rPr>
          <w:t>オープン ソース</w:t>
        </w:r>
      </w:ins>
      <w:r w:rsidRPr="00B36B93">
        <w:t xml:space="preserve"> </w:t>
      </w:r>
      <w:r w:rsidRPr="00B36B93">
        <w:rPr>
          <w:rFonts w:hint="eastAsia"/>
        </w:rPr>
        <w:t>コンプライアンスに対する照会を扱うシンプルなプロセスについて述べます。</w:t>
      </w:r>
    </w:p>
    <w:p w:rsidR="00213F3F" w:rsidRDefault="00B36B93" w:rsidP="005369A4">
      <w:pPr>
        <w:pStyle w:val="3"/>
        <w:spacing w:before="360" w:after="120"/>
      </w:pPr>
      <w:bookmarkStart w:id="514" w:name="_Toc504728038"/>
      <w:r w:rsidRPr="00B36B93">
        <w:rPr>
          <w:rFonts w:hint="eastAsia"/>
          <w:w w:val="95"/>
        </w:rPr>
        <w:t>ポリシーとプロセス</w:t>
      </w:r>
      <w:bookmarkEnd w:id="514"/>
    </w:p>
    <w:p w:rsidR="00213F3F" w:rsidRDefault="00B36B93" w:rsidP="00781DE6">
      <w:pPr>
        <w:pStyle w:val="Ibrahim0"/>
        <w:spacing w:before="120" w:after="120"/>
      </w:pPr>
      <w:del w:id="515" w:author="Mieko Sato" w:date="2018-01-25T15:44:00Z">
        <w:r w:rsidRPr="00B36B93" w:rsidDel="00E15361">
          <w:rPr>
            <w:rStyle w:val="Ibrahim1"/>
            <w:rFonts w:hint="eastAsia"/>
          </w:rPr>
          <w:delText>オープンソース</w:delText>
        </w:r>
      </w:del>
      <w:ins w:id="516" w:author="Mieko Sato" w:date="2018-01-25T15:44:00Z">
        <w:r w:rsidR="00E15361">
          <w:rPr>
            <w:rStyle w:val="Ibrahim1"/>
            <w:rFonts w:hint="eastAsia"/>
          </w:rPr>
          <w:t>オープン ソース</w:t>
        </w:r>
      </w:ins>
      <w:r w:rsidRPr="00B36B93">
        <w:rPr>
          <w:rStyle w:val="Ibrahim1"/>
        </w:rPr>
        <w:t xml:space="preserve"> </w:t>
      </w:r>
      <w:r w:rsidRPr="00B36B93">
        <w:rPr>
          <w:rStyle w:val="Ibrahim1"/>
          <w:rFonts w:hint="eastAsia"/>
        </w:rPr>
        <w:t>コンプライアンス</w:t>
      </w:r>
      <w:r w:rsidRPr="00B36B93">
        <w:rPr>
          <w:rStyle w:val="Ibrahim1"/>
        </w:rPr>
        <w:t xml:space="preserve"> </w:t>
      </w:r>
      <w:r w:rsidRPr="00B36B93">
        <w:rPr>
          <w:rStyle w:val="Ibrahim1"/>
          <w:rFonts w:hint="eastAsia"/>
        </w:rPr>
        <w:t>ポリシーとは、</w:t>
      </w:r>
      <w:del w:id="517" w:author="Mieko Sato" w:date="2018-01-25T15:44:00Z">
        <w:r w:rsidRPr="00B36B93" w:rsidDel="00E15361">
          <w:rPr>
            <w:rStyle w:val="Ibrahim1"/>
            <w:rFonts w:hint="eastAsia"/>
          </w:rPr>
          <w:delText>オープンソース</w:delText>
        </w:r>
      </w:del>
      <w:ins w:id="518" w:author="Mieko Sato" w:date="2018-01-25T15:44:00Z">
        <w:r w:rsidR="00E15361">
          <w:rPr>
            <w:rStyle w:val="Ibrahim1"/>
            <w:rFonts w:hint="eastAsia"/>
          </w:rPr>
          <w:t>オープン ソース</w:t>
        </w:r>
      </w:ins>
      <w:r w:rsidRPr="00B36B93">
        <w:rPr>
          <w:rStyle w:val="Ibrahim1"/>
        </w:rPr>
        <w:t xml:space="preserve"> </w:t>
      </w:r>
      <w:r w:rsidRPr="00B36B93">
        <w:rPr>
          <w:rStyle w:val="Ibrahim1"/>
          <w:rFonts w:hint="eastAsia"/>
        </w:rPr>
        <w:t>ソフトウェアの管理（利用と寄付の双方）を取り仕切るルール群です。プロセスとは、日々の業務にこれらルール群を実装するかを詳細に列挙したものです。コンプライアンス</w:t>
      </w:r>
      <w:r w:rsidRPr="00B36B93">
        <w:rPr>
          <w:rStyle w:val="Ibrahim1"/>
        </w:rPr>
        <w:t xml:space="preserve"> </w:t>
      </w:r>
      <w:r w:rsidRPr="00B36B93">
        <w:rPr>
          <w:rStyle w:val="Ibrahim1"/>
          <w:rFonts w:hint="eastAsia"/>
        </w:rPr>
        <w:t>ポリシーとプロセスが</w:t>
      </w:r>
      <w:del w:id="519" w:author="Mieko Sato" w:date="2018-01-25T15:44:00Z">
        <w:r w:rsidRPr="00B36B93" w:rsidDel="00E15361">
          <w:rPr>
            <w:rStyle w:val="Ibrahim1"/>
            <w:rFonts w:hint="eastAsia"/>
          </w:rPr>
          <w:delText>オープンソース</w:delText>
        </w:r>
      </w:del>
      <w:ins w:id="520" w:author="Mieko Sato" w:date="2018-01-25T15:44:00Z">
        <w:r w:rsidR="00E15361">
          <w:rPr>
            <w:rStyle w:val="Ibrahim1"/>
            <w:rFonts w:hint="eastAsia"/>
          </w:rPr>
          <w:t>オープン ソース</w:t>
        </w:r>
      </w:ins>
      <w:r w:rsidRPr="00B36B93">
        <w:rPr>
          <w:rStyle w:val="Ibrahim1"/>
        </w:rPr>
        <w:t xml:space="preserve"> </w:t>
      </w:r>
      <w:r w:rsidRPr="00B36B93">
        <w:rPr>
          <w:rStyle w:val="Ibrahim1"/>
          <w:rFonts w:hint="eastAsia"/>
        </w:rPr>
        <w:t>ソフトウェアの</w:t>
      </w:r>
      <w:del w:id="521" w:author="Mieko Sato" w:date="2018-01-25T16:41:00Z">
        <w:r w:rsidRPr="00B36B93" w:rsidDel="00D56E5E">
          <w:rPr>
            <w:rStyle w:val="Ibrahim1"/>
            <w:rFonts w:hint="eastAsia"/>
          </w:rPr>
          <w:delText>様々</w:delText>
        </w:r>
      </w:del>
      <w:ins w:id="522" w:author="Mieko Sato" w:date="2018-01-25T16:41:00Z">
        <w:r w:rsidR="00D56E5E">
          <w:rPr>
            <w:rStyle w:val="Ibrahim1"/>
            <w:rFonts w:hint="eastAsia"/>
          </w:rPr>
          <w:t>さまざま</w:t>
        </w:r>
      </w:ins>
      <w:r w:rsidRPr="00B36B93">
        <w:rPr>
          <w:rStyle w:val="Ibrahim1"/>
          <w:rFonts w:hint="eastAsia"/>
        </w:rPr>
        <w:t>な側面、利用、寄付、監査、頒布を取り仕切ります。</w:t>
      </w:r>
      <w:r w:rsidR="00781DE6">
        <w:rPr>
          <w:rStyle w:val="Ibrahim1"/>
        </w:rPr>
        <w:br w:type="page"/>
      </w:r>
      <w:r w:rsidRPr="00B36B93">
        <w:rPr>
          <w:rStyle w:val="Ibrahim1"/>
          <w:rFonts w:hint="eastAsia"/>
        </w:rPr>
        <w:t>図５（次ページ）はコンプライアンス</w:t>
      </w:r>
      <w:r w:rsidRPr="00B36B93">
        <w:rPr>
          <w:rStyle w:val="Ibrahim1"/>
        </w:rPr>
        <w:t xml:space="preserve"> </w:t>
      </w:r>
      <w:r w:rsidRPr="00B36B93">
        <w:rPr>
          <w:rStyle w:val="Ibrahim1"/>
          <w:rFonts w:hint="eastAsia"/>
        </w:rPr>
        <w:t>プロセスの例を図示したもので、個々のソフトウェア</w:t>
      </w:r>
      <w:r w:rsidRPr="00B36B93">
        <w:rPr>
          <w:rStyle w:val="Ibrahim1"/>
        </w:rPr>
        <w:t xml:space="preserve"> </w:t>
      </w:r>
      <w:r w:rsidRPr="00B36B93">
        <w:rPr>
          <w:rStyle w:val="Ibrahim1"/>
          <w:rFonts w:hint="eastAsia"/>
        </w:rPr>
        <w:t>コンポーネントが精査の一環として通るべき</w:t>
      </w:r>
      <w:del w:id="523" w:author="Mieko Sato" w:date="2018-01-25T16:41:00Z">
        <w:r w:rsidRPr="00B36B93" w:rsidDel="00D56E5E">
          <w:rPr>
            <w:rStyle w:val="Ibrahim1"/>
            <w:rFonts w:hint="eastAsia"/>
          </w:rPr>
          <w:delText>様々</w:delText>
        </w:r>
      </w:del>
      <w:ins w:id="524" w:author="Mieko Sato" w:date="2018-01-25T16:41:00Z">
        <w:r w:rsidR="00D56E5E">
          <w:rPr>
            <w:rStyle w:val="Ibrahim1"/>
            <w:rFonts w:hint="eastAsia"/>
          </w:rPr>
          <w:t>さまざま</w:t>
        </w:r>
      </w:ins>
      <w:r w:rsidRPr="00B36B93">
        <w:rPr>
          <w:rStyle w:val="Ibrahim1"/>
          <w:rFonts w:hint="eastAsia"/>
        </w:rPr>
        <w:t>なステップを示しています。このプロセスの詳細は後ろの章で述べます。</w:t>
      </w:r>
    </w:p>
    <w:p w:rsidR="00213F3F" w:rsidRDefault="006667D1">
      <w:pPr>
        <w:pStyle w:val="a3"/>
        <w:spacing w:before="120" w:after="120"/>
        <w:rPr>
          <w:sz w:val="10"/>
          <w:lang w:eastAsia="ja-JP"/>
        </w:rPr>
      </w:pPr>
      <w:r>
        <w:rPr>
          <w:noProof/>
          <w:sz w:val="10"/>
        </w:rPr>
        <w:drawing>
          <wp:anchor distT="0" distB="0" distL="114300" distR="114300" simplePos="0" relativeHeight="503231368" behindDoc="0" locked="0" layoutInCell="1" allowOverlap="1" wp14:anchorId="07917ADA">
            <wp:simplePos x="0" y="0"/>
            <wp:positionH relativeFrom="column">
              <wp:posOffset>406400</wp:posOffset>
            </wp:positionH>
            <wp:positionV relativeFrom="paragraph">
              <wp:posOffset>175895</wp:posOffset>
            </wp:positionV>
            <wp:extent cx="4330700" cy="1389380"/>
            <wp:effectExtent l="0" t="0" r="0" b="127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0700" cy="138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7D1" w:rsidRDefault="006667D1" w:rsidP="00B36B93">
      <w:pPr>
        <w:pStyle w:val="Ibrahim2"/>
        <w:spacing w:before="120" w:after="120"/>
      </w:pPr>
    </w:p>
    <w:p w:rsidR="00213F3F" w:rsidRDefault="00B36B93" w:rsidP="00B36B93">
      <w:pPr>
        <w:pStyle w:val="Ibrahim2"/>
        <w:spacing w:before="120" w:after="120"/>
      </w:pPr>
      <w:r w:rsidRPr="007E57E9">
        <w:rPr>
          <w:rFonts w:hint="eastAsia"/>
        </w:rPr>
        <w:t>図</w:t>
      </w:r>
      <w:r w:rsidRPr="007E57E9">
        <w:t>5コンプライアンス精査プロセスの例</w:t>
      </w:r>
    </w:p>
    <w:p w:rsidR="00B36B93" w:rsidRDefault="00B36B93" w:rsidP="005369A4">
      <w:pPr>
        <w:pStyle w:val="3"/>
        <w:spacing w:before="360" w:after="120"/>
      </w:pPr>
      <w:bookmarkStart w:id="525" w:name="_Toc504728039"/>
      <w:r w:rsidRPr="007E57E9">
        <w:rPr>
          <w:rFonts w:hint="eastAsia"/>
        </w:rPr>
        <w:t>コンプライアンス</w:t>
      </w:r>
      <w:r w:rsidRPr="007E57E9">
        <w:t xml:space="preserve"> チーム</w:t>
      </w:r>
      <w:bookmarkEnd w:id="525"/>
    </w:p>
    <w:p w:rsidR="00213F3F" w:rsidRPr="00B36B93" w:rsidRDefault="00B36B93" w:rsidP="00FB3A89">
      <w:pPr>
        <w:pStyle w:val="Ibrahim0"/>
        <w:spacing w:before="120" w:after="120"/>
        <w:sectPr w:rsidR="00213F3F" w:rsidRPr="00B36B93" w:rsidSect="006D701A">
          <w:pgSz w:w="8400" w:h="11910"/>
          <w:pgMar w:top="440" w:right="0" w:bottom="340" w:left="0" w:header="340" w:footer="153" w:gutter="0"/>
          <w:cols w:space="720"/>
          <w:docGrid w:linePitch="299"/>
        </w:sectPr>
      </w:pPr>
      <w:del w:id="526" w:author="Mieko Sato" w:date="2018-01-25T15:44:00Z">
        <w:r w:rsidRPr="00B36B93" w:rsidDel="00E15361">
          <w:rPr>
            <w:rFonts w:hint="eastAsia"/>
          </w:rPr>
          <w:delText>オープンソース</w:delText>
        </w:r>
      </w:del>
      <w:ins w:id="527" w:author="Mieko Sato" w:date="2018-01-25T15:44:00Z">
        <w:r w:rsidR="00E15361">
          <w:rPr>
            <w:rFonts w:hint="eastAsia"/>
          </w:rPr>
          <w:t>オープン ソース</w:t>
        </w:r>
      </w:ins>
      <w:r w:rsidRPr="00B36B93">
        <w:t xml:space="preserve"> </w:t>
      </w:r>
      <w:r w:rsidRPr="00B36B93">
        <w:rPr>
          <w:rFonts w:hint="eastAsia"/>
        </w:rPr>
        <w:t>コンプライアンス</w:t>
      </w:r>
      <w:r w:rsidRPr="00B36B93">
        <w:t xml:space="preserve"> </w:t>
      </w:r>
      <w:r w:rsidRPr="00B36B93">
        <w:rPr>
          <w:rFonts w:hint="eastAsia"/>
        </w:rPr>
        <w:t>チームとは、</w:t>
      </w:r>
      <w:del w:id="528" w:author="Mieko Sato" w:date="2018-01-25T15:44:00Z">
        <w:r w:rsidRPr="00B36B93" w:rsidDel="00E15361">
          <w:rPr>
            <w:rFonts w:hint="eastAsia"/>
          </w:rPr>
          <w:delText>オープンソース</w:delText>
        </w:r>
      </w:del>
      <w:ins w:id="529" w:author="Mieko Sato" w:date="2018-01-25T15:44:00Z">
        <w:r w:rsidR="00E15361">
          <w:rPr>
            <w:rFonts w:hint="eastAsia"/>
          </w:rPr>
          <w:t>オープン ソース</w:t>
        </w:r>
      </w:ins>
      <w:r w:rsidRPr="00B36B93">
        <w:t xml:space="preserve"> </w:t>
      </w:r>
      <w:r w:rsidRPr="00B36B93">
        <w:rPr>
          <w:rFonts w:hint="eastAsia"/>
        </w:rPr>
        <w:t>コンプライアンスを確実に行うため</w:t>
      </w:r>
      <w:del w:id="530" w:author="Mieko Sato" w:date="2018-01-25T16:41:00Z">
        <w:r w:rsidRPr="00B36B93" w:rsidDel="00D56E5E">
          <w:rPr>
            <w:rFonts w:hint="eastAsia"/>
          </w:rPr>
          <w:delText>様々</w:delText>
        </w:r>
      </w:del>
      <w:ins w:id="531" w:author="Mieko Sato" w:date="2018-01-25T16:41:00Z">
        <w:r w:rsidR="00D56E5E">
          <w:rPr>
            <w:rFonts w:hint="eastAsia"/>
          </w:rPr>
          <w:t>さまざま</w:t>
        </w:r>
      </w:ins>
      <w:r w:rsidRPr="00B36B93">
        <w:rPr>
          <w:rFonts w:hint="eastAsia"/>
        </w:rPr>
        <w:t>な分野の人々を集めたチームです。コアとなるのは</w:t>
      </w:r>
      <w:del w:id="532" w:author="Mieko Sato" w:date="2018-01-25T15:44:00Z">
        <w:r w:rsidRPr="00B36B93" w:rsidDel="00E15361">
          <w:rPr>
            <w:rFonts w:hint="eastAsia"/>
          </w:rPr>
          <w:delText>オープンソース</w:delText>
        </w:r>
      </w:del>
      <w:ins w:id="533" w:author="Mieko Sato" w:date="2018-01-25T15:44:00Z">
        <w:r w:rsidR="00E15361">
          <w:rPr>
            <w:rFonts w:hint="eastAsia"/>
          </w:rPr>
          <w:t>オープン ソース</w:t>
        </w:r>
      </w:ins>
      <w:r w:rsidRPr="00B36B93">
        <w:rPr>
          <w:rFonts w:hint="eastAsia"/>
        </w:rPr>
        <w:t>評価委員会</w:t>
      </w:r>
      <w:r w:rsidRPr="00B36B93">
        <w:t xml:space="preserve"> (Open Source Review Board</w:t>
      </w:r>
      <w:ins w:id="534" w:author="Mieko Sato" w:date="2018-01-25T15:19:00Z">
        <w:r w:rsidR="00EE6B02">
          <w:rPr>
            <w:rFonts w:hint="eastAsia"/>
          </w:rPr>
          <w:t>：</w:t>
        </w:r>
      </w:ins>
      <w:del w:id="535" w:author="Mieko Sato" w:date="2018-01-25T15:19:00Z">
        <w:r w:rsidRPr="00B36B93" w:rsidDel="00EE6B02">
          <w:delText xml:space="preserve">, </w:delText>
        </w:r>
      </w:del>
      <w:r w:rsidRPr="00B36B93">
        <w:t xml:space="preserve">OSRB) </w:t>
      </w:r>
      <w:r w:rsidRPr="00B36B93">
        <w:rPr>
          <w:rFonts w:hint="eastAsia"/>
        </w:rPr>
        <w:t>と呼ばれることが多い委員会で、エンジニアリング、製品のチームの代表者たち、一人以上の法務顧問、そしてコンプライアンス</w:t>
      </w:r>
      <w:r w:rsidRPr="00B36B93">
        <w:t xml:space="preserve"> </w:t>
      </w:r>
      <w:r w:rsidRPr="00B36B93">
        <w:rPr>
          <w:rFonts w:hint="eastAsia"/>
        </w:rPr>
        <w:t>オフィサーから構成されます。拡大チームは</w:t>
      </w:r>
      <w:del w:id="536" w:author="Mieko Sato" w:date="2018-01-25T16:41:00Z">
        <w:r w:rsidRPr="00B36B93" w:rsidDel="00D56E5E">
          <w:rPr>
            <w:rFonts w:hint="eastAsia"/>
          </w:rPr>
          <w:delText>様々</w:delText>
        </w:r>
      </w:del>
      <w:ins w:id="537" w:author="Mieko Sato" w:date="2018-01-25T16:41:00Z">
        <w:r w:rsidR="00D56E5E">
          <w:rPr>
            <w:rFonts w:hint="eastAsia"/>
          </w:rPr>
          <w:t>さまざま</w:t>
        </w:r>
      </w:ins>
      <w:r w:rsidRPr="00B36B93">
        <w:rPr>
          <w:rFonts w:hint="eastAsia"/>
        </w:rPr>
        <w:t>な部門からコンプライアンス活動のため随時加わる人々で、文書作成、サプライチェーン、全社開発、</w:t>
      </w:r>
      <w:r w:rsidRPr="00B36B93">
        <w:t>IT</w:t>
      </w:r>
      <w:r w:rsidRPr="00B36B93">
        <w:rPr>
          <w:rFonts w:hint="eastAsia"/>
        </w:rPr>
        <w:t>、ローカル化、</w:t>
      </w:r>
      <w:del w:id="538" w:author="Mieko Sato" w:date="2018-01-25T15:44:00Z">
        <w:r w:rsidRPr="00B36B93" w:rsidDel="00E15361">
          <w:rPr>
            <w:rFonts w:hint="eastAsia"/>
          </w:rPr>
          <w:delText>オープンソース</w:delText>
        </w:r>
      </w:del>
      <w:ins w:id="539" w:author="Mieko Sato" w:date="2018-01-25T15:44:00Z">
        <w:r w:rsidR="00E15361">
          <w:rPr>
            <w:rFonts w:hint="eastAsia"/>
          </w:rPr>
          <w:t>オープン ソース</w:t>
        </w:r>
      </w:ins>
      <w:r w:rsidRPr="00B36B93">
        <w:rPr>
          <w:rFonts w:hint="eastAsia"/>
        </w:rPr>
        <w:t>幹部会議</w:t>
      </w:r>
      <w:r w:rsidRPr="00B36B93">
        <w:t xml:space="preserve"> (Open Source Executive Committee</w:t>
      </w:r>
      <w:ins w:id="540" w:author="Mieko Sato" w:date="2018-01-25T15:21:00Z">
        <w:r w:rsidR="00361BCF">
          <w:rPr>
            <w:rFonts w:hint="eastAsia"/>
          </w:rPr>
          <w:t>：</w:t>
        </w:r>
      </w:ins>
      <w:del w:id="541" w:author="Mieko Sato" w:date="2018-01-25T15:21:00Z">
        <w:r w:rsidRPr="00B36B93" w:rsidDel="00361BCF">
          <w:delText xml:space="preserve">, </w:delText>
        </w:r>
      </w:del>
      <w:r w:rsidRPr="00B36B93">
        <w:t>OSEC)</w:t>
      </w:r>
      <w:r w:rsidRPr="00B36B93">
        <w:rPr>
          <w:rFonts w:hint="eastAsia"/>
        </w:rPr>
        <w:t>らが含まれます。ただし拡大チームのメンバ</w:t>
      </w:r>
      <w:r w:rsidRPr="006101A9">
        <w:rPr>
          <w:rFonts w:hint="eastAsia"/>
          <w:highlight w:val="yellow"/>
        </w:rPr>
        <w:t>ー</w:t>
      </w:r>
      <w:r w:rsidRPr="00B36B93">
        <w:rPr>
          <w:rFonts w:hint="eastAsia"/>
        </w:rPr>
        <w:t>はコアチームと違い、</w:t>
      </w:r>
      <w:r w:rsidRPr="00B36B93">
        <w:t>OSRB</w:t>
      </w:r>
      <w:r w:rsidRPr="00B36B93">
        <w:rPr>
          <w:rFonts w:hint="eastAsia"/>
        </w:rPr>
        <w:t>から仕事を委任された時だけ活動します。コンプライアンスに常時携わるわけでは</w:t>
      </w:r>
      <w:r w:rsidRPr="006101A9">
        <w:rPr>
          <w:rFonts w:hint="eastAsia"/>
          <w:highlight w:val="yellow"/>
        </w:rPr>
        <w:t>ないです</w:t>
      </w:r>
      <w:r w:rsidRPr="00B36B93">
        <w:rPr>
          <w:rFonts w:hint="eastAsia"/>
        </w:rPr>
        <w:t>。第３章では</w:t>
      </w:r>
      <w:del w:id="542" w:author="Mieko Sato" w:date="2018-01-25T15:44:00Z">
        <w:r w:rsidRPr="00B36B93" w:rsidDel="00E15361">
          <w:rPr>
            <w:rFonts w:hint="eastAsia"/>
          </w:rPr>
          <w:delText>オープンソース</w:delText>
        </w:r>
      </w:del>
      <w:ins w:id="543" w:author="Mieko Sato" w:date="2018-01-25T15:44:00Z">
        <w:r w:rsidR="00E15361">
          <w:rPr>
            <w:rFonts w:hint="eastAsia"/>
          </w:rPr>
          <w:t>オープン ソース</w:t>
        </w:r>
      </w:ins>
      <w:r w:rsidRPr="00B36B93">
        <w:t xml:space="preserve"> </w:t>
      </w:r>
      <w:r w:rsidRPr="00B36B93">
        <w:rPr>
          <w:rFonts w:hint="eastAsia"/>
        </w:rPr>
        <w:t>コンプライアンスを達成するための個々の人間の役割と責任について詳述します。</w:t>
      </w:r>
    </w:p>
    <w:p w:rsidR="00213F3F" w:rsidRDefault="007233C5">
      <w:pPr>
        <w:pStyle w:val="a3"/>
        <w:spacing w:before="120" w:after="120"/>
        <w:ind w:left="486"/>
        <w:rPr>
          <w:sz w:val="20"/>
        </w:rPr>
      </w:pPr>
      <w:r>
        <w:rPr>
          <w:noProof/>
          <w:sz w:val="20"/>
        </w:rPr>
        <w:drawing>
          <wp:anchor distT="0" distB="0" distL="114300" distR="114300" simplePos="0" relativeHeight="503235464" behindDoc="0" locked="0" layoutInCell="1" allowOverlap="1" wp14:anchorId="5944BBAC">
            <wp:simplePos x="0" y="0"/>
            <wp:positionH relativeFrom="column">
              <wp:posOffset>323850</wp:posOffset>
            </wp:positionH>
            <wp:positionV relativeFrom="paragraph">
              <wp:posOffset>220345</wp:posOffset>
            </wp:positionV>
            <wp:extent cx="4627880" cy="3352800"/>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7880"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1A9" w:rsidRPr="007E57E9" w:rsidRDefault="006101A9" w:rsidP="006101A9">
      <w:pPr>
        <w:pStyle w:val="Ibrahim2"/>
        <w:spacing w:before="120" w:after="120"/>
      </w:pPr>
      <w:bookmarkStart w:id="544" w:name="Tools"/>
      <w:bookmarkEnd w:id="544"/>
      <w:r w:rsidRPr="007E57E9">
        <w:rPr>
          <w:rFonts w:hint="eastAsia"/>
        </w:rPr>
        <w:t>図</w:t>
      </w:r>
      <w:r w:rsidRPr="007E57E9">
        <w:t>6</w:t>
      </w:r>
      <w:del w:id="545" w:author="Mieko Sato" w:date="2018-01-25T15:44:00Z">
        <w:r w:rsidRPr="007E57E9" w:rsidDel="00E15361">
          <w:rPr>
            <w:rFonts w:ascii="ＭＳ ゴシック" w:eastAsia="ＭＳ ゴシック" w:hAnsi="ＭＳ ゴシック" w:hint="eastAsia"/>
          </w:rPr>
          <w:delText>オープンソース</w:delText>
        </w:r>
      </w:del>
      <w:ins w:id="546" w:author="Mieko Sato" w:date="2018-01-25T15:44:00Z">
        <w:r w:rsidR="00E15361">
          <w:rPr>
            <w:rFonts w:ascii="ＭＳ ゴシック" w:eastAsia="ＭＳ ゴシック" w:hAnsi="ＭＳ ゴシック" w:hint="eastAsia"/>
          </w:rPr>
          <w:t>オープン</w:t>
        </w:r>
        <w:r w:rsidR="00E15361">
          <w:t xml:space="preserve"> </w:t>
        </w:r>
        <w:r w:rsidR="00E15361">
          <w:rPr>
            <w:rFonts w:ascii="ＭＳ ゴシック" w:eastAsia="ＭＳ ゴシック" w:hAnsi="ＭＳ ゴシック" w:hint="eastAsia"/>
          </w:rPr>
          <w:t>ソース</w:t>
        </w:r>
      </w:ins>
      <w:r w:rsidRPr="007E57E9">
        <w:t xml:space="preserve"> </w:t>
      </w:r>
      <w:r w:rsidRPr="007E57E9">
        <w:rPr>
          <w:rFonts w:ascii="ＭＳ ゴシック" w:eastAsia="ＭＳ ゴシック" w:hAnsi="ＭＳ ゴシック" w:hint="eastAsia"/>
        </w:rPr>
        <w:t>コンプライアンスを確かなものとする個人とチーム</w:t>
      </w:r>
    </w:p>
    <w:p w:rsidR="006101A9" w:rsidRPr="007E57E9" w:rsidRDefault="006101A9" w:rsidP="005369A4">
      <w:pPr>
        <w:pStyle w:val="3"/>
        <w:spacing w:before="360" w:after="120"/>
      </w:pPr>
      <w:bookmarkStart w:id="547" w:name="_Toc504728040"/>
      <w:r w:rsidRPr="007E57E9">
        <w:rPr>
          <w:rFonts w:hint="eastAsia"/>
        </w:rPr>
        <w:t>ツール</w:t>
      </w:r>
      <w:bookmarkEnd w:id="547"/>
    </w:p>
    <w:p w:rsidR="006101A9" w:rsidRPr="007E57E9" w:rsidRDefault="006101A9" w:rsidP="00FB3A89">
      <w:pPr>
        <w:pStyle w:val="Ibrahim0"/>
        <w:spacing w:before="120" w:after="120"/>
      </w:pPr>
      <w:del w:id="548" w:author="Mieko Sato" w:date="2018-01-25T15:44:00Z">
        <w:r w:rsidRPr="007E57E9" w:rsidDel="00E15361">
          <w:rPr>
            <w:rFonts w:hint="eastAsia"/>
          </w:rPr>
          <w:delText>オープンソース</w:delText>
        </w:r>
      </w:del>
      <w:ins w:id="549" w:author="Mieko Sato" w:date="2018-01-25T15:44:00Z">
        <w:r w:rsidR="00E15361">
          <w:rPr>
            <w:rFonts w:hint="eastAsia"/>
          </w:rPr>
          <w:t>オープン ソース</w:t>
        </w:r>
      </w:ins>
      <w:r w:rsidRPr="007E57E9">
        <w:t xml:space="preserve"> コンプライアンス チームはツールを使うことで</w:t>
      </w:r>
      <w:del w:id="550" w:author="Mieko Sato" w:date="2018-01-25T15:45:00Z">
        <w:r w:rsidRPr="007E57E9" w:rsidDel="00E15361">
          <w:delText>ソースコード</w:delText>
        </w:r>
      </w:del>
      <w:ins w:id="551" w:author="Mieko Sato" w:date="2018-01-25T15:45:00Z">
        <w:r w:rsidR="00E15361">
          <w:t>ソース コード</w:t>
        </w:r>
      </w:ins>
      <w:r w:rsidRPr="007E57E9">
        <w:t>の監査、</w:t>
      </w:r>
      <w:del w:id="552" w:author="Mieko Sato" w:date="2018-01-25T15:44:00Z">
        <w:r w:rsidRPr="007E57E9" w:rsidDel="00E15361">
          <w:delText>オープンソース</w:delText>
        </w:r>
      </w:del>
      <w:ins w:id="553" w:author="Mieko Sato" w:date="2018-01-25T15:44:00Z">
        <w:r w:rsidR="00E15361">
          <w:t>オープン ソース</w:t>
        </w:r>
      </w:ins>
      <w:r w:rsidRPr="007E57E9">
        <w:t xml:space="preserve"> コードとそのライセンスの発見、が自動化され楽になります。こうしたツールには</w:t>
      </w:r>
    </w:p>
    <w:p w:rsidR="006101A9" w:rsidRPr="007E57E9" w:rsidRDefault="006101A9" w:rsidP="00FB3A89">
      <w:pPr>
        <w:pStyle w:val="Ibrahim"/>
        <w:spacing w:before="120"/>
      </w:pPr>
      <w:r w:rsidRPr="007E57E9">
        <w:t>コンプライアンス プロジェクト管理ツール、コンプライアンス プロジェクトを管理し、タスクやリソースを追跡</w:t>
      </w:r>
    </w:p>
    <w:p w:rsidR="00781DE6" w:rsidRDefault="006101A9" w:rsidP="00FB3A89">
      <w:pPr>
        <w:pStyle w:val="Ibrahim"/>
        <w:spacing w:before="120"/>
      </w:pPr>
      <w:r w:rsidRPr="007E57E9">
        <w:t>ソフトウェア インベントリ ツール、個々のソフトウェア コンポーネント、バージョン、それを使用している製品、関連情報を継続的に追跡</w:t>
      </w:r>
    </w:p>
    <w:p w:rsidR="00781DE6" w:rsidRDefault="00781DE6" w:rsidP="00781DE6">
      <w:pPr>
        <w:pStyle w:val="Ibrahim"/>
        <w:spacing w:before="120"/>
      </w:pPr>
      <w:r>
        <w:br w:type="page"/>
      </w:r>
    </w:p>
    <w:p w:rsidR="009037D6" w:rsidRDefault="006101A9" w:rsidP="00781DE6">
      <w:pPr>
        <w:pStyle w:val="Ibrahim"/>
        <w:spacing w:before="120"/>
      </w:pPr>
      <w:del w:id="554" w:author="Mieko Sato" w:date="2018-01-25T15:45:00Z">
        <w:r w:rsidRPr="007E57E9" w:rsidDel="00E15361">
          <w:delText>ソースコード</w:delText>
        </w:r>
      </w:del>
      <w:ins w:id="555" w:author="Mieko Sato" w:date="2018-01-25T15:45:00Z">
        <w:r w:rsidR="00E15361">
          <w:t>ソース コード</w:t>
        </w:r>
      </w:ins>
      <w:r w:rsidRPr="007E57E9">
        <w:t>とライセンスの識別ツール、ビルドするシステムに含まれる</w:t>
      </w:r>
      <w:del w:id="556" w:author="Mieko Sato" w:date="2018-01-25T15:45:00Z">
        <w:r w:rsidRPr="007E57E9" w:rsidDel="00E15361">
          <w:delText>ソースコード</w:delText>
        </w:r>
      </w:del>
      <w:ins w:id="557" w:author="Mieko Sato" w:date="2018-01-25T15:45:00Z">
        <w:r w:rsidR="00E15361">
          <w:t>ソース コード</w:t>
        </w:r>
      </w:ins>
      <w:r w:rsidRPr="007E57E9">
        <w:t>の由来とライセンスを特定</w:t>
      </w:r>
    </w:p>
    <w:p w:rsidR="009037D6" w:rsidRDefault="006101A9" w:rsidP="00FB3A89">
      <w:pPr>
        <w:pStyle w:val="Ibrahim"/>
        <w:spacing w:before="120"/>
      </w:pPr>
      <w:r w:rsidRPr="007E57E9">
        <w:t>リンク解析ツール、問題となるC/C++</w:t>
      </w:r>
      <w:del w:id="558" w:author="Mieko Sato" w:date="2018-01-25T15:49:00Z">
        <w:r w:rsidRPr="007E57E9" w:rsidDel="005006E3">
          <w:delText>ソフトウェアコンポーネント</w:delText>
        </w:r>
      </w:del>
      <w:ins w:id="559" w:author="Mieko Sato" w:date="2018-01-25T15:49:00Z">
        <w:r w:rsidR="005006E3">
          <w:t>ソフトウェア コンポーネント</w:t>
        </w:r>
      </w:ins>
      <w:r w:rsidRPr="007E57E9">
        <w:t>と、製品に含まれる他のソフトウェア コンポーネントとの関係を特定。本ツールを使うことで、企業のポリシーを満たさない</w:t>
      </w:r>
      <w:del w:id="560" w:author="Mieko Sato" w:date="2018-01-25T15:45:00Z">
        <w:r w:rsidRPr="007E57E9" w:rsidDel="00E15361">
          <w:delText>ソースコード</w:delText>
        </w:r>
      </w:del>
      <w:ins w:id="561" w:author="Mieko Sato" w:date="2018-01-25T15:45:00Z">
        <w:r w:rsidR="00E15361">
          <w:t>ソース コード</w:t>
        </w:r>
      </w:ins>
      <w:r w:rsidRPr="007E57E9">
        <w:t xml:space="preserve"> パッケージとのリンクを発見できます。この目標は、</w:t>
      </w:r>
      <w:del w:id="562" w:author="Mieko Sato" w:date="2018-01-25T15:18:00Z">
        <w:r w:rsidRPr="007E57E9" w:rsidDel="00EE6B02">
          <w:delText>プロプラエタリ</w:delText>
        </w:r>
      </w:del>
      <w:ins w:id="563" w:author="Mieko Sato" w:date="2018-01-25T15:18:00Z">
        <w:r w:rsidR="00EE6B02">
          <w:t>プロプライエタリ</w:t>
        </w:r>
      </w:ins>
      <w:r w:rsidRPr="007E57E9">
        <w:t>やサードパーティのソフトウェア コンポーネントに</w:t>
      </w:r>
      <w:del w:id="564" w:author="Mieko Sato" w:date="2018-01-25T15:44:00Z">
        <w:r w:rsidRPr="007E57E9" w:rsidDel="00E15361">
          <w:delText>オープンソース</w:delText>
        </w:r>
      </w:del>
      <w:ins w:id="565" w:author="Mieko Sato" w:date="2018-01-25T15:44:00Z">
        <w:r w:rsidR="00E15361">
          <w:t>オープン ソース</w:t>
        </w:r>
      </w:ins>
      <w:r w:rsidRPr="007E57E9">
        <w:t>上の義務が何ら及んでいないことの確定です。もしリンクが発見されたら、製造部門に対しバグ</w:t>
      </w:r>
      <w:r w:rsidRPr="007E57E9">
        <w:rPr>
          <w:rFonts w:hint="eastAsia"/>
        </w:rPr>
        <w:t>チケットを発行し、問題と解決方法を記述します。</w:t>
      </w:r>
    </w:p>
    <w:p w:rsidR="006101A9" w:rsidRPr="007E57E9" w:rsidRDefault="006101A9" w:rsidP="00FB3A89">
      <w:pPr>
        <w:pStyle w:val="Ibrahim"/>
        <w:spacing w:before="120"/>
      </w:pPr>
      <w:del w:id="566" w:author="Mieko Sato" w:date="2018-01-25T15:45:00Z">
        <w:r w:rsidRPr="007E57E9" w:rsidDel="00E15361">
          <w:delText>ソースコード</w:delText>
        </w:r>
      </w:del>
      <w:ins w:id="567" w:author="Mieko Sato" w:date="2018-01-25T15:45:00Z">
        <w:r w:rsidR="00E15361">
          <w:t>ソース コード</w:t>
        </w:r>
      </w:ins>
      <w:r w:rsidRPr="007E57E9">
        <w:t>のピアレビュー（査読）ツール、ライセンス上の義務を満たすための開示に先立ちオリジナル</w:t>
      </w:r>
      <w:del w:id="568" w:author="Mieko Sato" w:date="2018-01-25T15:45:00Z">
        <w:r w:rsidRPr="007E57E9" w:rsidDel="00E15361">
          <w:delText>ソースコード</w:delText>
        </w:r>
      </w:del>
      <w:ins w:id="569" w:author="Mieko Sato" w:date="2018-01-25T15:45:00Z">
        <w:r w:rsidR="00E15361">
          <w:t>ソース コード</w:t>
        </w:r>
      </w:ins>
      <w:r w:rsidRPr="007E57E9">
        <w:t>に対する変更をレビュー。</w:t>
      </w:r>
    </w:p>
    <w:p w:rsidR="006101A9" w:rsidRPr="007E57E9" w:rsidRDefault="006101A9" w:rsidP="00FB3A89">
      <w:pPr>
        <w:pStyle w:val="Ibrahim"/>
        <w:spacing w:before="120"/>
      </w:pPr>
      <w:r w:rsidRPr="009037D6">
        <w:rPr>
          <w:highlight w:val="yellow"/>
        </w:rPr>
        <w:t>部品表 (bill of material, BOM)</w:t>
      </w:r>
      <w:r w:rsidRPr="007E57E9">
        <w:t xml:space="preserve"> 差分ツール、二つの異なるビルドでの部品表の違いを特定。本ツールはコンプライアンス準拠作業を積み上げで行う場合に非常に有用です。 </w:t>
      </w:r>
    </w:p>
    <w:p w:rsidR="00213F3F" w:rsidRDefault="009037D6" w:rsidP="005369A4">
      <w:pPr>
        <w:pStyle w:val="3"/>
        <w:spacing w:before="360" w:after="120"/>
      </w:pPr>
      <w:bookmarkStart w:id="570" w:name="_Toc504728041"/>
      <w:r w:rsidRPr="007E57E9">
        <w:rPr>
          <w:rFonts w:hint="eastAsia"/>
        </w:rPr>
        <w:t>ウェブ上のプレゼンス</w:t>
      </w:r>
      <w:bookmarkEnd w:id="570"/>
    </w:p>
    <w:p w:rsidR="009037D6" w:rsidRPr="007E57E9" w:rsidRDefault="009037D6" w:rsidP="00FB3A89">
      <w:pPr>
        <w:pStyle w:val="Ibrahim0"/>
        <w:spacing w:before="120" w:after="120"/>
      </w:pPr>
      <w:r w:rsidRPr="007E57E9">
        <w:rPr>
          <w:rFonts w:hint="eastAsia"/>
        </w:rPr>
        <w:t>企業はポータルを２方向で使います：一つは内向き、企業内へ。もう一つは外向き、社会と</w:t>
      </w:r>
      <w:del w:id="571" w:author="Mieko Sato" w:date="2018-01-25T15:44:00Z">
        <w:r w:rsidRPr="007E57E9" w:rsidDel="00E15361">
          <w:rPr>
            <w:rFonts w:hint="eastAsia"/>
          </w:rPr>
          <w:delText>オープンソース</w:delText>
        </w:r>
      </w:del>
      <w:ins w:id="572" w:author="Mieko Sato" w:date="2018-01-25T15:44:00Z">
        <w:r w:rsidR="00E15361">
          <w:rPr>
            <w:rFonts w:hint="eastAsia"/>
          </w:rPr>
          <w:t>オープン ソース</w:t>
        </w:r>
      </w:ins>
      <w:r w:rsidRPr="007E57E9">
        <w:rPr>
          <w:rFonts w:hint="eastAsia"/>
        </w:rPr>
        <w:t>コミュニティへの窓として。内部向けのポータルは</w:t>
      </w:r>
      <w:del w:id="573" w:author="Mieko Sato" w:date="2018-01-25T16:07:00Z">
        <w:r w:rsidRPr="007E57E9" w:rsidDel="008D48A1">
          <w:rPr>
            <w:rFonts w:hint="eastAsia"/>
          </w:rPr>
          <w:delText>コンプライアンスポリシー</w:delText>
        </w:r>
      </w:del>
      <w:ins w:id="574" w:author="Mieko Sato" w:date="2018-01-25T16:07:00Z">
        <w:r w:rsidR="008D48A1">
          <w:rPr>
            <w:rFonts w:hint="eastAsia"/>
          </w:rPr>
          <w:t>コンプライアンス ポリシー</w:t>
        </w:r>
      </w:ins>
      <w:r w:rsidRPr="007E57E9">
        <w:rPr>
          <w:rFonts w:hint="eastAsia"/>
        </w:rPr>
        <w:t>、ガイドライン、各種文書、訓練、通知、メーリングリストへのアクセスを提供します。外部向けのポータルは社会と</w:t>
      </w:r>
      <w:del w:id="575" w:author="Mieko Sato" w:date="2018-01-25T15:44:00Z">
        <w:r w:rsidRPr="007E57E9" w:rsidDel="00E15361">
          <w:rPr>
            <w:rFonts w:hint="eastAsia"/>
          </w:rPr>
          <w:delText>オープンソース</w:delText>
        </w:r>
      </w:del>
      <w:ins w:id="576" w:author="Mieko Sato" w:date="2018-01-25T15:44:00Z">
        <w:r w:rsidR="00E15361">
          <w:rPr>
            <w:rFonts w:hint="eastAsia"/>
          </w:rPr>
          <w:t>オープン ソース</w:t>
        </w:r>
      </w:ins>
      <w:r w:rsidRPr="007E57E9">
        <w:rPr>
          <w:rFonts w:hint="eastAsia"/>
        </w:rPr>
        <w:t>コミュニティに向けて公開のプラットフォームとなり、また</w:t>
      </w:r>
      <w:del w:id="577" w:author="Mieko Sato" w:date="2018-01-25T15:44:00Z">
        <w:r w:rsidRPr="007E57E9" w:rsidDel="00E15361">
          <w:rPr>
            <w:rFonts w:hint="eastAsia"/>
          </w:rPr>
          <w:delText>オープンソース</w:delText>
        </w:r>
      </w:del>
      <w:ins w:id="578" w:author="Mieko Sato" w:date="2018-01-25T15:44:00Z">
        <w:r w:rsidR="00E15361">
          <w:rPr>
            <w:rFonts w:hint="eastAsia"/>
          </w:rPr>
          <w:t>オープン ソース</w:t>
        </w:r>
      </w:ins>
      <w:r w:rsidRPr="007E57E9">
        <w:rPr>
          <w:rFonts w:hint="eastAsia"/>
        </w:rPr>
        <w:t>のパッケージの</w:t>
      </w:r>
      <w:del w:id="579" w:author="Mieko Sato" w:date="2018-01-25T15:45:00Z">
        <w:r w:rsidRPr="007E57E9" w:rsidDel="00E15361">
          <w:rPr>
            <w:rFonts w:hint="eastAsia"/>
          </w:rPr>
          <w:delText>ソースコード</w:delText>
        </w:r>
      </w:del>
      <w:ins w:id="580" w:author="Mieko Sato" w:date="2018-01-25T15:45:00Z">
        <w:r w:rsidR="00E15361">
          <w:rPr>
            <w:rFonts w:hint="eastAsia"/>
          </w:rPr>
          <w:t>ソース コード</w:t>
        </w:r>
      </w:ins>
      <w:r w:rsidRPr="007E57E9">
        <w:rPr>
          <w:rFonts w:hint="eastAsia"/>
        </w:rPr>
        <w:t>や受領通知ほかの情報開示を投稿する場としてライセンス上の義務を履行します。</w:t>
      </w:r>
      <w:r w:rsidRPr="007E57E9">
        <w:t xml:space="preserve"> </w:t>
      </w:r>
    </w:p>
    <w:p w:rsidR="00213F3F" w:rsidRDefault="00213F3F" w:rsidP="00FB3A89">
      <w:pPr>
        <w:pStyle w:val="Ibrahim0"/>
        <w:spacing w:before="120" w:after="120"/>
        <w:sectPr w:rsidR="00213F3F" w:rsidSect="002C48F6">
          <w:pgSz w:w="8400" w:h="11910"/>
          <w:pgMar w:top="440" w:right="0" w:bottom="340" w:left="0" w:header="340" w:footer="153" w:gutter="0"/>
          <w:cols w:space="720"/>
          <w:docGrid w:linePitch="299"/>
        </w:sectPr>
      </w:pPr>
    </w:p>
    <w:p w:rsidR="009037D6" w:rsidRPr="00597F94" w:rsidRDefault="009037D6" w:rsidP="005369A4">
      <w:pPr>
        <w:pStyle w:val="3"/>
        <w:spacing w:before="360" w:after="120"/>
      </w:pPr>
      <w:bookmarkStart w:id="581" w:name="Education"/>
      <w:bookmarkStart w:id="582" w:name="_Toc504728042"/>
      <w:bookmarkEnd w:id="581"/>
      <w:r w:rsidRPr="00597F94">
        <w:rPr>
          <w:rFonts w:hint="eastAsia"/>
        </w:rPr>
        <w:t>教育</w:t>
      </w:r>
      <w:bookmarkEnd w:id="582"/>
    </w:p>
    <w:p w:rsidR="009037D6" w:rsidRPr="007E57E9" w:rsidRDefault="009037D6" w:rsidP="00FB3A89">
      <w:pPr>
        <w:pStyle w:val="Ibrahim0"/>
        <w:spacing w:before="120" w:after="120"/>
      </w:pPr>
      <w:r w:rsidRPr="007E57E9">
        <w:rPr>
          <w:rFonts w:hint="eastAsia"/>
        </w:rPr>
        <w:t>教育はコンプライアンス</w:t>
      </w:r>
      <w:ins w:id="583" w:author="Mieko Sato" w:date="2018-01-25T16:26:00Z">
        <w:r w:rsidR="00131275">
          <w:rPr>
            <w:rFonts w:hint="eastAsia"/>
          </w:rPr>
          <w:t xml:space="preserve"> </w:t>
        </w:r>
      </w:ins>
      <w:r w:rsidRPr="007E57E9">
        <w:rPr>
          <w:rFonts w:hint="eastAsia"/>
        </w:rPr>
        <w:t>プログラムにおいて必須の構成要素で、</w:t>
      </w:r>
      <w:del w:id="584" w:author="Mieko Sato" w:date="2018-01-25T15:44:00Z">
        <w:r w:rsidRPr="007E57E9" w:rsidDel="00E15361">
          <w:rPr>
            <w:rFonts w:hint="eastAsia"/>
          </w:rPr>
          <w:delText>オープンソース</w:delText>
        </w:r>
      </w:del>
      <w:ins w:id="585" w:author="Mieko Sato" w:date="2018-01-25T15:44:00Z">
        <w:r w:rsidR="00E15361">
          <w:rPr>
            <w:rFonts w:hint="eastAsia"/>
          </w:rPr>
          <w:t>オープン ソース</w:t>
        </w:r>
      </w:ins>
      <w:ins w:id="586" w:author="Mieko Sato" w:date="2018-01-25T16:10:00Z">
        <w:r w:rsidR="008D48A1">
          <w:rPr>
            <w:rFonts w:hint="eastAsia"/>
          </w:rPr>
          <w:t xml:space="preserve"> </w:t>
        </w:r>
      </w:ins>
      <w:r w:rsidRPr="007E57E9">
        <w:rPr>
          <w:rFonts w:hint="eastAsia"/>
        </w:rPr>
        <w:t>ソフトウェアの利用を取り仕切るポリシーを従業員がよく理解する基礎となります。</w:t>
      </w:r>
      <w:del w:id="587" w:author="Mieko Sato" w:date="2018-01-25T15:44:00Z">
        <w:r w:rsidRPr="007E57E9" w:rsidDel="00E15361">
          <w:rPr>
            <w:rFonts w:hint="eastAsia"/>
          </w:rPr>
          <w:delText>オープンソース</w:delText>
        </w:r>
      </w:del>
      <w:ins w:id="588" w:author="Mieko Sato" w:date="2018-01-25T15:44:00Z">
        <w:r w:rsidR="00E15361">
          <w:rPr>
            <w:rFonts w:hint="eastAsia"/>
          </w:rPr>
          <w:t>オープン ソース</w:t>
        </w:r>
      </w:ins>
      <w:r w:rsidRPr="007E57E9">
        <w:rPr>
          <w:rFonts w:hint="eastAsia"/>
        </w:rPr>
        <w:t>とコンプライアンスの教育の目標は、公式、非公式を問わず、</w:t>
      </w:r>
      <w:del w:id="589" w:author="Mieko Sato" w:date="2018-01-25T15:44:00Z">
        <w:r w:rsidRPr="007E57E9" w:rsidDel="00E15361">
          <w:rPr>
            <w:rFonts w:hint="eastAsia"/>
          </w:rPr>
          <w:delText>オープンソース</w:delText>
        </w:r>
      </w:del>
      <w:ins w:id="590" w:author="Mieko Sato" w:date="2018-01-25T15:44:00Z">
        <w:r w:rsidR="00E15361">
          <w:rPr>
            <w:rFonts w:hint="eastAsia"/>
          </w:rPr>
          <w:t>オープン ソース</w:t>
        </w:r>
      </w:ins>
      <w:r w:rsidRPr="007E57E9">
        <w:rPr>
          <w:rFonts w:hint="eastAsia"/>
        </w:rPr>
        <w:t>のポリシーや戦略、</w:t>
      </w:r>
      <w:del w:id="591" w:author="Mieko Sato" w:date="2018-01-25T15:44:00Z">
        <w:r w:rsidRPr="007E57E9" w:rsidDel="00E15361">
          <w:rPr>
            <w:rFonts w:hint="eastAsia"/>
          </w:rPr>
          <w:delText>オープンソース</w:delText>
        </w:r>
      </w:del>
      <w:ins w:id="592" w:author="Mieko Sato" w:date="2018-01-25T15:44:00Z">
        <w:r w:rsidR="00E15361">
          <w:rPr>
            <w:rFonts w:hint="eastAsia"/>
          </w:rPr>
          <w:t>オープン ソース</w:t>
        </w:r>
      </w:ins>
      <w:r w:rsidRPr="007E57E9">
        <w:rPr>
          <w:rFonts w:hint="eastAsia"/>
        </w:rPr>
        <w:t>のライセンスや、製品やソフトウェア</w:t>
      </w:r>
      <w:r w:rsidRPr="007E57E9">
        <w:t xml:space="preserve"> ポートフォリオに</w:t>
      </w:r>
      <w:del w:id="593" w:author="Mieko Sato" w:date="2018-01-25T15:44:00Z">
        <w:r w:rsidRPr="007E57E9" w:rsidDel="00E15361">
          <w:delText>オープンソース</w:delText>
        </w:r>
      </w:del>
      <w:ins w:id="594" w:author="Mieko Sato" w:date="2018-01-25T15:44:00Z">
        <w:r w:rsidR="00E15361">
          <w:t>オープン ソース</w:t>
        </w:r>
      </w:ins>
      <w:r w:rsidRPr="007E57E9">
        <w:t xml:space="preserve"> ソフトウェアに組み入れることのビジネス的、法的リスクについて共通理解を作り上げ、注意喚起することです。またトレーニング は、企業内でコンプライアンス ポリシーを広め推進し実施し、コ</w:t>
      </w:r>
      <w:r w:rsidRPr="007E57E9">
        <w:rPr>
          <w:rFonts w:hint="eastAsia"/>
        </w:rPr>
        <w:t>ンプライアンスの文化を育てる場となります。</w:t>
      </w:r>
    </w:p>
    <w:p w:rsidR="009037D6" w:rsidRPr="007E57E9" w:rsidRDefault="009037D6" w:rsidP="009037D6">
      <w:pPr>
        <w:pStyle w:val="4"/>
        <w:spacing w:before="240" w:after="120"/>
        <w:rPr>
          <w:rFonts w:hAnsi="メイリオ"/>
          <w:lang w:eastAsia="ja-JP"/>
        </w:rPr>
      </w:pPr>
      <w:r w:rsidRPr="007E57E9">
        <w:rPr>
          <w:rFonts w:hint="eastAsia"/>
          <w:lang w:eastAsia="ja-JP"/>
        </w:rPr>
        <w:t>公式トレーニング</w:t>
      </w:r>
    </w:p>
    <w:p w:rsidR="009037D6" w:rsidRPr="007E57E9" w:rsidRDefault="009037D6" w:rsidP="00FB3A89">
      <w:pPr>
        <w:pStyle w:val="Ibrahim0"/>
        <w:spacing w:before="120" w:after="120"/>
      </w:pPr>
      <w:r w:rsidRPr="007E57E9">
        <w:rPr>
          <w:rFonts w:hint="eastAsia"/>
        </w:rPr>
        <w:t>企業の規模や</w:t>
      </w:r>
      <w:del w:id="595" w:author="Mieko Sato" w:date="2018-01-25T15:44:00Z">
        <w:r w:rsidRPr="007E57E9" w:rsidDel="00E15361">
          <w:rPr>
            <w:rFonts w:hint="eastAsia"/>
          </w:rPr>
          <w:delText>オープンソース</w:delText>
        </w:r>
      </w:del>
      <w:ins w:id="596" w:author="Mieko Sato" w:date="2018-01-25T15:44:00Z">
        <w:r w:rsidR="00E15361">
          <w:rPr>
            <w:rFonts w:hint="eastAsia"/>
          </w:rPr>
          <w:t>オープン ソース</w:t>
        </w:r>
      </w:ins>
      <w:r w:rsidRPr="007E57E9">
        <w:rPr>
          <w:rFonts w:hint="eastAsia"/>
        </w:rPr>
        <w:t>の営利活動への浸透度合いに応じて、企業は</w:t>
      </w:r>
      <w:del w:id="597" w:author="Mieko Sato" w:date="2018-01-25T15:44:00Z">
        <w:r w:rsidRPr="007E57E9" w:rsidDel="00E15361">
          <w:rPr>
            <w:rFonts w:hint="eastAsia"/>
          </w:rPr>
          <w:delText>オープンソース</w:delText>
        </w:r>
      </w:del>
      <w:ins w:id="598" w:author="Mieko Sato" w:date="2018-01-25T15:44:00Z">
        <w:r w:rsidR="00E15361">
          <w:rPr>
            <w:rFonts w:hint="eastAsia"/>
          </w:rPr>
          <w:t>オープン ソース</w:t>
        </w:r>
      </w:ins>
      <w:r w:rsidRPr="007E57E9">
        <w:rPr>
          <w:rFonts w:hint="eastAsia"/>
        </w:rPr>
        <w:t>に携わる従業員に公式の講師によるトレーニングコースを命じることができます。実例でのトレーニングがその頂点となりえます。</w:t>
      </w:r>
    </w:p>
    <w:p w:rsidR="009037D6" w:rsidRPr="007E57E9" w:rsidRDefault="009037D6" w:rsidP="00597F94">
      <w:pPr>
        <w:pStyle w:val="4"/>
        <w:spacing w:before="240" w:after="120"/>
        <w:rPr>
          <w:rFonts w:hAnsi="メイリオ"/>
          <w:lang w:eastAsia="ja-JP"/>
        </w:rPr>
      </w:pPr>
      <w:r w:rsidRPr="007E57E9">
        <w:rPr>
          <w:rFonts w:hint="eastAsia"/>
          <w:lang w:eastAsia="ja-JP"/>
        </w:rPr>
        <w:t>非公式トレーニング</w:t>
      </w:r>
    </w:p>
    <w:p w:rsidR="009037D6" w:rsidRPr="007E57E9" w:rsidRDefault="009037D6" w:rsidP="00FB3A89">
      <w:pPr>
        <w:pStyle w:val="Ibrahim0"/>
        <w:spacing w:before="120" w:after="120"/>
      </w:pPr>
      <w:r w:rsidRPr="007E57E9">
        <w:rPr>
          <w:rFonts w:hint="eastAsia"/>
        </w:rPr>
        <w:t>非公式のトレーニングは下記のいずれか、あるいは全部を含みます。</w:t>
      </w:r>
    </w:p>
    <w:p w:rsidR="00597F94" w:rsidRPr="00597F94" w:rsidRDefault="009037D6" w:rsidP="00FB3A89">
      <w:pPr>
        <w:pStyle w:val="Ibrahim"/>
        <w:spacing w:before="120"/>
      </w:pPr>
      <w:r w:rsidRPr="00597F94">
        <w:rPr>
          <w:b/>
        </w:rPr>
        <w:t>ブラウンバッグ セミナー：</w:t>
      </w:r>
      <w:r w:rsidRPr="00597F94">
        <w:t>ブラウンバッグ（訳注：昼食が入った袋） セミナーとは一般に、昼食時に従業員や招待者が行うプレゼンテーションです。こうしたセミナーの目標は、商用の製品や企業のソフトウェア ポートフォリオの中に</w:t>
      </w:r>
      <w:del w:id="599" w:author="Mieko Sato" w:date="2018-01-25T15:44:00Z">
        <w:r w:rsidRPr="00597F94" w:rsidDel="00E15361">
          <w:delText>オープンソース</w:delText>
        </w:r>
      </w:del>
      <w:ins w:id="600" w:author="Mieko Sato" w:date="2018-01-25T15:44:00Z">
        <w:r w:rsidR="00E15361">
          <w:t>オープン ソース</w:t>
        </w:r>
      </w:ins>
      <w:r w:rsidRPr="00597F94">
        <w:t>を組み込むことの</w:t>
      </w:r>
      <w:del w:id="601" w:author="Mieko Sato" w:date="2018-01-25T16:41:00Z">
        <w:r w:rsidRPr="00597F94" w:rsidDel="00D56E5E">
          <w:delText>様々</w:delText>
        </w:r>
      </w:del>
      <w:ins w:id="602" w:author="Mieko Sato" w:date="2018-01-25T16:41:00Z">
        <w:r w:rsidR="00D56E5E">
          <w:t>さまざま</w:t>
        </w:r>
      </w:ins>
      <w:r w:rsidRPr="00597F94">
        <w:t>な側面について講演し、議論を起こすことです。これらのセッションは、企業のコンプライアンス プログラム、ポリシー、そしてプロセスに関する議論も含みます。</w:t>
      </w:r>
    </w:p>
    <w:p w:rsidR="009037D6" w:rsidRPr="00597F94" w:rsidRDefault="009037D6" w:rsidP="00FB3A89">
      <w:pPr>
        <w:pStyle w:val="Ibrahim"/>
        <w:spacing w:before="120"/>
      </w:pPr>
      <w:r w:rsidRPr="00597F94">
        <w:rPr>
          <w:b/>
        </w:rPr>
        <w:t>新人研修：</w:t>
      </w:r>
      <w:r w:rsidRPr="00597F94">
        <w:t>時にはコンプライアンス オフィサーが企業のコンプライアンスの努力、規則、ポリシー、プロセスを新</w:t>
      </w:r>
      <w:r w:rsidRPr="00597F94">
        <w:rPr>
          <w:rFonts w:hint="eastAsia"/>
        </w:rPr>
        <w:t>人に対して研修の一部として講演し、必要となる</w:t>
      </w:r>
      <w:del w:id="603" w:author="Mieko Sato" w:date="2018-01-25T15:44:00Z">
        <w:r w:rsidRPr="00597F94" w:rsidDel="00E15361">
          <w:rPr>
            <w:rFonts w:hint="eastAsia"/>
          </w:rPr>
          <w:delText>オープンソース</w:delText>
        </w:r>
      </w:del>
      <w:ins w:id="604" w:author="Mieko Sato" w:date="2018-01-25T15:44:00Z">
        <w:r w:rsidR="00E15361">
          <w:rPr>
            <w:rFonts w:hint="eastAsia"/>
          </w:rPr>
          <w:t>オープン ソース</w:t>
        </w:r>
      </w:ins>
      <w:r w:rsidRPr="00597F94">
        <w:rPr>
          <w:rFonts w:hint="eastAsia"/>
        </w:rPr>
        <w:t>の管理上の情報（聞くべき人、訪れるべき内部のウェブサイト、</w:t>
      </w:r>
      <w:del w:id="605" w:author="Mieko Sato" w:date="2018-01-25T15:44:00Z">
        <w:r w:rsidRPr="00597F94" w:rsidDel="00E15361">
          <w:rPr>
            <w:rFonts w:hint="eastAsia"/>
          </w:rPr>
          <w:delText>オープンソース</w:delText>
        </w:r>
      </w:del>
      <w:ins w:id="606" w:author="Mieko Sato" w:date="2018-01-25T15:44:00Z">
        <w:r w:rsidR="00E15361">
          <w:rPr>
            <w:rFonts w:hint="eastAsia"/>
          </w:rPr>
          <w:t>オープン ソース</w:t>
        </w:r>
      </w:ins>
      <w:r w:rsidRPr="00597F94">
        <w:rPr>
          <w:rFonts w:hint="eastAsia"/>
        </w:rPr>
        <w:t>とコンプライアンスのトレーニングへの参加方法等々）を提供します。</w:t>
      </w:r>
    </w:p>
    <w:p w:rsidR="00213F3F" w:rsidRDefault="00213F3F">
      <w:pPr>
        <w:spacing w:before="120" w:after="120" w:line="247" w:lineRule="auto"/>
        <w:rPr>
          <w:lang w:eastAsia="ja-JP"/>
        </w:rPr>
        <w:sectPr w:rsidR="00213F3F" w:rsidSect="006D701A">
          <w:pgSz w:w="8400" w:h="11910"/>
          <w:pgMar w:top="440" w:right="0" w:bottom="340" w:left="0" w:header="340" w:footer="153" w:gutter="0"/>
          <w:cols w:space="720"/>
          <w:docGrid w:linePitch="299"/>
        </w:sectPr>
      </w:pPr>
    </w:p>
    <w:p w:rsidR="00213F3F" w:rsidRDefault="00597F94" w:rsidP="005369A4">
      <w:pPr>
        <w:pStyle w:val="3"/>
        <w:spacing w:before="360" w:after="120"/>
      </w:pPr>
      <w:bookmarkStart w:id="607" w:name="Automation_"/>
      <w:bookmarkStart w:id="608" w:name="COMPLIANCE_CHALLENGES_AND_SOLUTIONS"/>
      <w:bookmarkStart w:id="609" w:name="_Toc504728043"/>
      <w:bookmarkEnd w:id="607"/>
      <w:bookmarkEnd w:id="608"/>
      <w:r w:rsidRPr="00597F94">
        <w:rPr>
          <w:rFonts w:hint="eastAsia"/>
        </w:rPr>
        <w:t>自動化</w:t>
      </w:r>
      <w:bookmarkEnd w:id="609"/>
    </w:p>
    <w:p w:rsidR="00597F94" w:rsidRPr="007E57E9" w:rsidRDefault="00597F94" w:rsidP="00FB3A89">
      <w:pPr>
        <w:pStyle w:val="Ibrahim0"/>
        <w:spacing w:before="120" w:after="120"/>
      </w:pPr>
      <w:del w:id="610" w:author="Mieko Sato" w:date="2018-01-25T15:44:00Z">
        <w:r w:rsidRPr="007E57E9" w:rsidDel="00E15361">
          <w:rPr>
            <w:rFonts w:hint="eastAsia"/>
          </w:rPr>
          <w:delText>オープンソース</w:delText>
        </w:r>
      </w:del>
      <w:ins w:id="611" w:author="Mieko Sato" w:date="2018-01-25T15:44:00Z">
        <w:r w:rsidR="00E15361">
          <w:rPr>
            <w:rFonts w:hint="eastAsia"/>
          </w:rPr>
          <w:t>オープン ソース</w:t>
        </w:r>
      </w:ins>
      <w:r w:rsidRPr="007E57E9">
        <w:t xml:space="preserve"> ソフトウェアを使いたい、寄付したい開発者はオンラインで申請し、適切な承認を得る必要です。これは自動化されたオンラインシステム、通常は</w:t>
      </w:r>
      <w:del w:id="612" w:author="Mieko Sato" w:date="2018-01-25T15:44:00Z">
        <w:r w:rsidRPr="007E57E9" w:rsidDel="00E15361">
          <w:delText>オープンソース</w:delText>
        </w:r>
      </w:del>
      <w:ins w:id="613" w:author="Mieko Sato" w:date="2018-01-25T15:44:00Z">
        <w:r w:rsidR="00E15361">
          <w:t>オープン ソース</w:t>
        </w:r>
      </w:ins>
      <w:r w:rsidRPr="007E57E9">
        <w:t xml:space="preserve"> コンプライアンスの管理を特に組み込んだワークフローに従うバグ追跡システムで行うのがベストです。</w:t>
      </w:r>
    </w:p>
    <w:p w:rsidR="00597F94" w:rsidRPr="007E57E9" w:rsidRDefault="00597F94" w:rsidP="005369A4">
      <w:pPr>
        <w:pStyle w:val="3"/>
        <w:spacing w:before="360" w:after="120"/>
      </w:pPr>
      <w:bookmarkStart w:id="614" w:name="_Toc504728044"/>
      <w:r w:rsidRPr="007E57E9">
        <w:rPr>
          <w:rFonts w:hint="eastAsia"/>
        </w:rPr>
        <w:t>メッセージの発信</w:t>
      </w:r>
      <w:bookmarkEnd w:id="614"/>
    </w:p>
    <w:p w:rsidR="00597F94" w:rsidRPr="007E57E9" w:rsidRDefault="00597F94" w:rsidP="00FB3A89">
      <w:pPr>
        <w:pStyle w:val="Ibrahim0"/>
        <w:spacing w:before="120" w:after="120"/>
      </w:pPr>
      <w:r w:rsidRPr="007E57E9">
        <w:rPr>
          <w:rFonts w:hint="eastAsia"/>
        </w:rPr>
        <w:t>メッセージの発信は内部向け、外部向けともコンプライアンス</w:t>
      </w:r>
      <w:r w:rsidRPr="007E57E9">
        <w:t xml:space="preserve"> プログラムの必須の構成要素です。ここで最も重要なのは明確で首尾一貫していることで、内部的に従業員に対して</w:t>
      </w:r>
      <w:del w:id="615" w:author="Mieko Sato" w:date="2018-01-25T15:44:00Z">
        <w:r w:rsidRPr="007E57E9" w:rsidDel="00E15361">
          <w:delText>オープンソース</w:delText>
        </w:r>
      </w:del>
      <w:ins w:id="616" w:author="Mieko Sato" w:date="2018-01-25T15:44:00Z">
        <w:r w:rsidR="00E15361">
          <w:t>オープン ソース</w:t>
        </w:r>
      </w:ins>
      <w:r w:rsidRPr="007E57E9">
        <w:t>関連の会社の目標や懸念事項を伝える場合も、外部に向け自社製品やソフトウェア スタックが利用している</w:t>
      </w:r>
      <w:del w:id="617" w:author="Mieko Sato" w:date="2018-01-25T15:44:00Z">
        <w:r w:rsidRPr="007E57E9" w:rsidDel="00E15361">
          <w:delText>オープンソース</w:delText>
        </w:r>
      </w:del>
      <w:ins w:id="618" w:author="Mieko Sato" w:date="2018-01-25T15:44:00Z">
        <w:r w:rsidR="00E15361">
          <w:t>オープン ソース</w:t>
        </w:r>
      </w:ins>
      <w:r w:rsidRPr="007E57E9">
        <w:t xml:space="preserve"> プロジェクトの開発者コミュニティに伝える場合も同様です。</w:t>
      </w:r>
    </w:p>
    <w:p w:rsidR="00597F94" w:rsidRPr="00597F94" w:rsidRDefault="00597F94" w:rsidP="00597F94">
      <w:pPr>
        <w:pStyle w:val="2"/>
      </w:pPr>
      <w:bookmarkStart w:id="619" w:name="_Toc504728045"/>
      <w:r w:rsidRPr="00597F94">
        <w:rPr>
          <w:rFonts w:hint="eastAsia"/>
        </w:rPr>
        <w:t>コンプライアンスの難しさと解決策</w:t>
      </w:r>
      <w:bookmarkEnd w:id="619"/>
    </w:p>
    <w:p w:rsidR="00781DE6" w:rsidRPr="007E57E9" w:rsidRDefault="00597F94" w:rsidP="00781DE6">
      <w:pPr>
        <w:pStyle w:val="Ibrahim0"/>
        <w:spacing w:before="120" w:after="120"/>
      </w:pPr>
      <w:r w:rsidRPr="007E57E9">
        <w:rPr>
          <w:rFonts w:hint="eastAsia"/>
        </w:rPr>
        <w:t>企業でのコンプライアンス</w:t>
      </w:r>
      <w:r w:rsidRPr="007E57E9">
        <w:t xml:space="preserve"> プログラムの確立では、ほぼ確実に困難に直面します。以下の節では最もありふれた困難を取り上げ、克服する方法を示唆します。</w:t>
      </w:r>
    </w:p>
    <w:p w:rsidR="00597F94" w:rsidRPr="007E57E9" w:rsidRDefault="00597F94" w:rsidP="00D00D0F">
      <w:pPr>
        <w:pStyle w:val="4"/>
        <w:spacing w:before="240" w:after="120"/>
        <w:rPr>
          <w:lang w:eastAsia="ja-JP"/>
        </w:rPr>
      </w:pPr>
      <w:r w:rsidRPr="007E57E9">
        <w:rPr>
          <w:rFonts w:hint="eastAsia"/>
          <w:lang w:eastAsia="ja-JP"/>
        </w:rPr>
        <w:t>コンプライアンス</w:t>
      </w:r>
      <w:r w:rsidRPr="007E57E9">
        <w:rPr>
          <w:lang w:eastAsia="ja-JP"/>
        </w:rPr>
        <w:t xml:space="preserve"> プログラムの作成</w:t>
      </w:r>
    </w:p>
    <w:p w:rsidR="00213F3F" w:rsidRDefault="00597F94" w:rsidP="00FB3A89">
      <w:pPr>
        <w:pStyle w:val="Ibrahim0"/>
        <w:spacing w:before="120" w:after="120"/>
      </w:pPr>
      <w:r w:rsidRPr="007E57E9">
        <w:rPr>
          <w:rFonts w:hint="eastAsia"/>
        </w:rPr>
        <w:t>最初の難しさは、コンプライアンス</w:t>
      </w:r>
      <w:r w:rsidRPr="007E57E9">
        <w:t xml:space="preserve"> プログラムやそれを支える（既存の）内部手続きのためのインフラと、製品出荷やサービス開始の〆切とのバランスを取ることです。こうした難しさを和らげ解決し、開発活動にとって重荷とは見做されない能率的なプログラム確立を助ける</w:t>
      </w:r>
      <w:del w:id="620" w:author="Mieko Sato" w:date="2018-01-25T16:41:00Z">
        <w:r w:rsidRPr="007E57E9" w:rsidDel="00D56E5E">
          <w:delText>様々</w:delText>
        </w:r>
      </w:del>
      <w:ins w:id="621" w:author="Mieko Sato" w:date="2018-01-25T16:41:00Z">
        <w:r w:rsidR="00D56E5E">
          <w:t>さまざま</w:t>
        </w:r>
      </w:ins>
      <w:r w:rsidRPr="007E57E9">
        <w:t>な手段があります。</w:t>
      </w:r>
    </w:p>
    <w:p w:rsidR="00213F3F" w:rsidRDefault="00213F3F">
      <w:pPr>
        <w:spacing w:before="120" w:after="120" w:line="266" w:lineRule="auto"/>
        <w:rPr>
          <w:lang w:eastAsia="ja-JP"/>
        </w:rPr>
        <w:sectPr w:rsidR="00213F3F" w:rsidSect="006D701A">
          <w:pgSz w:w="8400" w:h="11910"/>
          <w:pgMar w:top="440" w:right="0" w:bottom="340" w:left="0" w:header="340" w:footer="153" w:gutter="0"/>
          <w:cols w:space="720"/>
          <w:docGrid w:linePitch="299"/>
        </w:sectPr>
      </w:pPr>
    </w:p>
    <w:p w:rsidR="00AE1A94" w:rsidRDefault="00AE1A94" w:rsidP="00781DE6">
      <w:pPr>
        <w:pStyle w:val="4"/>
        <w:spacing w:before="240" w:after="120"/>
        <w:rPr>
          <w:lang w:eastAsia="ja-JP"/>
        </w:rPr>
      </w:pPr>
      <w:r w:rsidRPr="00AE1A94">
        <w:rPr>
          <w:rFonts w:hint="eastAsia"/>
          <w:lang w:eastAsia="ja-JP"/>
        </w:rPr>
        <w:t>解決策</w:t>
      </w:r>
    </w:p>
    <w:p w:rsidR="00AE1A94" w:rsidRPr="009D2603" w:rsidRDefault="00AE1A94" w:rsidP="00D11AFE">
      <w:pPr>
        <w:pStyle w:val="5"/>
      </w:pPr>
      <w:r w:rsidRPr="009D2603">
        <w:rPr>
          <w:rFonts w:hint="eastAsia"/>
        </w:rPr>
        <w:t>役員のサポート</w:t>
      </w:r>
    </w:p>
    <w:p w:rsidR="00AE1A94" w:rsidRPr="007E57E9" w:rsidRDefault="00AE1A94" w:rsidP="00FB3A89">
      <w:pPr>
        <w:pStyle w:val="Ibrahim0"/>
        <w:spacing w:before="120" w:after="120"/>
      </w:pPr>
      <w:r w:rsidRPr="007E57E9">
        <w:rPr>
          <w:rFonts w:hint="eastAsia"/>
        </w:rPr>
        <w:t>役員レベルでの</w:t>
      </w:r>
      <w:del w:id="622" w:author="Mieko Sato" w:date="2018-01-25T15:44:00Z">
        <w:r w:rsidRPr="007E57E9" w:rsidDel="00E15361">
          <w:rPr>
            <w:rFonts w:hint="eastAsia"/>
          </w:rPr>
          <w:delText>オープンソース</w:delText>
        </w:r>
      </w:del>
      <w:ins w:id="623" w:author="Mieko Sato" w:date="2018-01-25T15:44:00Z">
        <w:r w:rsidR="00E15361">
          <w:rPr>
            <w:rFonts w:hint="eastAsia"/>
          </w:rPr>
          <w:t>オープン ソース</w:t>
        </w:r>
      </w:ins>
      <w:r w:rsidRPr="007E57E9">
        <w:rPr>
          <w:rFonts w:hint="eastAsia"/>
        </w:rPr>
        <w:t>管理プログラムへのコミットは、その成功と継続のために重要です。</w:t>
      </w:r>
    </w:p>
    <w:p w:rsidR="00AE1A94" w:rsidRPr="009D2603" w:rsidRDefault="00AE1A94" w:rsidP="00D11AFE">
      <w:pPr>
        <w:pStyle w:val="5"/>
      </w:pPr>
      <w:r w:rsidRPr="009D2603">
        <w:rPr>
          <w:rFonts w:hint="eastAsia"/>
        </w:rPr>
        <w:t>ポリシーとプロセスの負荷の軽さ</w:t>
      </w:r>
    </w:p>
    <w:p w:rsidR="00AE1A94" w:rsidRPr="007E57E9" w:rsidRDefault="00AE1A94" w:rsidP="00FB3A89">
      <w:pPr>
        <w:pStyle w:val="Ibrahim0"/>
        <w:spacing w:before="120" w:after="120"/>
      </w:pPr>
      <w:r w:rsidRPr="007E57E9">
        <w:rPr>
          <w:rFonts w:hint="eastAsia"/>
        </w:rPr>
        <w:t>プロセスとポリシー</w:t>
      </w:r>
      <w:r w:rsidRPr="007E57E9">
        <w:t xml:space="preserve"> は重要です。しかし開発プロセスにとって重荷に過ぎると開発チームが見做さないよう軽く効果的でなければなりません。</w:t>
      </w:r>
    </w:p>
    <w:p w:rsidR="00AE1A94" w:rsidRPr="007E57E9" w:rsidRDefault="00AE1A94" w:rsidP="00FB3A89">
      <w:pPr>
        <w:pStyle w:val="Ibrahim0"/>
        <w:spacing w:before="120" w:after="120"/>
      </w:pPr>
      <w:r w:rsidRPr="007E57E9">
        <w:rPr>
          <w:rFonts w:hint="eastAsia"/>
        </w:rPr>
        <w:t>能率的な</w:t>
      </w:r>
      <w:del w:id="624" w:author="Mieko Sato" w:date="2018-01-25T15:44:00Z">
        <w:r w:rsidRPr="007E57E9" w:rsidDel="00E15361">
          <w:rPr>
            <w:rFonts w:hint="eastAsia"/>
          </w:rPr>
          <w:delText>オープンソース</w:delText>
        </w:r>
      </w:del>
      <w:ins w:id="625" w:author="Mieko Sato" w:date="2018-01-25T15:44:00Z">
        <w:r w:rsidR="00E15361">
          <w:rPr>
            <w:rFonts w:hint="eastAsia"/>
          </w:rPr>
          <w:t>オープン ソース</w:t>
        </w:r>
      </w:ins>
      <w:r w:rsidRPr="007E57E9">
        <w:rPr>
          <w:rFonts w:hint="eastAsia"/>
        </w:rPr>
        <w:t>管理は二つの基盤の上に成り立ちます：簡単で明確な</w:t>
      </w:r>
      <w:del w:id="626" w:author="Mieko Sato" w:date="2018-01-25T16:07:00Z">
        <w:r w:rsidRPr="007E57E9" w:rsidDel="008D48A1">
          <w:rPr>
            <w:rFonts w:hint="eastAsia"/>
          </w:rPr>
          <w:delText>コンプライアンスポリシー</w:delText>
        </w:r>
      </w:del>
      <w:ins w:id="627" w:author="Mieko Sato" w:date="2018-01-25T16:07:00Z">
        <w:r w:rsidR="008D48A1">
          <w:rPr>
            <w:rFonts w:hint="eastAsia"/>
          </w:rPr>
          <w:t>コンプライアンス ポリシー</w:t>
        </w:r>
      </w:ins>
      <w:r w:rsidRPr="007E57E9">
        <w:rPr>
          <w:rFonts w:hint="eastAsia"/>
        </w:rPr>
        <w:t>と、軽い</w:t>
      </w:r>
      <w:del w:id="628" w:author="Mieko Sato" w:date="2018-01-25T15:46:00Z">
        <w:r w:rsidRPr="007E57E9" w:rsidDel="00E349CB">
          <w:rPr>
            <w:rFonts w:hint="eastAsia"/>
          </w:rPr>
          <w:delText>コンプライアンスプロセス</w:delText>
        </w:r>
      </w:del>
      <w:ins w:id="629" w:author="Mieko Sato" w:date="2018-01-25T15:46:00Z">
        <w:r w:rsidR="00E349CB">
          <w:rPr>
            <w:rFonts w:hint="eastAsia"/>
          </w:rPr>
          <w:t>コンプライアンス プロセス</w:t>
        </w:r>
      </w:ins>
      <w:r w:rsidRPr="007E57E9">
        <w:rPr>
          <w:rFonts w:hint="eastAsia"/>
        </w:rPr>
        <w:t>です。</w:t>
      </w:r>
    </w:p>
    <w:p w:rsidR="00AE1A94" w:rsidRPr="00AE1A94" w:rsidRDefault="00AE1A94" w:rsidP="00D11AFE">
      <w:pPr>
        <w:pStyle w:val="5"/>
      </w:pPr>
      <w:r w:rsidRPr="00AE1A94">
        <w:rPr>
          <w:rFonts w:hint="eastAsia"/>
        </w:rPr>
        <w:t>基本ルールを強制</w:t>
      </w:r>
    </w:p>
    <w:p w:rsidR="00AE1A94" w:rsidRPr="00AE1A94" w:rsidRDefault="00AE1A94" w:rsidP="00FB3A89">
      <w:pPr>
        <w:pStyle w:val="Ibrahim0"/>
        <w:spacing w:before="120" w:after="120"/>
      </w:pPr>
      <w:r w:rsidRPr="00AE1A94">
        <w:rPr>
          <w:rFonts w:hint="eastAsia"/>
        </w:rPr>
        <w:t>コンプライアンス</w:t>
      </w:r>
      <w:ins w:id="630" w:author="Mieko Sato" w:date="2018-01-25T16:26:00Z">
        <w:r w:rsidR="00131275">
          <w:rPr>
            <w:rFonts w:hint="eastAsia"/>
          </w:rPr>
          <w:t xml:space="preserve"> </w:t>
        </w:r>
      </w:ins>
      <w:r w:rsidRPr="00AE1A94">
        <w:rPr>
          <w:rFonts w:hint="eastAsia"/>
        </w:rPr>
        <w:t>プログラムを実施する一環として、誰でも従わねばならない幾つかのシンプルな規則を定める必要があります。</w:t>
      </w:r>
    </w:p>
    <w:p w:rsidR="00AE1A94" w:rsidRPr="00AE1A94" w:rsidRDefault="00AE1A94" w:rsidP="00FB3A89">
      <w:pPr>
        <w:pStyle w:val="Ibrahim"/>
        <w:spacing w:before="120"/>
      </w:pPr>
      <w:r w:rsidRPr="00AE1A94">
        <w:t>開発者が</w:t>
      </w:r>
      <w:del w:id="631" w:author="Mieko Sato" w:date="2018-01-25T15:44:00Z">
        <w:r w:rsidRPr="00AE1A94" w:rsidDel="00E15361">
          <w:delText>オープンソース</w:delText>
        </w:r>
      </w:del>
      <w:ins w:id="632" w:author="Mieko Sato" w:date="2018-01-25T15:44:00Z">
        <w:r w:rsidR="00E15361">
          <w:t>オープン ソース</w:t>
        </w:r>
      </w:ins>
      <w:r w:rsidRPr="00AE1A94">
        <w:t xml:space="preserve"> ソフトウェアを製品やソフトウェア スタックに組み入れを計画するときは申請します。</w:t>
      </w:r>
    </w:p>
    <w:p w:rsidR="00AE1A94" w:rsidRDefault="00AE1A94" w:rsidP="00FB3A89">
      <w:pPr>
        <w:pStyle w:val="Ibrahim"/>
        <w:spacing w:before="120"/>
      </w:pPr>
      <w:r w:rsidRPr="00AE1A94">
        <w:t>サードパーティのソフトウェア サプライヤに、提供物に含まれる</w:t>
      </w:r>
      <w:del w:id="633" w:author="Mieko Sato" w:date="2018-01-25T15:44:00Z">
        <w:r w:rsidRPr="00AE1A94" w:rsidDel="00E15361">
          <w:delText>オープンソース</w:delText>
        </w:r>
      </w:del>
      <w:ins w:id="634" w:author="Mieko Sato" w:date="2018-01-25T15:44:00Z">
        <w:r w:rsidR="00E15361">
          <w:t>オープン ソース</w:t>
        </w:r>
      </w:ins>
      <w:r w:rsidRPr="00AE1A94">
        <w:t xml:space="preserve"> ソフトウェアの情報を開示させます。あなたのサプライヤが</w:t>
      </w:r>
      <w:del w:id="635" w:author="Mieko Sato" w:date="2018-01-25T15:44:00Z">
        <w:r w:rsidRPr="00AE1A94" w:rsidDel="00E15361">
          <w:delText>オープンソース</w:delText>
        </w:r>
      </w:del>
      <w:ins w:id="636" w:author="Mieko Sato" w:date="2018-01-25T15:44:00Z">
        <w:r w:rsidR="00E15361">
          <w:t>オープン ソース</w:t>
        </w:r>
      </w:ins>
      <w:r w:rsidRPr="00AE1A94">
        <w:t xml:space="preserve"> コンプライアンスを見事に実践しているとは限りません。</w:t>
      </w:r>
      <w:del w:id="637" w:author="Mieko Sato" w:date="2018-01-25T15:44:00Z">
        <w:r w:rsidRPr="00AE1A94" w:rsidDel="00E15361">
          <w:delText>オープンソース</w:delText>
        </w:r>
      </w:del>
      <w:ins w:id="638" w:author="Mieko Sato" w:date="2018-01-25T15:44:00Z">
        <w:r w:rsidR="00E15361">
          <w:t>オープン ソース</w:t>
        </w:r>
      </w:ins>
      <w:r w:rsidRPr="00AE1A94">
        <w:t>の開示に関わる文言を入れるよう、契約を見直すべきです。</w:t>
      </w:r>
    </w:p>
    <w:p w:rsidR="00213F3F" w:rsidRDefault="00AE1A94" w:rsidP="00FB3A89">
      <w:pPr>
        <w:pStyle w:val="Ibrahim"/>
        <w:spacing w:before="120"/>
      </w:pPr>
      <w:r w:rsidRPr="00AE1A94">
        <w:t>アーキテクチャ</w:t>
      </w:r>
      <w:ins w:id="639" w:author="Mieko Sato" w:date="2018-01-25T16:18:00Z">
        <w:r w:rsidR="007A72D6">
          <w:rPr>
            <w:rFonts w:hint="eastAsia"/>
          </w:rPr>
          <w:t>ー</w:t>
        </w:r>
      </w:ins>
      <w:r w:rsidRPr="00AE1A94">
        <w:t>のレビューとコードの検査を指示し、</w:t>
      </w:r>
      <w:del w:id="640" w:author="Mieko Sato" w:date="2018-01-25T15:44:00Z">
        <w:r w:rsidRPr="00AE1A94" w:rsidDel="00E15361">
          <w:delText>オープンソース</w:delText>
        </w:r>
      </w:del>
      <w:ins w:id="641" w:author="Mieko Sato" w:date="2018-01-25T15:44:00Z">
        <w:r w:rsidR="00E15361">
          <w:t>オープン ソース</w:t>
        </w:r>
      </w:ins>
      <w:r w:rsidRPr="00AE1A94">
        <w:t>評価委員会 (OSRB) が</w:t>
      </w:r>
      <w:del w:id="642" w:author="Mieko Sato" w:date="2018-01-25T15:49:00Z">
        <w:r w:rsidRPr="00AE1A94" w:rsidDel="005006E3">
          <w:delText>ソフトウェアコンポーネント</w:delText>
        </w:r>
      </w:del>
      <w:ins w:id="643" w:author="Mieko Sato" w:date="2018-01-25T15:49:00Z">
        <w:r w:rsidR="005006E3">
          <w:t>ソフトウェア コンポーネント</w:t>
        </w:r>
      </w:ins>
      <w:r w:rsidRPr="00AE1A94">
        <w:t>間の関係を理解し、</w:t>
      </w:r>
      <w:del w:id="644" w:author="Mieko Sato" w:date="2018-01-25T15:44:00Z">
        <w:r w:rsidRPr="00AE1A94" w:rsidDel="00E15361">
          <w:delText>オープンソース</w:delText>
        </w:r>
      </w:del>
      <w:ins w:id="645" w:author="Mieko Sato" w:date="2018-01-25T15:44:00Z">
        <w:r w:rsidR="00E15361">
          <w:t>オープン ソース</w:t>
        </w:r>
      </w:ins>
      <w:r w:rsidRPr="00AE1A94">
        <w:t>から</w:t>
      </w:r>
      <w:del w:id="646" w:author="Mieko Sato" w:date="2018-01-25T15:18:00Z">
        <w:r w:rsidRPr="00AE1A94" w:rsidDel="00EE6B02">
          <w:delText>プロプラエタリ</w:delText>
        </w:r>
      </w:del>
      <w:ins w:id="647" w:author="Mieko Sato" w:date="2018-01-25T15:18:00Z">
        <w:r w:rsidR="00EE6B02">
          <w:t>プロプライエタリ</w:t>
        </w:r>
      </w:ins>
      <w:r w:rsidRPr="00AE1A94">
        <w:t>なソフトウェアへとライセンス上の義務が伝搬していることを見つけられるよう</w:t>
      </w:r>
      <w:r w:rsidRPr="00AE1A94">
        <w:rPr>
          <w:rFonts w:hint="eastAsia"/>
        </w:rPr>
        <w:t>にします。大規模に行うには適切なツールが必要となります。</w:t>
      </w:r>
    </w:p>
    <w:p w:rsidR="00D11AFE" w:rsidRDefault="00AE1A94" w:rsidP="00FB3A89">
      <w:pPr>
        <w:pStyle w:val="Ibrahim"/>
        <w:spacing w:before="120"/>
      </w:pPr>
      <w:bookmarkStart w:id="648" w:name="Long-Term_Goals_versus_Short-Term_Execut"/>
      <w:bookmarkEnd w:id="648"/>
      <w:r w:rsidRPr="00AE1A94">
        <w:t>サードパーティのソフトウェア プロバイダ</w:t>
      </w:r>
      <w:ins w:id="649" w:author="Mieko Sato" w:date="2018-01-25T16:23:00Z">
        <w:r w:rsidR="007A72D6">
          <w:rPr>
            <w:rFonts w:hint="eastAsia"/>
          </w:rPr>
          <w:t>ー</w:t>
        </w:r>
      </w:ins>
      <w:r w:rsidRPr="00AE1A94">
        <w:t>から受領するすべてのソフトウェアをスキャンし、</w:t>
      </w:r>
      <w:del w:id="650" w:author="Mieko Sato" w:date="2018-01-25T15:44:00Z">
        <w:r w:rsidRPr="00AE1A94" w:rsidDel="00E15361">
          <w:delText>オープンソース</w:delText>
        </w:r>
      </w:del>
      <w:ins w:id="651" w:author="Mieko Sato" w:date="2018-01-25T15:44:00Z">
        <w:r w:rsidR="00E15361">
          <w:t>オープン ソース</w:t>
        </w:r>
      </w:ins>
      <w:r w:rsidRPr="00AE1A94">
        <w:t>に関する開示が正しく、完全であることを確認します。</w:t>
      </w:r>
    </w:p>
    <w:p w:rsidR="00D11AFE" w:rsidRDefault="00D11AFE">
      <w:pPr>
        <w:rPr>
          <w:rFonts w:hAnsi="メイリオ" w:cs="ＭＳ ゴシック"/>
          <w:spacing w:val="-3"/>
          <w:w w:val="95"/>
          <w:sz w:val="20"/>
          <w:szCs w:val="20"/>
          <w:lang w:eastAsia="ja-JP"/>
        </w:rPr>
      </w:pPr>
      <w:r>
        <w:rPr>
          <w:lang w:eastAsia="ja-JP"/>
        </w:rPr>
        <w:br w:type="page"/>
      </w:r>
    </w:p>
    <w:p w:rsidR="00213F3F" w:rsidRDefault="00D56D30" w:rsidP="00900CAE">
      <w:pPr>
        <w:pStyle w:val="4"/>
        <w:spacing w:before="240" w:after="120"/>
        <w:ind w:right="0"/>
        <w:rPr>
          <w:lang w:eastAsia="ja-JP"/>
        </w:rPr>
      </w:pPr>
      <w:r w:rsidRPr="007E57E9">
        <w:rPr>
          <w:rFonts w:hAnsi="メイリオ" w:hint="eastAsia"/>
          <w:lang w:eastAsia="ja-JP"/>
        </w:rPr>
        <w:t>コンプライアンスを開発プロセスに統合</w:t>
      </w:r>
    </w:p>
    <w:p w:rsidR="00D56D30" w:rsidRDefault="00D56D30" w:rsidP="00FB3A89">
      <w:pPr>
        <w:pStyle w:val="Ibrahim0"/>
        <w:spacing w:before="120" w:after="120"/>
        <w:rPr>
          <w:sz w:val="28"/>
        </w:rPr>
      </w:pPr>
      <w:r w:rsidRPr="007E57E9">
        <w:rPr>
          <w:rFonts w:hint="eastAsia"/>
        </w:rPr>
        <w:t>コンプライアンス確立の最善の方法は、コンプライアンス</w:t>
      </w:r>
      <w:r w:rsidRPr="007E57E9">
        <w:t xml:space="preserve"> プロセスやポリシー、チェックポイント、活動を既存のソフトウェア開発プロセスに組み込むことです。</w:t>
      </w:r>
    </w:p>
    <w:p w:rsidR="00213F3F" w:rsidRPr="005369A4" w:rsidRDefault="009E4B6A" w:rsidP="005369A4">
      <w:pPr>
        <w:pStyle w:val="3"/>
        <w:spacing w:before="360" w:after="120"/>
      </w:pPr>
      <w:bookmarkStart w:id="652" w:name="_Toc504728046"/>
      <w:r w:rsidRPr="005369A4">
        <w:rPr>
          <w:rFonts w:hint="eastAsia"/>
        </w:rPr>
        <w:t>長期的な目標と短期的な実行</w:t>
      </w:r>
      <w:bookmarkEnd w:id="652"/>
    </w:p>
    <w:p w:rsidR="009E4B6A" w:rsidRPr="009E4B6A" w:rsidRDefault="009E4B6A" w:rsidP="00FB3A89">
      <w:pPr>
        <w:pStyle w:val="Ibrahim0"/>
        <w:spacing w:before="120" w:after="120"/>
      </w:pPr>
      <w:r w:rsidRPr="009E4B6A">
        <w:rPr>
          <w:rFonts w:hint="eastAsia"/>
        </w:rPr>
        <w:t>図</w:t>
      </w:r>
      <w:r w:rsidRPr="009E4B6A">
        <w:t>4はコンプライアンス プログラムの成功に必須の構成要素を示しています。プログラムのすべてを実装するのに必要な作業の多さに圧倒される関係者もいるかもしれません。実際にはそこまで難しいものではありません。すべての要素を同時に実装しなければならない訳ではないからです。すべての組織において優先されるのは、製品やサービスを期限通りに出荷し、と同時に内部的な</w:t>
      </w:r>
      <w:del w:id="653" w:author="Mieko Sato" w:date="2018-01-25T15:44:00Z">
        <w:r w:rsidRPr="009E4B6A" w:rsidDel="00E15361">
          <w:delText>オープンソース</w:delText>
        </w:r>
      </w:del>
      <w:ins w:id="654" w:author="Mieko Sato" w:date="2018-01-25T15:44:00Z">
        <w:r w:rsidR="00E15361">
          <w:t>オープン ソース</w:t>
        </w:r>
      </w:ins>
      <w:r w:rsidRPr="009E4B6A">
        <w:t xml:space="preserve"> コンプライアンスのインフラストラクチャー を構築し拡大することです。</w:t>
      </w:r>
      <w:ins w:id="655" w:author="Mieko Sato" w:date="2018-01-25T17:05:00Z">
        <w:r w:rsidR="00C466E2" w:rsidRPr="00C466E2">
          <w:rPr>
            <w:rFonts w:hint="eastAsia"/>
            <w:highlight w:val="yellow"/>
            <w:rPrChange w:id="656" w:author="Mieko Sato" w:date="2018-01-25T17:05:00Z">
              <w:rPr>
                <w:rFonts w:hint="eastAsia"/>
              </w:rPr>
            </w:rPrChange>
          </w:rPr>
          <w:t>したが</w:t>
        </w:r>
      </w:ins>
      <w:del w:id="657" w:author="Mieko Sato" w:date="2018-01-25T17:05:00Z">
        <w:r w:rsidRPr="00C466E2" w:rsidDel="00C466E2">
          <w:rPr>
            <w:highlight w:val="yellow"/>
            <w:rPrChange w:id="658" w:author="Mieko Sato" w:date="2018-01-25T17:05:00Z">
              <w:rPr/>
            </w:rPrChange>
          </w:rPr>
          <w:delText>従</w:delText>
        </w:r>
      </w:del>
      <w:r w:rsidRPr="00C466E2">
        <w:rPr>
          <w:highlight w:val="yellow"/>
          <w:rPrChange w:id="659" w:author="Mieko Sato" w:date="2018-01-25T17:05:00Z">
            <w:rPr/>
          </w:rPrChange>
        </w:rPr>
        <w:t>って、</w:t>
      </w:r>
      <w:r w:rsidRPr="009E4B6A">
        <w:t>企業なりのコンプライアンスのインフラストラクチャーを状況の進展に合わせ</w:t>
      </w:r>
      <w:r w:rsidRPr="009E4B6A">
        <w:rPr>
          <w:rFonts w:hint="eastAsia"/>
        </w:rPr>
        <w:t>て構築すべきと考えればよく、その際には将来の活動や製品をふまえ拡張性を考えるべきです。カギとなるのは思慮深く現実的な計画です。</w:t>
      </w:r>
    </w:p>
    <w:p w:rsidR="009E4B6A" w:rsidRPr="00B3183F" w:rsidRDefault="009E4B6A" w:rsidP="00D11AFE">
      <w:pPr>
        <w:pStyle w:val="4"/>
        <w:spacing w:before="240" w:after="120"/>
        <w:rPr>
          <w:lang w:eastAsia="ja-JP"/>
        </w:rPr>
      </w:pPr>
      <w:r w:rsidRPr="00B3183F">
        <w:rPr>
          <w:rFonts w:hint="eastAsia"/>
          <w:lang w:eastAsia="ja-JP"/>
        </w:rPr>
        <w:t>解決策</w:t>
      </w:r>
    </w:p>
    <w:p w:rsidR="009E4B6A" w:rsidRPr="009E4B6A" w:rsidRDefault="009E4B6A" w:rsidP="00FB3A89">
      <w:pPr>
        <w:pStyle w:val="Ibrahim"/>
        <w:spacing w:before="120"/>
      </w:pPr>
      <w:r w:rsidRPr="009E4B6A">
        <w:t>長期的な目標に合致する、十全なコンプライアンスのインフラストラクチャーを計画し、短期的な実行の必要性に合わせ、要素を一つずつ実装します。たとえば、もし</w:t>
      </w:r>
      <w:del w:id="660" w:author="Mieko Sato" w:date="2018-01-25T15:44:00Z">
        <w:r w:rsidRPr="009E4B6A" w:rsidDel="00E15361">
          <w:delText>オープンソース</w:delText>
        </w:r>
      </w:del>
      <w:ins w:id="661" w:author="Mieko Sato" w:date="2018-01-25T15:44:00Z">
        <w:r w:rsidR="00E15361">
          <w:t>オープン ソース</w:t>
        </w:r>
      </w:ins>
      <w:r w:rsidRPr="009E4B6A">
        <w:t>を含む製品開発やサービス提供を始めたばかりであり、すでに動いているコンプライアンスのインフラストラクチャーが何もないならば、最も差し迫った懸念はコンプライアンス チームを作ることであり、プロセスとポリシー、ツールと自動化を確立することであり、従業員を訓練することです。これらの活動を（この順番で）開始し、システム構築を（コンプライアンスの観点か</w:t>
      </w:r>
      <w:r w:rsidRPr="009E4B6A">
        <w:rPr>
          <w:rFonts w:hint="eastAsia"/>
        </w:rPr>
        <w:t>ら）適切に制御しつつ開始したならば、プログラムの他の要素に進むことができます。</w:t>
      </w:r>
    </w:p>
    <w:p w:rsidR="009E4B6A" w:rsidRPr="009E4B6A" w:rsidRDefault="009E4B6A" w:rsidP="00FB3A89">
      <w:pPr>
        <w:pStyle w:val="Ibrahim"/>
        <w:spacing w:before="120"/>
      </w:pPr>
      <w:r w:rsidRPr="009E4B6A">
        <w:t>ポリシーとプロセスを確立</w:t>
      </w:r>
    </w:p>
    <w:p w:rsidR="009E4B6A" w:rsidRPr="009E4B6A" w:rsidRDefault="009E4B6A" w:rsidP="00FB3A89">
      <w:pPr>
        <w:pStyle w:val="Ibrahim"/>
        <w:spacing w:before="120"/>
      </w:pPr>
      <w:r w:rsidRPr="009E4B6A">
        <w:t xml:space="preserve">開発プロセスの一部としてコンプライアンスを組み込み </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213F3F" w:rsidRDefault="005369A4" w:rsidP="005369A4">
      <w:pPr>
        <w:pStyle w:val="3"/>
        <w:spacing w:before="360" w:after="120"/>
      </w:pPr>
      <w:bookmarkStart w:id="662" w:name="Communicating_Compliance"/>
      <w:bookmarkStart w:id="663" w:name="_Toc504728047"/>
      <w:bookmarkEnd w:id="662"/>
      <w:r w:rsidRPr="005369A4">
        <w:rPr>
          <w:rFonts w:hint="eastAsia"/>
          <w:w w:val="95"/>
        </w:rPr>
        <w:t>コンプライアンスについての対話</w:t>
      </w:r>
      <w:bookmarkEnd w:id="663"/>
    </w:p>
    <w:p w:rsidR="009D2603" w:rsidRDefault="005369A4" w:rsidP="005369A4">
      <w:pPr>
        <w:pStyle w:val="Ibrahim0"/>
        <w:spacing w:before="120" w:after="120"/>
      </w:pPr>
      <w:r w:rsidRPr="005369A4">
        <w:rPr>
          <w:rFonts w:hint="eastAsia"/>
        </w:rPr>
        <w:t>コンプライアンス活動の成功を確かなものとするには、対話は必須です。2種類の対話、あなたの組織内での内部的なもの、あなたの製品で使われている</w:t>
      </w:r>
      <w:del w:id="664" w:author="Mieko Sato" w:date="2018-01-25T15:44:00Z">
        <w:r w:rsidRPr="005369A4" w:rsidDel="00E15361">
          <w:rPr>
            <w:rFonts w:hint="eastAsia"/>
          </w:rPr>
          <w:delText>オープンソース</w:delText>
        </w:r>
      </w:del>
      <w:ins w:id="665" w:author="Mieko Sato" w:date="2018-01-25T15:44:00Z">
        <w:r w:rsidR="00E15361">
          <w:rPr>
            <w:rFonts w:hint="eastAsia"/>
          </w:rPr>
          <w:t>オープン ソース</w:t>
        </w:r>
      </w:ins>
      <w:r w:rsidRPr="005369A4">
        <w:rPr>
          <w:rFonts w:hint="eastAsia"/>
        </w:rPr>
        <w:t>のプロジェクトの開発者コミュニティとの外部に向けたもの、を考えることが重要です。</w:t>
      </w:r>
    </w:p>
    <w:p w:rsidR="005369A4" w:rsidRPr="009D2603" w:rsidRDefault="005369A4" w:rsidP="009D2603">
      <w:pPr>
        <w:pStyle w:val="4"/>
        <w:spacing w:before="240" w:after="120"/>
        <w:rPr>
          <w:lang w:eastAsia="ja-JP"/>
        </w:rPr>
      </w:pPr>
      <w:r w:rsidRPr="009D2603">
        <w:rPr>
          <w:rFonts w:hint="eastAsia"/>
          <w:lang w:eastAsia="ja-JP"/>
        </w:rPr>
        <w:t>内部的な対話</w:t>
      </w:r>
    </w:p>
    <w:p w:rsidR="005369A4" w:rsidRPr="005369A4" w:rsidRDefault="005369A4" w:rsidP="005369A4">
      <w:pPr>
        <w:pStyle w:val="Ibrahim0"/>
        <w:spacing w:before="120" w:after="120"/>
      </w:pPr>
      <w:r w:rsidRPr="005369A4">
        <w:rPr>
          <w:rFonts w:hint="eastAsia"/>
        </w:rPr>
        <w:t>企業はコンプライアンスについての対話が内部的に必要となります。</w:t>
      </w:r>
      <w:del w:id="666" w:author="Mieko Sato" w:date="2018-01-25T15:44:00Z">
        <w:r w:rsidRPr="005369A4" w:rsidDel="00E15361">
          <w:rPr>
            <w:rFonts w:hint="eastAsia"/>
          </w:rPr>
          <w:delText>オープンソース</w:delText>
        </w:r>
      </w:del>
      <w:ins w:id="667" w:author="Mieko Sato" w:date="2018-01-25T15:44:00Z">
        <w:r w:rsidR="00E15361">
          <w:rPr>
            <w:rFonts w:hint="eastAsia"/>
          </w:rPr>
          <w:t>オープン ソース</w:t>
        </w:r>
      </w:ins>
      <w:r w:rsidRPr="005369A4">
        <w:rPr>
          <w:rFonts w:hint="eastAsia"/>
        </w:rPr>
        <w:t>を商業ソフトウェアのポートフォリオへの組み入れが何をもたらすのか従業員が理解していることを確実にするためであり、企業のコンプライアンス ポリシー、プロセス、ガイドラインについて教育を受けていることを確かなものとするためです。内部的な対話は下記のいずれでも可能です。</w:t>
      </w:r>
    </w:p>
    <w:p w:rsidR="005369A4" w:rsidRPr="005369A4" w:rsidRDefault="005369A4" w:rsidP="009D2603">
      <w:pPr>
        <w:pStyle w:val="Ibrahim"/>
        <w:spacing w:before="120"/>
      </w:pPr>
      <w:del w:id="668" w:author="Mieko Sato" w:date="2018-01-25T15:44:00Z">
        <w:r w:rsidRPr="005369A4" w:rsidDel="00E15361">
          <w:rPr>
            <w:rFonts w:hint="eastAsia"/>
          </w:rPr>
          <w:delText>オープンソース</w:delText>
        </w:r>
      </w:del>
      <w:ins w:id="669" w:author="Mieko Sato" w:date="2018-01-25T15:44:00Z">
        <w:r w:rsidR="00E15361">
          <w:rPr>
            <w:rFonts w:hint="eastAsia"/>
          </w:rPr>
          <w:t>オープン ソース</w:t>
        </w:r>
      </w:ins>
      <w:r w:rsidRPr="005369A4">
        <w:rPr>
          <w:rFonts w:hint="eastAsia"/>
        </w:rPr>
        <w:t xml:space="preserve"> コンプライアンス活動を幹部がサポートする電子メールでの対話</w:t>
      </w:r>
    </w:p>
    <w:p w:rsidR="009D2603" w:rsidRDefault="005369A4" w:rsidP="009D2603">
      <w:pPr>
        <w:pStyle w:val="Ibrahim"/>
        <w:spacing w:before="120"/>
      </w:pPr>
      <w:del w:id="670" w:author="Mieko Sato" w:date="2018-01-25T15:44:00Z">
        <w:r w:rsidRPr="005369A4" w:rsidDel="00E15361">
          <w:rPr>
            <w:rFonts w:hint="eastAsia"/>
          </w:rPr>
          <w:delText>オープンソース</w:delText>
        </w:r>
      </w:del>
      <w:ins w:id="671" w:author="Mieko Sato" w:date="2018-01-25T15:44:00Z">
        <w:r w:rsidR="00E15361">
          <w:rPr>
            <w:rFonts w:hint="eastAsia"/>
          </w:rPr>
          <w:t>オープン ソース</w:t>
        </w:r>
      </w:ins>
      <w:r w:rsidRPr="005369A4">
        <w:rPr>
          <w:rFonts w:hint="eastAsia"/>
        </w:rPr>
        <w:t xml:space="preserve"> ソフトウェア関連業務に携わる全従業員に対する正式な訓練命令</w:t>
      </w:r>
    </w:p>
    <w:p w:rsidR="009D2603" w:rsidRDefault="005369A4" w:rsidP="009D2603">
      <w:pPr>
        <w:pStyle w:val="Ibrahim"/>
        <w:spacing w:before="120"/>
      </w:pPr>
      <w:del w:id="672" w:author="Mieko Sato" w:date="2018-01-25T15:44:00Z">
        <w:r w:rsidRPr="005369A4" w:rsidDel="00E15361">
          <w:rPr>
            <w:rFonts w:hint="eastAsia"/>
          </w:rPr>
          <w:delText>オープンソース</w:delText>
        </w:r>
      </w:del>
      <w:ins w:id="673" w:author="Mieko Sato" w:date="2018-01-25T15:44:00Z">
        <w:r w:rsidR="00E15361">
          <w:rPr>
            <w:rFonts w:hint="eastAsia"/>
          </w:rPr>
          <w:t>オープン ソース</w:t>
        </w:r>
      </w:ins>
      <w:r w:rsidRPr="005369A4">
        <w:rPr>
          <w:rFonts w:hint="eastAsia"/>
        </w:rPr>
        <w:t>とコンプライアンスについてのブラウンバッグ セミナーによりコンプライアンスについて</w:t>
      </w:r>
      <w:del w:id="674" w:author="Mieko Sato" w:date="2018-01-25T15:52:00Z">
        <w:r w:rsidRPr="005369A4" w:rsidDel="007F33FC">
          <w:rPr>
            <w:rFonts w:hint="eastAsia"/>
          </w:rPr>
          <w:delText>更に</w:delText>
        </w:r>
      </w:del>
      <w:ins w:id="675" w:author="Mieko Sato" w:date="2018-01-25T15:52:00Z">
        <w:r w:rsidR="007F33FC">
          <w:rPr>
            <w:rFonts w:hint="eastAsia"/>
          </w:rPr>
          <w:t>さらに</w:t>
        </w:r>
      </w:ins>
      <w:r w:rsidRPr="005369A4">
        <w:rPr>
          <w:rFonts w:hint="eastAsia"/>
        </w:rPr>
        <w:t>注意喚起し、活発な議論を奨励</w:t>
      </w:r>
    </w:p>
    <w:p w:rsidR="009D2603" w:rsidRDefault="005369A4" w:rsidP="009D2603">
      <w:pPr>
        <w:pStyle w:val="Ibrahim"/>
        <w:spacing w:before="120"/>
      </w:pPr>
      <w:r w:rsidRPr="005369A4">
        <w:rPr>
          <w:rFonts w:hint="eastAsia"/>
        </w:rPr>
        <w:t>内部的なポータルを作り、企業のコンプライアンス ポリシーやプロセス、</w:t>
      </w:r>
      <w:del w:id="676" w:author="Mieko Sato" w:date="2018-01-25T15:44:00Z">
        <w:r w:rsidRPr="005369A4" w:rsidDel="00E15361">
          <w:rPr>
            <w:rFonts w:hint="eastAsia"/>
          </w:rPr>
          <w:delText>オープンソース</w:delText>
        </w:r>
      </w:del>
      <w:ins w:id="677" w:author="Mieko Sato" w:date="2018-01-25T15:44:00Z">
        <w:r w:rsidR="00E15361">
          <w:rPr>
            <w:rFonts w:hint="eastAsia"/>
          </w:rPr>
          <w:t>オープン ソース</w:t>
        </w:r>
      </w:ins>
      <w:r w:rsidRPr="005369A4">
        <w:rPr>
          <w:rFonts w:hint="eastAsia"/>
        </w:rPr>
        <w:t>に関係した出版物やプレゼンテーション、メーリングリスト、</w:t>
      </w:r>
      <w:del w:id="678" w:author="Mieko Sato" w:date="2018-01-25T15:44:00Z">
        <w:r w:rsidRPr="005369A4" w:rsidDel="00E15361">
          <w:rPr>
            <w:rFonts w:hint="eastAsia"/>
          </w:rPr>
          <w:delText>オープンソース</w:delText>
        </w:r>
      </w:del>
      <w:ins w:id="679" w:author="Mieko Sato" w:date="2018-01-25T15:44:00Z">
        <w:r w:rsidR="00E15361">
          <w:rPr>
            <w:rFonts w:hint="eastAsia"/>
          </w:rPr>
          <w:t>オープン ソース</w:t>
        </w:r>
      </w:ins>
      <w:r w:rsidRPr="005369A4">
        <w:rPr>
          <w:rFonts w:hint="eastAsia"/>
        </w:rPr>
        <w:t>とコンプライアンスに関係する討論フォーラムをホスト</w:t>
      </w:r>
    </w:p>
    <w:p w:rsidR="005369A4" w:rsidRPr="005369A4" w:rsidRDefault="005369A4" w:rsidP="009D2603">
      <w:pPr>
        <w:pStyle w:val="Ibrahim"/>
        <w:spacing w:before="120"/>
      </w:pPr>
      <w:r w:rsidRPr="005369A4">
        <w:rPr>
          <w:rFonts w:hint="eastAsia"/>
        </w:rPr>
        <w:t>企業全体に向けた</w:t>
      </w:r>
      <w:del w:id="680" w:author="Mieko Sato" w:date="2018-01-25T15:44:00Z">
        <w:r w:rsidRPr="005369A4" w:rsidDel="00E15361">
          <w:rPr>
            <w:rFonts w:hint="eastAsia"/>
          </w:rPr>
          <w:delText>オープンソース</w:delText>
        </w:r>
      </w:del>
      <w:ins w:id="681" w:author="Mieko Sato" w:date="2018-01-25T15:44:00Z">
        <w:r w:rsidR="00E15361">
          <w:rPr>
            <w:rFonts w:hint="eastAsia"/>
          </w:rPr>
          <w:t>オープン ソース</w:t>
        </w:r>
      </w:ins>
      <w:r w:rsidRPr="005369A4">
        <w:rPr>
          <w:rFonts w:hint="eastAsia"/>
        </w:rPr>
        <w:t>のニュースレター。一般に隔月か四半期ごとに、</w:t>
      </w:r>
      <w:del w:id="682" w:author="Mieko Sato" w:date="2018-01-25T15:44:00Z">
        <w:r w:rsidRPr="005369A4" w:rsidDel="00E15361">
          <w:rPr>
            <w:rFonts w:hint="eastAsia"/>
          </w:rPr>
          <w:delText>オープンソース</w:delText>
        </w:r>
      </w:del>
      <w:ins w:id="683" w:author="Mieko Sato" w:date="2018-01-25T15:44:00Z">
        <w:r w:rsidR="00E15361">
          <w:rPr>
            <w:rFonts w:hint="eastAsia"/>
          </w:rPr>
          <w:t>オープン ソース</w:t>
        </w:r>
      </w:ins>
      <w:r w:rsidRPr="005369A4">
        <w:rPr>
          <w:rFonts w:hint="eastAsia"/>
        </w:rPr>
        <w:t xml:space="preserve">のコンプライアンスについて注意喚起 </w:t>
      </w:r>
    </w:p>
    <w:p w:rsidR="005369A4" w:rsidRPr="005369A4" w:rsidRDefault="005369A4" w:rsidP="009D2603">
      <w:pPr>
        <w:pStyle w:val="4"/>
        <w:spacing w:before="240" w:after="120"/>
        <w:rPr>
          <w:lang w:eastAsia="ja-JP"/>
        </w:rPr>
      </w:pPr>
      <w:r w:rsidRPr="005369A4">
        <w:rPr>
          <w:rFonts w:hint="eastAsia"/>
          <w:lang w:eastAsia="ja-JP"/>
        </w:rPr>
        <w:t>外部との対話</w:t>
      </w:r>
    </w:p>
    <w:p w:rsidR="005369A4" w:rsidRPr="005369A4" w:rsidRDefault="005369A4" w:rsidP="009D2603">
      <w:pPr>
        <w:pStyle w:val="Ibrahim0"/>
        <w:spacing w:before="120" w:after="120"/>
      </w:pPr>
      <w:r w:rsidRPr="005369A4">
        <w:rPr>
          <w:rFonts w:hint="eastAsia"/>
        </w:rPr>
        <w:t>企業は外部とのコンプライアンスについての対話が必要となります。自社が製品で使う</w:t>
      </w:r>
      <w:del w:id="684" w:author="Mieko Sato" w:date="2018-01-25T15:44:00Z">
        <w:r w:rsidRPr="005369A4" w:rsidDel="00E15361">
          <w:rPr>
            <w:rFonts w:hint="eastAsia"/>
          </w:rPr>
          <w:delText>オープンソース</w:delText>
        </w:r>
      </w:del>
      <w:ins w:id="685" w:author="Mieko Sato" w:date="2018-01-25T15:44:00Z">
        <w:r w:rsidR="00E15361">
          <w:rPr>
            <w:rFonts w:hint="eastAsia"/>
          </w:rPr>
          <w:t>オープン ソース</w:t>
        </w:r>
      </w:ins>
      <w:r w:rsidRPr="005369A4">
        <w:rPr>
          <w:rFonts w:hint="eastAsia"/>
        </w:rPr>
        <w:t xml:space="preserve"> ソフトウェアについてライセンス上の義務を果たす努力をしていることを、</w:t>
      </w:r>
      <w:del w:id="686" w:author="Mieko Sato" w:date="2018-01-25T15:44:00Z">
        <w:r w:rsidRPr="005369A4" w:rsidDel="00E15361">
          <w:rPr>
            <w:rFonts w:hint="eastAsia"/>
          </w:rPr>
          <w:delText>オープンソース</w:delText>
        </w:r>
      </w:del>
      <w:ins w:id="687" w:author="Mieko Sato" w:date="2018-01-25T15:44:00Z">
        <w:r w:rsidR="00E15361">
          <w:rPr>
            <w:rFonts w:hint="eastAsia"/>
          </w:rPr>
          <w:t>オープン ソース</w:t>
        </w:r>
      </w:ins>
      <w:r w:rsidRPr="005369A4">
        <w:rPr>
          <w:rFonts w:hint="eastAsia"/>
        </w:rPr>
        <w:t xml:space="preserve">のコミュニティに確かに認識させるためです。 </w:t>
      </w:r>
    </w:p>
    <w:p w:rsidR="00213F3F" w:rsidRDefault="005369A4" w:rsidP="006D23A6">
      <w:pPr>
        <w:pStyle w:val="Ibrahim0"/>
        <w:pageBreakBefore/>
        <w:widowControl/>
        <w:spacing w:beforeLines="100" w:before="240" w:after="120"/>
      </w:pPr>
      <w:r w:rsidRPr="005369A4">
        <w:rPr>
          <w:rFonts w:hint="eastAsia"/>
        </w:rPr>
        <w:t>外部との対話は下記のいずれでも可能です。</w:t>
      </w:r>
      <w:bookmarkStart w:id="688" w:name="Establishing_a_Clean_Software_Baseline"/>
      <w:bookmarkEnd w:id="688"/>
    </w:p>
    <w:p w:rsidR="00FD1C18" w:rsidRDefault="00FD1C18" w:rsidP="00FD1C18">
      <w:pPr>
        <w:pStyle w:val="Ibrahim"/>
        <w:spacing w:before="120"/>
      </w:pPr>
      <w:r w:rsidRPr="007E57E9">
        <w:t>コンプライアンス遵守のために</w:t>
      </w:r>
      <w:del w:id="689" w:author="Mieko Sato" w:date="2018-01-25T15:44:00Z">
        <w:r w:rsidRPr="007E57E9" w:rsidDel="00E15361">
          <w:delText>オープンソース</w:delText>
        </w:r>
      </w:del>
      <w:ins w:id="690" w:author="Mieko Sato" w:date="2018-01-25T15:44:00Z">
        <w:r w:rsidR="00E15361">
          <w:t>オープン ソース</w:t>
        </w:r>
      </w:ins>
      <w:r w:rsidRPr="007E57E9">
        <w:t>を頒布するためのウェブサイト</w:t>
      </w:r>
    </w:p>
    <w:p w:rsidR="00FD1C18" w:rsidRDefault="00FD1C18" w:rsidP="00FD1C18">
      <w:pPr>
        <w:pStyle w:val="Ibrahim"/>
        <w:spacing w:before="120"/>
      </w:pPr>
      <w:del w:id="691" w:author="Mieko Sato" w:date="2018-01-25T15:44:00Z">
        <w:r w:rsidRPr="007E57E9" w:rsidDel="00E15361">
          <w:delText>オープンソース</w:delText>
        </w:r>
      </w:del>
      <w:ins w:id="692" w:author="Mieko Sato" w:date="2018-01-25T15:44:00Z">
        <w:r w:rsidR="00E15361">
          <w:t>オープン ソース</w:t>
        </w:r>
      </w:ins>
      <w:r w:rsidRPr="007E57E9">
        <w:t>の組織への参加 やサポート。こうした活動は企業が</w:t>
      </w:r>
      <w:del w:id="693" w:author="Mieko Sato" w:date="2018-01-25T15:44:00Z">
        <w:r w:rsidRPr="007E57E9" w:rsidDel="00E15361">
          <w:delText>オープンソース</w:delText>
        </w:r>
      </w:del>
      <w:ins w:id="694" w:author="Mieko Sato" w:date="2018-01-25T15:44:00Z">
        <w:r w:rsidR="00E15361">
          <w:t>オープン ソース</w:t>
        </w:r>
      </w:ins>
      <w:r w:rsidRPr="007E57E9">
        <w:t>の組織との関係を確立し、そうした組織の役割を理解し、有意義な貢献をするのを助けます。</w:t>
      </w:r>
    </w:p>
    <w:p w:rsidR="00D11AFE" w:rsidRDefault="00FD1C18" w:rsidP="00FD1C18">
      <w:pPr>
        <w:pStyle w:val="Ibrahim"/>
        <w:spacing w:before="120"/>
      </w:pPr>
      <w:del w:id="695" w:author="Mieko Sato" w:date="2018-01-25T15:44:00Z">
        <w:r w:rsidRPr="007E57E9" w:rsidDel="00E15361">
          <w:delText>オープンソース</w:delText>
        </w:r>
      </w:del>
      <w:ins w:id="696" w:author="Mieko Sato" w:date="2018-01-25T15:44:00Z">
        <w:r w:rsidR="00E15361">
          <w:t>オープン ソース</w:t>
        </w:r>
      </w:ins>
      <w:r w:rsidRPr="007E57E9">
        <w:t>のイベントや会議への参加。参加には</w:t>
      </w:r>
      <w:del w:id="697" w:author="Mieko Sato" w:date="2018-01-25T16:41:00Z">
        <w:r w:rsidRPr="007E57E9" w:rsidDel="00D56E5E">
          <w:delText>様々</w:delText>
        </w:r>
      </w:del>
      <w:ins w:id="698" w:author="Mieko Sato" w:date="2018-01-25T16:41:00Z">
        <w:r w:rsidR="00D56E5E">
          <w:t>さまざま</w:t>
        </w:r>
      </w:ins>
      <w:r w:rsidRPr="007E57E9">
        <w:t>なレベルがある。イベントのスポンサーから講演や出版物への寄与、あるいは単に開発者を参加させ</w:t>
      </w:r>
      <w:del w:id="699" w:author="Mieko Sato" w:date="2018-01-25T15:44:00Z">
        <w:r w:rsidRPr="007E57E9" w:rsidDel="00E15361">
          <w:delText>オープンソース</w:delText>
        </w:r>
      </w:del>
      <w:ins w:id="700" w:author="Mieko Sato" w:date="2018-01-25T15:44:00Z">
        <w:r w:rsidR="00E15361">
          <w:t>オープン ソース</w:t>
        </w:r>
      </w:ins>
      <w:r w:rsidRPr="007E57E9">
        <w:t>の開発者たちと知り合い</w:t>
      </w:r>
      <w:del w:id="701" w:author="Mieko Sato" w:date="2018-01-25T15:44:00Z">
        <w:r w:rsidRPr="007E57E9" w:rsidDel="00E15361">
          <w:delText>オープンソース</w:delText>
        </w:r>
      </w:del>
      <w:ins w:id="702" w:author="Mieko Sato" w:date="2018-01-25T15:44:00Z">
        <w:r w:rsidR="00E15361">
          <w:t>オープン ソース</w:t>
        </w:r>
      </w:ins>
      <w:r w:rsidRPr="007E57E9">
        <w:t xml:space="preserve"> コミュニティのメンバ</w:t>
      </w:r>
      <w:r w:rsidR="00DB55E3" w:rsidRPr="00DB55E3">
        <w:rPr>
          <w:rFonts w:hint="eastAsia"/>
          <w:highlight w:val="yellow"/>
        </w:rPr>
        <w:t>ー</w:t>
      </w:r>
      <w:r w:rsidRPr="007E57E9">
        <w:t>と新たな関係を育成します。</w:t>
      </w:r>
    </w:p>
    <w:p w:rsidR="00213F3F" w:rsidRDefault="00FD1C18" w:rsidP="005369A4">
      <w:pPr>
        <w:pStyle w:val="3"/>
        <w:spacing w:before="360" w:after="120"/>
      </w:pPr>
      <w:bookmarkStart w:id="703" w:name="_Toc504728048"/>
      <w:r w:rsidRPr="00FD1C18">
        <w:rPr>
          <w:rFonts w:hint="eastAsia"/>
          <w:w w:val="95"/>
        </w:rPr>
        <w:t>クリーンなソフトウェア起点 の確立</w:t>
      </w:r>
      <w:bookmarkEnd w:id="703"/>
    </w:p>
    <w:p w:rsidR="006D23A6" w:rsidRDefault="006D23A6" w:rsidP="006D23A6">
      <w:pPr>
        <w:pStyle w:val="Ibrahim0"/>
        <w:spacing w:before="120" w:after="120"/>
      </w:pPr>
      <w:r w:rsidRPr="007E57E9">
        <w:rPr>
          <w:rFonts w:hint="eastAsia"/>
        </w:rPr>
        <w:t>コンプライアンス</w:t>
      </w:r>
      <w:r w:rsidRPr="007E57E9">
        <w:t xml:space="preserve"> プログラムの開始当初の困難の一つは、使われている</w:t>
      </w:r>
      <w:del w:id="704" w:author="Mieko Sato" w:date="2018-01-25T15:44:00Z">
        <w:r w:rsidRPr="007E57E9" w:rsidDel="00E15361">
          <w:delText>オープンソース</w:delText>
        </w:r>
      </w:del>
      <w:ins w:id="705" w:author="Mieko Sato" w:date="2018-01-25T15:44:00Z">
        <w:r w:rsidR="00E15361">
          <w:t>オープン ソース</w:t>
        </w:r>
      </w:ins>
      <w:r w:rsidRPr="007E57E9">
        <w:t xml:space="preserve"> ソフトウェアとそのライセンスを正確に把握することです。この初期の監査プロセスは、製品やソフトウェア ポートフォリオのクリーンなソフトウェア起点の確立、と呼ばれることが多いです。これは数か月かかることもある重い活動で、開発と並行してどの程度早期に作業を開始するかに掛かっています。</w:t>
      </w:r>
    </w:p>
    <w:p w:rsidR="006D23A6" w:rsidRPr="007E57E9" w:rsidRDefault="006D23A6" w:rsidP="006D23A6">
      <w:pPr>
        <w:pStyle w:val="4"/>
        <w:spacing w:before="240" w:after="120"/>
        <w:rPr>
          <w:lang w:eastAsia="ja-JP"/>
        </w:rPr>
      </w:pPr>
      <w:r w:rsidRPr="007E57E9">
        <w:rPr>
          <w:rFonts w:hint="eastAsia"/>
          <w:lang w:eastAsia="ja-JP"/>
        </w:rPr>
        <w:t>解決策</w:t>
      </w:r>
    </w:p>
    <w:p w:rsidR="006D23A6" w:rsidRPr="007E57E9" w:rsidRDefault="006D23A6" w:rsidP="006D23A6">
      <w:pPr>
        <w:pStyle w:val="Ibrahim0"/>
        <w:spacing w:before="120" w:after="120"/>
      </w:pPr>
      <w:r w:rsidRPr="007E57E9">
        <w:rPr>
          <w:rFonts w:hint="eastAsia"/>
        </w:rPr>
        <w:t>組織は初期のコンプライアンスを以下の活動を通じて達成します。</w:t>
      </w:r>
    </w:p>
    <w:p w:rsidR="006D23A6" w:rsidRPr="007E57E9" w:rsidRDefault="006D23A6" w:rsidP="006D23A6">
      <w:pPr>
        <w:pStyle w:val="Ibrahim"/>
        <w:spacing w:before="120"/>
      </w:pPr>
      <w:del w:id="706" w:author="Mieko Sato" w:date="2018-01-25T15:44:00Z">
        <w:r w:rsidRPr="007E57E9" w:rsidDel="00E15361">
          <w:delText>オープンソース</w:delText>
        </w:r>
      </w:del>
      <w:ins w:id="707" w:author="Mieko Sato" w:date="2018-01-25T15:44:00Z">
        <w:r w:rsidR="00E15361">
          <w:t>オープン ソース</w:t>
        </w:r>
      </w:ins>
      <w:r w:rsidRPr="007E57E9">
        <w:t>の利用申請の早めの提出と評価</w:t>
      </w:r>
    </w:p>
    <w:p w:rsidR="006D23A6" w:rsidRPr="007E57E9" w:rsidRDefault="006D23A6" w:rsidP="006D23A6">
      <w:pPr>
        <w:pStyle w:val="Ibrahim"/>
        <w:spacing w:before="120"/>
      </w:pPr>
      <w:r w:rsidRPr="007E57E9">
        <w:t>自動化された</w:t>
      </w:r>
      <w:del w:id="708" w:author="Mieko Sato" w:date="2018-01-25T15:45:00Z">
        <w:r w:rsidRPr="007E57E9" w:rsidDel="00E15361">
          <w:delText>ソースコード</w:delText>
        </w:r>
      </w:del>
      <w:ins w:id="709" w:author="Mieko Sato" w:date="2018-01-25T15:45:00Z">
        <w:r w:rsidR="00E15361">
          <w:t>ソース コード</w:t>
        </w:r>
      </w:ins>
      <w:r w:rsidRPr="007E57E9">
        <w:t>のスキャン を継続的に、事前設定した時間間隔で全</w:t>
      </w:r>
      <w:del w:id="710" w:author="Mieko Sato" w:date="2018-01-25T15:45:00Z">
        <w:r w:rsidRPr="007E57E9" w:rsidDel="00E15361">
          <w:delText>ソースコード</w:delText>
        </w:r>
      </w:del>
      <w:ins w:id="711" w:author="Mieko Sato" w:date="2018-01-25T15:45:00Z">
        <w:r w:rsidR="00E15361">
          <w:t>ソース コード</w:t>
        </w:r>
      </w:ins>
      <w:r w:rsidRPr="007E57E9">
        <w:t>に対して 実行</w:t>
      </w:r>
    </w:p>
    <w:p w:rsidR="00D11AFE" w:rsidRDefault="006D23A6" w:rsidP="006D23A6">
      <w:pPr>
        <w:pStyle w:val="Ibrahim"/>
        <w:spacing w:before="120"/>
      </w:pPr>
      <w:del w:id="712" w:author="Mieko Sato" w:date="2018-01-25T15:45:00Z">
        <w:r w:rsidRPr="007E57E9" w:rsidDel="00E15361">
          <w:delText>ソースコード</w:delText>
        </w:r>
      </w:del>
      <w:ins w:id="713" w:author="Mieko Sato" w:date="2018-01-25T15:45:00Z">
        <w:r w:rsidR="00E15361">
          <w:t>ソース コード</w:t>
        </w:r>
      </w:ins>
      <w:r w:rsidRPr="007E57E9">
        <w:t>のベースを継続的にスキャン。これにはサードパーティのソフトウェア プロバイダ</w:t>
      </w:r>
      <w:ins w:id="714" w:author="Mieko Sato" w:date="2018-01-25T16:23:00Z">
        <w:r w:rsidR="007A72D6">
          <w:rPr>
            <w:rFonts w:hint="eastAsia"/>
          </w:rPr>
          <w:t>ー</w:t>
        </w:r>
      </w:ins>
      <w:r w:rsidRPr="007E57E9">
        <w:t>から受領したものを含めます。該当するコンプライアンス チケットなしにコードベースにチェックインした</w:t>
      </w:r>
      <w:del w:id="715" w:author="Mieko Sato" w:date="2018-01-25T15:45:00Z">
        <w:r w:rsidRPr="007E57E9" w:rsidDel="00E15361">
          <w:delText>ソースコード</w:delText>
        </w:r>
      </w:del>
      <w:ins w:id="716" w:author="Mieko Sato" w:date="2018-01-25T15:45:00Z">
        <w:r w:rsidR="00E15361">
          <w:t>ソース コード</w:t>
        </w:r>
      </w:ins>
      <w:r w:rsidRPr="007E57E9">
        <w:t>を捕まえるためです。こうした</w:t>
      </w:r>
      <w:del w:id="717" w:author="Mieko Sato" w:date="2018-01-25T15:45:00Z">
        <w:r w:rsidRPr="007E57E9" w:rsidDel="00E15361">
          <w:delText>ソースコード</w:delText>
        </w:r>
      </w:del>
      <w:ins w:id="718" w:author="Mieko Sato" w:date="2018-01-25T15:45:00Z">
        <w:r w:rsidR="00E15361">
          <w:t>ソース コード</w:t>
        </w:r>
      </w:ins>
      <w:r w:rsidRPr="007E57E9">
        <w:t>のスキャンはたとえば毎月行います。</w:t>
      </w:r>
    </w:p>
    <w:p w:rsidR="006D23A6" w:rsidRPr="00D11AFE" w:rsidRDefault="00D11AFE" w:rsidP="00D11AFE">
      <w:pPr>
        <w:rPr>
          <w:rFonts w:hAnsi="メイリオ" w:cs="ＭＳ ゴシック"/>
          <w:spacing w:val="-3"/>
          <w:w w:val="95"/>
          <w:sz w:val="20"/>
          <w:szCs w:val="20"/>
          <w:lang w:eastAsia="ja-JP"/>
        </w:rPr>
      </w:pPr>
      <w:r>
        <w:rPr>
          <w:lang w:eastAsia="ja-JP"/>
        </w:rPr>
        <w:br w:type="page"/>
      </w:r>
    </w:p>
    <w:p w:rsidR="006D23A6" w:rsidRPr="007E57E9" w:rsidRDefault="006D23A6" w:rsidP="006D23A6">
      <w:pPr>
        <w:pStyle w:val="Ibrahim"/>
        <w:pageBreakBefore/>
        <w:widowControl/>
        <w:spacing w:before="120"/>
      </w:pPr>
      <w:r w:rsidRPr="007E57E9">
        <w:t>設計とアーキテクチャ</w:t>
      </w:r>
      <w:ins w:id="719" w:author="Mieko Sato" w:date="2018-01-25T16:18:00Z">
        <w:r w:rsidR="007A72D6">
          <w:rPr>
            <w:rFonts w:hint="eastAsia"/>
          </w:rPr>
          <w:t>ー</w:t>
        </w:r>
      </w:ins>
      <w:r w:rsidRPr="007E57E9">
        <w:t>の評価を</w:t>
      </w:r>
      <w:del w:id="720" w:author="Mieko Sato" w:date="2018-01-25T15:45:00Z">
        <w:r w:rsidRPr="007E57E9" w:rsidDel="00E15361">
          <w:delText>ソースコード</w:delText>
        </w:r>
      </w:del>
      <w:ins w:id="721" w:author="Mieko Sato" w:date="2018-01-25T15:45:00Z">
        <w:r w:rsidR="00E15361">
          <w:t>ソース コード</w:t>
        </w:r>
      </w:ins>
      <w:r w:rsidRPr="007E57E9">
        <w:t>の検査に加えて強制します。これは</w:t>
      </w:r>
      <w:del w:id="722" w:author="Mieko Sato" w:date="2018-01-25T15:44:00Z">
        <w:r w:rsidRPr="007E57E9" w:rsidDel="00E15361">
          <w:delText>オープンソース</w:delText>
        </w:r>
      </w:del>
      <w:ins w:id="723" w:author="Mieko Sato" w:date="2018-01-25T15:44:00Z">
        <w:r w:rsidR="00E15361">
          <w:t>オープン ソース</w:t>
        </w:r>
      </w:ins>
      <w:r w:rsidRPr="007E57E9">
        <w:t>、</w:t>
      </w:r>
      <w:del w:id="724" w:author="Mieko Sato" w:date="2018-01-25T15:18:00Z">
        <w:r w:rsidRPr="007E57E9" w:rsidDel="00EE6B02">
          <w:delText>プロプラエタリ</w:delText>
        </w:r>
      </w:del>
      <w:ins w:id="725" w:author="Mieko Sato" w:date="2018-01-25T15:18:00Z">
        <w:r w:rsidR="00EE6B02">
          <w:t>プロプライエタリ</w:t>
        </w:r>
      </w:ins>
      <w:r w:rsidRPr="007E57E9">
        <w:t>、そしてサードパーティのソフトウェア コンポーネントのコードの関係を解析するためです。これを強制するのは、そうした関係がライセンス</w:t>
      </w:r>
      <w:r w:rsidRPr="007E57E9">
        <w:rPr>
          <w:rFonts w:hint="eastAsia"/>
        </w:rPr>
        <w:t>上のコンプライアンスの義務に関わるときのみでよいです。</w:t>
      </w:r>
    </w:p>
    <w:p w:rsidR="006D23A6" w:rsidRPr="007E57E9" w:rsidRDefault="006D23A6" w:rsidP="00AC76C4">
      <w:pPr>
        <w:pStyle w:val="Ibrahim0"/>
        <w:spacing w:before="120" w:after="120"/>
      </w:pPr>
      <w:r w:rsidRPr="007E57E9">
        <w:rPr>
          <w:rFonts w:hint="eastAsia"/>
        </w:rPr>
        <w:t>もし企業がコンプライアンスの起点構築に失敗すると、その製品の将来の改訂版（またはおなじ起点を使った異なる製品）がコンプライアンス問題で苦しむことはほぼ確定となります。</w:t>
      </w:r>
    </w:p>
    <w:p w:rsidR="006D23A6" w:rsidRPr="007E57E9" w:rsidRDefault="006D23A6" w:rsidP="00F57CC4">
      <w:pPr>
        <w:pStyle w:val="Ibrahim0"/>
        <w:spacing w:before="120" w:after="120"/>
      </w:pPr>
      <w:r w:rsidRPr="007E57E9">
        <w:rPr>
          <w:rFonts w:hint="eastAsia"/>
        </w:rPr>
        <w:t>そうしたシナリオを防ぐため、企業は下記を考慮すべきです。</w:t>
      </w:r>
    </w:p>
    <w:p w:rsidR="006D23A6" w:rsidRPr="00F57CC4" w:rsidRDefault="006D23A6" w:rsidP="00F57CC4">
      <w:pPr>
        <w:pStyle w:val="Ibrahim"/>
        <w:spacing w:before="120"/>
      </w:pPr>
      <w:r w:rsidRPr="00F57CC4">
        <w:t>シンプルだが確実に行われるポリシーと軽量なプロセスを提供</w:t>
      </w:r>
    </w:p>
    <w:p w:rsidR="006D23A6" w:rsidRPr="00F57CC4" w:rsidRDefault="006D23A6" w:rsidP="00F57CC4">
      <w:pPr>
        <w:pStyle w:val="Ibrahim"/>
        <w:spacing w:before="120"/>
      </w:pPr>
      <w:r w:rsidRPr="00F57CC4">
        <w:t>コンプライアンス上のチェックポイントをソフトウェアの開発プロセスに含め、コンセプトが出荷される製品やソフトウェア スタックとなる時に行います。理想的にはすべての開発上のマイルストーンにおいて対応するコンプライアンス上のマイルストーンを組み込み、ビルドに使われる全ソフトウェア コンポーネントが対応する、承認されたコンプライアンス チケットを確実に持つようにします。</w:t>
      </w:r>
    </w:p>
    <w:p w:rsidR="006D23A6" w:rsidRPr="00F57CC4" w:rsidRDefault="006D23A6" w:rsidP="00F57CC4">
      <w:pPr>
        <w:pStyle w:val="Ibrahim"/>
        <w:spacing w:before="120"/>
      </w:pPr>
      <w:r w:rsidRPr="00F57CC4">
        <w:t>専任のコンプライアンス チームを確保します。この点は後ろの章で文章を割きます。</w:t>
      </w:r>
    </w:p>
    <w:p w:rsidR="006D23A6" w:rsidRPr="00F57CC4" w:rsidRDefault="006D23A6" w:rsidP="00F57CC4">
      <w:pPr>
        <w:pStyle w:val="Ibrahim"/>
        <w:spacing w:before="120"/>
      </w:pPr>
      <w:r w:rsidRPr="00F57CC4">
        <w:t>コンプライアンス チケットを効率的に処理するためツールや自動化を利用します。この点は後ろの章で論じます。</w:t>
      </w:r>
    </w:p>
    <w:p w:rsidR="006D23A6" w:rsidRPr="007E57E9" w:rsidRDefault="006D23A6" w:rsidP="00F57CC4">
      <w:pPr>
        <w:pStyle w:val="3"/>
        <w:spacing w:before="360" w:after="120"/>
      </w:pPr>
      <w:bookmarkStart w:id="726" w:name="_Toc504728049"/>
      <w:r w:rsidRPr="007E57E9">
        <w:rPr>
          <w:rFonts w:hint="eastAsia"/>
        </w:rPr>
        <w:t>コンプライアンスの維持</w:t>
      </w:r>
      <w:bookmarkEnd w:id="726"/>
    </w:p>
    <w:p w:rsidR="00D11AFE" w:rsidRDefault="006D23A6" w:rsidP="00F57CC4">
      <w:pPr>
        <w:pStyle w:val="Ibrahim0"/>
        <w:spacing w:before="120" w:after="120"/>
      </w:pPr>
      <w:del w:id="727" w:author="Mieko Sato" w:date="2018-01-25T15:44:00Z">
        <w:r w:rsidRPr="007E57E9" w:rsidDel="00E15361">
          <w:rPr>
            <w:rFonts w:hint="eastAsia"/>
          </w:rPr>
          <w:delText>オープンソース</w:delText>
        </w:r>
      </w:del>
      <w:ins w:id="728" w:author="Mieko Sato" w:date="2018-01-25T15:44:00Z">
        <w:r w:rsidR="00E15361">
          <w:rPr>
            <w:rFonts w:hint="eastAsia"/>
          </w:rPr>
          <w:t>オープン ソース</w:t>
        </w:r>
      </w:ins>
      <w:r w:rsidRPr="007E57E9">
        <w:rPr>
          <w:rFonts w:hint="eastAsia"/>
        </w:rPr>
        <w:t>のコンプライアンスを維持するには、コンプライアンスの起点確立と同様、いくつかの困難があります。実際には踏むべきステップの多くは同じで、ただし規模は小さく、積み増しとなります。コンプライアンスの維持は継続的な努力であり、規律、そして既存の製造およびビジネスのプロセスへのコンプライアンス活動組み込みのコミットメントによります。</w:t>
      </w:r>
    </w:p>
    <w:p w:rsidR="00D11AFE" w:rsidRDefault="00D11AFE">
      <w:pPr>
        <w:rPr>
          <w:rFonts w:hAnsi="メイリオ" w:cs="ＭＳ ゴシック"/>
          <w:spacing w:val="-3"/>
          <w:w w:val="95"/>
          <w:sz w:val="20"/>
          <w:szCs w:val="20"/>
          <w:lang w:eastAsia="ja-JP"/>
        </w:rPr>
      </w:pPr>
      <w:r>
        <w:rPr>
          <w:lang w:eastAsia="ja-JP"/>
        </w:rPr>
        <w:br w:type="page"/>
      </w:r>
    </w:p>
    <w:p w:rsidR="00F57CC4" w:rsidRDefault="00AA6EAE" w:rsidP="00F57CC4">
      <w:pPr>
        <w:pStyle w:val="Ibrahim0"/>
        <w:spacing w:before="120" w:after="120"/>
      </w:pPr>
      <w:r>
        <w:rPr>
          <w:noProof/>
        </w:rPr>
        <w:drawing>
          <wp:anchor distT="0" distB="0" distL="114300" distR="114300" simplePos="0" relativeHeight="503233416" behindDoc="0" locked="0" layoutInCell="1" allowOverlap="1" wp14:anchorId="188B7807">
            <wp:simplePos x="0" y="0"/>
            <wp:positionH relativeFrom="column">
              <wp:posOffset>457200</wp:posOffset>
            </wp:positionH>
            <wp:positionV relativeFrom="paragraph">
              <wp:posOffset>804545</wp:posOffset>
            </wp:positionV>
            <wp:extent cx="3905250" cy="147955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147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3A6" w:rsidRPr="007E57E9">
        <w:rPr>
          <w:rFonts w:hint="eastAsia"/>
        </w:rPr>
        <w:t>図</w:t>
      </w:r>
      <w:r w:rsidR="006D23A6" w:rsidRPr="007E57E9">
        <w:t>7に積み上げのコンプライアンスの概念を示します。ここでは初期のコンプライアンスの起点と現在のバージョンとの間で起きた</w:t>
      </w:r>
      <w:del w:id="729" w:author="Mieko Sato" w:date="2018-01-25T15:45:00Z">
        <w:r w:rsidR="006D23A6" w:rsidRPr="007E57E9" w:rsidDel="00E15361">
          <w:delText>ソースコード</w:delText>
        </w:r>
      </w:del>
      <w:ins w:id="730" w:author="Mieko Sato" w:date="2018-01-25T15:45:00Z">
        <w:r w:rsidR="00E15361">
          <w:t>ソース コード</w:t>
        </w:r>
      </w:ins>
      <w:r w:rsidR="006D23A6" w:rsidRPr="007E57E9">
        <w:t>の変更が何であれ、コンプライアンスを確実に満たすことが必要となります。</w:t>
      </w:r>
    </w:p>
    <w:p w:rsidR="00AA6EAE" w:rsidRDefault="00AA6EAE" w:rsidP="00F57CC4">
      <w:pPr>
        <w:pStyle w:val="TableParagraph"/>
        <w:spacing w:after="120"/>
      </w:pPr>
    </w:p>
    <w:p w:rsidR="00213F3F" w:rsidRPr="00F57CC4" w:rsidRDefault="00F57CC4" w:rsidP="00F57CC4">
      <w:pPr>
        <w:pStyle w:val="TableParagraph"/>
        <w:spacing w:after="120"/>
      </w:pPr>
      <w:r w:rsidRPr="007E57E9">
        <w:rPr>
          <w:rFonts w:hint="eastAsia"/>
        </w:rPr>
        <w:t>図</w:t>
      </w:r>
      <w:r>
        <w:rPr>
          <w:rFonts w:hint="eastAsia"/>
        </w:rPr>
        <w:t>7：</w:t>
      </w:r>
      <w:r w:rsidRPr="007E57E9">
        <w:t>積み上げのコンプライアンスの例</w:t>
      </w:r>
    </w:p>
    <w:p w:rsidR="00213F3F" w:rsidRPr="00F57CC4" w:rsidRDefault="00F57CC4" w:rsidP="00F57CC4">
      <w:pPr>
        <w:pStyle w:val="4"/>
        <w:spacing w:before="240" w:after="120"/>
        <w:rPr>
          <w:lang w:eastAsia="ja-JP"/>
        </w:rPr>
      </w:pPr>
      <w:r w:rsidRPr="00F57CC4">
        <w:rPr>
          <w:rFonts w:hint="eastAsia"/>
          <w:lang w:eastAsia="ja-JP"/>
        </w:rPr>
        <w:t>解決策</w:t>
      </w:r>
    </w:p>
    <w:p w:rsidR="00F57CC4" w:rsidRPr="007E57E9" w:rsidRDefault="00F57CC4" w:rsidP="00917FB7">
      <w:pPr>
        <w:pStyle w:val="Ibrahim0"/>
        <w:spacing w:before="120" w:after="120"/>
      </w:pPr>
      <w:r w:rsidRPr="007E57E9">
        <w:rPr>
          <w:rFonts w:hint="eastAsia"/>
        </w:rPr>
        <w:t>企業は以下の活動を通じてコンプライアンスを維持することができます。</w:t>
      </w:r>
    </w:p>
    <w:p w:rsidR="00F57CC4" w:rsidRPr="007E57E9" w:rsidRDefault="00F57CC4" w:rsidP="00917FB7">
      <w:pPr>
        <w:pStyle w:val="Ibrahim"/>
        <w:spacing w:before="120"/>
      </w:pPr>
      <w:r w:rsidRPr="007E57E9">
        <w:t>企業の</w:t>
      </w:r>
      <w:del w:id="731" w:author="Mieko Sato" w:date="2018-01-25T16:07:00Z">
        <w:r w:rsidRPr="007E57E9" w:rsidDel="008D48A1">
          <w:delText>コンプライアンスポリシー</w:delText>
        </w:r>
      </w:del>
      <w:ins w:id="732" w:author="Mieko Sato" w:date="2018-01-25T16:07:00Z">
        <w:r w:rsidR="008D48A1">
          <w:t>コンプライアンス ポリシー</w:t>
        </w:r>
      </w:ins>
      <w:r w:rsidRPr="007E57E9">
        <w:t>とプロセス、加えてあらゆるガイドラインの厳守コードベースに統合されたすべての</w:t>
      </w:r>
      <w:del w:id="733" w:author="Mieko Sato" w:date="2018-01-25T15:45:00Z">
        <w:r w:rsidRPr="007E57E9" w:rsidDel="00E15361">
          <w:delText>ソースコード</w:delText>
        </w:r>
      </w:del>
      <w:ins w:id="734" w:author="Mieko Sato" w:date="2018-01-25T15:45:00Z">
        <w:r w:rsidR="00E15361">
          <w:t>ソース コード</w:t>
        </w:r>
      </w:ins>
      <w:r w:rsidRPr="007E57E9">
        <w:t>について、出所を問わず継続的に監査</w:t>
      </w:r>
    </w:p>
    <w:p w:rsidR="00F57CC4" w:rsidRPr="007E57E9" w:rsidRDefault="00F57CC4" w:rsidP="00917FB7">
      <w:pPr>
        <w:pStyle w:val="Ibrahim"/>
        <w:spacing w:before="120"/>
      </w:pPr>
      <w:r w:rsidRPr="007E57E9">
        <w:t>コンプライアンスや自動化に使われるツールを継続的に改善し、コンプライアンス プログラムにおいて可能な限り多くのプロセスを高い効率で実行</w:t>
      </w:r>
    </w:p>
    <w:p w:rsidR="00213F3F" w:rsidRDefault="00917FB7" w:rsidP="005369A4">
      <w:pPr>
        <w:pStyle w:val="3"/>
        <w:spacing w:before="360" w:after="120"/>
      </w:pPr>
      <w:bookmarkStart w:id="735" w:name="_Toc504728050"/>
      <w:r w:rsidRPr="007E57E9">
        <w:rPr>
          <w:rFonts w:hAnsi="メイリオ" w:hint="eastAsia"/>
        </w:rPr>
        <w:t>内面化と末永い実行</w:t>
      </w:r>
      <w:bookmarkEnd w:id="735"/>
    </w:p>
    <w:p w:rsidR="00917FB7" w:rsidRPr="007E57E9" w:rsidRDefault="00917FB7" w:rsidP="00917FB7">
      <w:pPr>
        <w:pStyle w:val="Ibrahim0"/>
        <w:spacing w:before="120" w:after="120"/>
      </w:pPr>
      <w:del w:id="736" w:author="Mieko Sato" w:date="2018-01-25T15:44:00Z">
        <w:r w:rsidRPr="007E57E9" w:rsidDel="00E15361">
          <w:rPr>
            <w:rFonts w:hint="eastAsia"/>
          </w:rPr>
          <w:delText>オープンソース</w:delText>
        </w:r>
      </w:del>
      <w:ins w:id="737" w:author="Mieko Sato" w:date="2018-01-25T15:44:00Z">
        <w:r w:rsidR="00E15361">
          <w:rPr>
            <w:rFonts w:hint="eastAsia"/>
          </w:rPr>
          <w:t>オープン ソース</w:t>
        </w:r>
      </w:ins>
      <w:r w:rsidRPr="007E57E9">
        <w:rPr>
          <w:rFonts w:hint="eastAsia"/>
        </w:rPr>
        <w:t>のコンプライアンス活動を維持するのは組織</w:t>
      </w:r>
      <w:r w:rsidRPr="007E57E9">
        <w:t xml:space="preserve"> が成長し、</w:t>
      </w:r>
      <w:del w:id="738" w:author="Mieko Sato" w:date="2018-01-25T15:44:00Z">
        <w:r w:rsidRPr="007E57E9" w:rsidDel="00E15361">
          <w:delText>オープンソース</w:delText>
        </w:r>
      </w:del>
      <w:ins w:id="739" w:author="Mieko Sato" w:date="2018-01-25T15:44:00Z">
        <w:r w:rsidR="00E15361">
          <w:t>オープン ソース</w:t>
        </w:r>
      </w:ins>
      <w:r w:rsidRPr="007E57E9">
        <w:t xml:space="preserve">を使った更なる製品やサービス出荷に伴う進行中の挑戦です。企業は開発のカルチャーの中へとコンプライアンスを内面化し、末永く実行するためにいくつかの段階を踏むとよいです。 </w:t>
      </w:r>
    </w:p>
    <w:p w:rsidR="00213F3F" w:rsidRDefault="00213F3F">
      <w:pPr>
        <w:pStyle w:val="a3"/>
        <w:spacing w:before="120" w:after="120" w:line="266" w:lineRule="auto"/>
        <w:ind w:left="599"/>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docGrid w:linePitch="299"/>
        </w:sectPr>
      </w:pPr>
    </w:p>
    <w:p w:rsidR="00213F3F" w:rsidRDefault="00917FB7" w:rsidP="00917FB7">
      <w:pPr>
        <w:pStyle w:val="4"/>
        <w:spacing w:before="240" w:after="120"/>
        <w:rPr>
          <w:sz w:val="28"/>
          <w:lang w:eastAsia="ja-JP"/>
        </w:rPr>
      </w:pPr>
      <w:r w:rsidRPr="007E57E9">
        <w:rPr>
          <w:rFonts w:hint="eastAsia"/>
          <w:lang w:eastAsia="ja-JP"/>
        </w:rPr>
        <w:t>解決策</w:t>
      </w:r>
    </w:p>
    <w:p w:rsidR="00917FB7" w:rsidRPr="007E57E9" w:rsidRDefault="00917FB7" w:rsidP="00917FB7">
      <w:pPr>
        <w:pStyle w:val="5"/>
      </w:pPr>
      <w:r w:rsidRPr="007E57E9">
        <w:rPr>
          <w:rFonts w:hint="eastAsia"/>
        </w:rPr>
        <w:t>後援者</w:t>
      </w:r>
    </w:p>
    <w:p w:rsidR="00917FB7" w:rsidRPr="007E57E9" w:rsidRDefault="00917FB7" w:rsidP="00917FB7">
      <w:pPr>
        <w:pStyle w:val="Ibrahim0"/>
        <w:spacing w:before="120" w:after="120"/>
      </w:pPr>
      <w:r w:rsidRPr="007E57E9">
        <w:rPr>
          <w:rFonts w:hint="eastAsia"/>
        </w:rPr>
        <w:t>役員レベルのコミットメントがコンプライアンス活動を持続させる上で必須です。進行中のコンプライアンスのリーダーとなり、</w:t>
      </w:r>
      <w:del w:id="740" w:author="Mieko Sato" w:date="2018-01-25T15:44:00Z">
        <w:r w:rsidRPr="007E57E9" w:rsidDel="00E15361">
          <w:rPr>
            <w:rFonts w:hint="eastAsia"/>
          </w:rPr>
          <w:delText>オープンソース</w:delText>
        </w:r>
      </w:del>
      <w:ins w:id="741" w:author="Mieko Sato" w:date="2018-01-25T15:44:00Z">
        <w:r w:rsidR="00E15361">
          <w:rPr>
            <w:rFonts w:hint="eastAsia"/>
          </w:rPr>
          <w:t>オープン ソース</w:t>
        </w:r>
      </w:ins>
      <w:r w:rsidRPr="007E57E9">
        <w:rPr>
          <w:rFonts w:hint="eastAsia"/>
        </w:rPr>
        <w:t>の管理機能を企業としてサポートする役員がいなければなりません。</w:t>
      </w:r>
    </w:p>
    <w:p w:rsidR="00917FB7" w:rsidRPr="007E57E9" w:rsidRDefault="00917FB7" w:rsidP="00917FB7">
      <w:pPr>
        <w:pStyle w:val="5"/>
      </w:pPr>
      <w:r w:rsidRPr="007E57E9">
        <w:rPr>
          <w:rFonts w:hint="eastAsia"/>
        </w:rPr>
        <w:t>一貫性</w:t>
      </w:r>
    </w:p>
    <w:p w:rsidR="00917FB7" w:rsidRDefault="00917FB7" w:rsidP="00917FB7">
      <w:pPr>
        <w:pStyle w:val="Ibrahim0"/>
        <w:spacing w:before="120" w:after="120"/>
      </w:pPr>
      <w:r w:rsidRPr="007E57E9">
        <w:rPr>
          <w:rFonts w:hint="eastAsia"/>
        </w:rPr>
        <w:t>企業全体で一貫性を保つことは複数のビジネス</w:t>
      </w:r>
      <w:r w:rsidRPr="007E57E9">
        <w:t xml:space="preserve"> ユニットや子会社を持つ大企業では重要です。部門間での一貫したアプローチは、記録の保持、グループ間でのコードの共有促進と並び有用です。</w:t>
      </w:r>
    </w:p>
    <w:p w:rsidR="00917FB7" w:rsidRPr="007E57E9" w:rsidRDefault="00917FB7" w:rsidP="00917FB7">
      <w:pPr>
        <w:pStyle w:val="5"/>
      </w:pPr>
      <w:r w:rsidRPr="007E57E9">
        <w:rPr>
          <w:rFonts w:hint="eastAsia"/>
        </w:rPr>
        <w:t>計測と分析</w:t>
      </w:r>
    </w:p>
    <w:p w:rsidR="00917FB7" w:rsidRPr="007E57E9" w:rsidRDefault="00917FB7" w:rsidP="00917FB7">
      <w:pPr>
        <w:pStyle w:val="Ibrahim0"/>
        <w:spacing w:before="120" w:after="120"/>
      </w:pPr>
      <w:r w:rsidRPr="007E57E9">
        <w:rPr>
          <w:rFonts w:hint="eastAsia"/>
        </w:rPr>
        <w:t>コンプライアンス活動やプロセス、手続きのインパクトや効率性を計測し分析すべきです。パフォーマンスを調べ、コンプライアンス</w:t>
      </w:r>
      <w:r w:rsidRPr="007E57E9">
        <w:t xml:space="preserve"> プログラムを改善するためです。計測の尺度は、コンプライアンス プログラムを推進する場合にプログラムの個々の構成要素から得られる生産性向上について対話をする助けとなります。</w:t>
      </w:r>
    </w:p>
    <w:p w:rsidR="00917FB7" w:rsidRPr="007E57E9" w:rsidRDefault="00917FB7" w:rsidP="00917FB7">
      <w:pPr>
        <w:pStyle w:val="5"/>
      </w:pPr>
      <w:r w:rsidRPr="007E57E9">
        <w:rPr>
          <w:rFonts w:hint="eastAsia"/>
        </w:rPr>
        <w:t>コンプライアンス</w:t>
      </w:r>
      <w:r w:rsidRPr="007E57E9">
        <w:t xml:space="preserve"> プロセスの改善</w:t>
      </w:r>
    </w:p>
    <w:p w:rsidR="00917FB7" w:rsidRPr="007E57E9" w:rsidRDefault="00917FB7" w:rsidP="00917FB7">
      <w:pPr>
        <w:pStyle w:val="Ibrahim0"/>
        <w:spacing w:before="120" w:after="120"/>
      </w:pPr>
      <w:r w:rsidRPr="007E57E9">
        <w:rPr>
          <w:rFonts w:hint="eastAsia"/>
        </w:rPr>
        <w:t>組織が</w:t>
      </w:r>
      <w:del w:id="742" w:author="Mieko Sato" w:date="2018-01-25T15:44:00Z">
        <w:r w:rsidRPr="007E57E9" w:rsidDel="00E15361">
          <w:rPr>
            <w:rFonts w:hint="eastAsia"/>
          </w:rPr>
          <w:delText>オープンソース</w:delText>
        </w:r>
      </w:del>
      <w:ins w:id="743" w:author="Mieko Sato" w:date="2018-01-25T15:44:00Z">
        <w:r w:rsidR="00E15361">
          <w:rPr>
            <w:rFonts w:hint="eastAsia"/>
          </w:rPr>
          <w:t>オープン ソース</w:t>
        </w:r>
      </w:ins>
      <w:r w:rsidRPr="007E57E9">
        <w:rPr>
          <w:rFonts w:hint="eastAsia"/>
        </w:rPr>
        <w:t>を利用する範囲や目的</w:t>
      </w:r>
      <w:r w:rsidRPr="007E57E9">
        <w:t xml:space="preserve"> は変化します。製品や技術、企業の吸収や合併、海外への委託、その他多くの要因によって動きます。</w:t>
      </w:r>
      <w:del w:id="744" w:author="Mieko Sato" w:date="2018-01-25T17:03:00Z">
        <w:r w:rsidRPr="002D295D" w:rsidDel="002D295D">
          <w:rPr>
            <w:rFonts w:hint="eastAsia"/>
            <w:highlight w:val="yellow"/>
            <w:rPrChange w:id="745" w:author="Mieko Sato" w:date="2018-01-25T17:03:00Z">
              <w:rPr>
                <w:rFonts w:hint="eastAsia"/>
              </w:rPr>
            </w:rPrChange>
          </w:rPr>
          <w:delText>従</w:delText>
        </w:r>
      </w:del>
      <w:ins w:id="746" w:author="Mieko Sato" w:date="2018-01-25T17:03:00Z">
        <w:r w:rsidR="002D295D" w:rsidRPr="002D295D">
          <w:rPr>
            <w:rFonts w:hint="eastAsia"/>
            <w:highlight w:val="yellow"/>
            <w:rPrChange w:id="747" w:author="Mieko Sato" w:date="2018-01-25T17:03:00Z">
              <w:rPr>
                <w:rFonts w:hint="eastAsia"/>
              </w:rPr>
            </w:rPrChange>
          </w:rPr>
          <w:t>したが</w:t>
        </w:r>
      </w:ins>
      <w:r w:rsidRPr="002D295D">
        <w:rPr>
          <w:highlight w:val="yellow"/>
          <w:rPrChange w:id="748" w:author="Mieko Sato" w:date="2018-01-25T17:03:00Z">
            <w:rPr/>
          </w:rPrChange>
        </w:rPr>
        <w:t>って</w:t>
      </w:r>
      <w:r w:rsidRPr="007E57E9">
        <w:t>、</w:t>
      </w:r>
      <w:ins w:id="749" w:author="Mieko Sato" w:date="2018-01-25T17:00:00Z">
        <w:r w:rsidR="002D295D" w:rsidRPr="002D295D">
          <w:rPr>
            <w:rFonts w:hint="eastAsia"/>
            <w:highlight w:val="yellow"/>
            <w:rPrChange w:id="750" w:author="Mieko Sato" w:date="2018-01-25T17:01:00Z">
              <w:rPr>
                <w:rFonts w:hint="eastAsia"/>
              </w:rPr>
            </w:rPrChange>
          </w:rPr>
          <w:t>コンプライアンス</w:t>
        </w:r>
        <w:r w:rsidR="002D295D" w:rsidRPr="002D295D">
          <w:rPr>
            <w:highlight w:val="yellow"/>
            <w:rPrChange w:id="751" w:author="Mieko Sato" w:date="2018-01-25T17:01:00Z">
              <w:rPr/>
            </w:rPrChange>
          </w:rPr>
          <w:t xml:space="preserve"> </w:t>
        </w:r>
      </w:ins>
      <w:del w:id="752" w:author="Mieko Sato" w:date="2018-01-25T17:00:00Z">
        <w:r w:rsidRPr="002D295D" w:rsidDel="002D295D">
          <w:rPr>
            <w:highlight w:val="yellow"/>
            <w:rPrChange w:id="753" w:author="Mieko Sato" w:date="2018-01-25T17:01:00Z">
              <w:rPr/>
            </w:rPrChange>
          </w:rPr>
          <w:delText>今ぷらインす</w:delText>
        </w:r>
      </w:del>
      <w:r w:rsidRPr="002D295D">
        <w:rPr>
          <w:highlight w:val="yellow"/>
          <w:rPrChange w:id="754" w:author="Mieko Sato" w:date="2018-01-25T17:01:00Z">
            <w:rPr/>
          </w:rPrChange>
        </w:rPr>
        <w:t>ポリシー</w:t>
      </w:r>
      <w:r w:rsidRPr="007E57E9">
        <w:t>とプロセスを絶えず評価し、改善する必要があります。</w:t>
      </w:r>
    </w:p>
    <w:p w:rsidR="00917FB7" w:rsidRPr="007E57E9" w:rsidRDefault="00917FB7" w:rsidP="00917FB7">
      <w:pPr>
        <w:pStyle w:val="Ibrahim0"/>
        <w:spacing w:before="120" w:after="120"/>
      </w:pPr>
      <w:del w:id="755" w:author="Mieko Sato" w:date="2018-01-25T15:52:00Z">
        <w:r w:rsidRPr="007E57E9" w:rsidDel="007F33FC">
          <w:rPr>
            <w:rFonts w:hint="eastAsia"/>
          </w:rPr>
          <w:delText>更に</w:delText>
        </w:r>
      </w:del>
      <w:ins w:id="756" w:author="Mieko Sato" w:date="2018-01-25T15:52:00Z">
        <w:r w:rsidR="007F33FC">
          <w:rPr>
            <w:rFonts w:hint="eastAsia"/>
          </w:rPr>
          <w:t>さらに</w:t>
        </w:r>
      </w:ins>
      <w:r w:rsidRPr="007E57E9">
        <w:rPr>
          <w:rFonts w:hint="eastAsia"/>
        </w:rPr>
        <w:t>、</w:t>
      </w:r>
      <w:del w:id="757" w:author="Mieko Sato" w:date="2018-01-25T15:44:00Z">
        <w:r w:rsidRPr="007E57E9" w:rsidDel="00E15361">
          <w:rPr>
            <w:rFonts w:hint="eastAsia"/>
          </w:rPr>
          <w:delText>オープンソース</w:delText>
        </w:r>
      </w:del>
      <w:ins w:id="758" w:author="Mieko Sato" w:date="2018-01-25T15:44:00Z">
        <w:r w:rsidR="00E15361">
          <w:rPr>
            <w:rFonts w:hint="eastAsia"/>
          </w:rPr>
          <w:t>オープン ソース</w:t>
        </w:r>
      </w:ins>
      <w:ins w:id="759" w:author="Mieko Sato" w:date="2018-01-25T17:01:00Z">
        <w:r w:rsidR="002D295D">
          <w:rPr>
            <w:rFonts w:hint="eastAsia"/>
          </w:rPr>
          <w:t xml:space="preserve"> </w:t>
        </w:r>
      </w:ins>
      <w:r w:rsidRPr="002D295D">
        <w:rPr>
          <w:rFonts w:hint="eastAsia"/>
          <w:highlight w:val="yellow"/>
          <w:rPrChange w:id="760" w:author="Mieko Sato" w:date="2018-01-25T17:03:00Z">
            <w:rPr>
              <w:rFonts w:hint="eastAsia"/>
            </w:rPr>
          </w:rPrChange>
        </w:rPr>
        <w:t>ライ</w:t>
      </w:r>
      <w:del w:id="761" w:author="Mieko Sato" w:date="2018-01-25T17:02:00Z">
        <w:r w:rsidRPr="002D295D" w:rsidDel="002D295D">
          <w:rPr>
            <w:rFonts w:hint="eastAsia"/>
            <w:highlight w:val="yellow"/>
            <w:rPrChange w:id="762" w:author="Mieko Sato" w:date="2018-01-25T17:03:00Z">
              <w:rPr>
                <w:rFonts w:hint="eastAsia"/>
              </w:rPr>
            </w:rPrChange>
          </w:rPr>
          <w:delText>ン</w:delText>
        </w:r>
      </w:del>
      <w:r w:rsidRPr="002D295D">
        <w:rPr>
          <w:rFonts w:hint="eastAsia"/>
          <w:highlight w:val="yellow"/>
          <w:rPrChange w:id="763" w:author="Mieko Sato" w:date="2018-01-25T17:03:00Z">
            <w:rPr>
              <w:rFonts w:hint="eastAsia"/>
            </w:rPr>
          </w:rPrChange>
        </w:rPr>
        <w:t>センス</w:t>
      </w:r>
      <w:r w:rsidRPr="007E57E9">
        <w:rPr>
          <w:rFonts w:hint="eastAsia"/>
        </w:rPr>
        <w:t>の解釈や法的リスクも進化します。こうしたダイナミックな環境の中で、コンプライアンス</w:t>
      </w:r>
      <w:r w:rsidRPr="007E57E9">
        <w:t xml:space="preserve"> プログラムも進化する必要があります。 </w:t>
      </w:r>
    </w:p>
    <w:p w:rsidR="00213F3F" w:rsidRDefault="00213F3F">
      <w:pPr>
        <w:spacing w:before="120" w:after="120" w:line="266" w:lineRule="auto"/>
        <w:jc w:val="both"/>
        <w:rPr>
          <w:lang w:eastAsia="ja-JP"/>
        </w:rPr>
        <w:sectPr w:rsidR="00213F3F" w:rsidSect="006D701A">
          <w:pgSz w:w="8400" w:h="11910" w:code="11"/>
          <w:pgMar w:top="440" w:right="0" w:bottom="340" w:left="0" w:header="340" w:footer="153" w:gutter="0"/>
          <w:cols w:space="720"/>
          <w:docGrid w:linePitch="299"/>
        </w:sectPr>
      </w:pPr>
    </w:p>
    <w:p w:rsidR="00917FB7" w:rsidRPr="007E57E9" w:rsidRDefault="00917FB7" w:rsidP="00917FB7">
      <w:pPr>
        <w:pStyle w:val="5"/>
      </w:pPr>
      <w:r w:rsidRPr="007E57E9">
        <w:rPr>
          <w:rFonts w:hint="eastAsia"/>
        </w:rPr>
        <w:t>守らせること</w:t>
      </w:r>
      <w:r w:rsidRPr="007E57E9">
        <w:t xml:space="preserve"> </w:t>
      </w:r>
    </w:p>
    <w:p w:rsidR="00917FB7" w:rsidRPr="007E57E9" w:rsidRDefault="00917FB7" w:rsidP="001D0B43">
      <w:pPr>
        <w:pStyle w:val="Ibrahim0"/>
        <w:spacing w:before="120" w:after="120"/>
      </w:pPr>
      <w:r w:rsidRPr="007E57E9">
        <w:rPr>
          <w:rFonts w:hint="eastAsia"/>
        </w:rPr>
        <w:t>コンプライアンス</w:t>
      </w:r>
      <w:r w:rsidRPr="007E57E9">
        <w:t xml:space="preserve"> プログラムは、守られなければ無意味です。効果を持たせるため、コンプライアンス</w:t>
      </w:r>
      <w:ins w:id="764" w:author="Mieko Sato" w:date="2018-01-25T16:26:00Z">
        <w:r w:rsidR="00131275">
          <w:rPr>
            <w:rFonts w:hint="eastAsia"/>
          </w:rPr>
          <w:t xml:space="preserve"> </w:t>
        </w:r>
      </w:ins>
      <w:r w:rsidRPr="007E57E9">
        <w:t>プログラムにはプログラム厳守を監視し、ポリシーやプロセスやガイドラインを全社的に守らせる メカニズムを含めるべきです。コンプライアンス プログラムを守らせる方法の一つは、ソフトウェア開発プロセスと統合し、従業員の業績査定の幾分かをコンプライアンス プログラム活動へのコミットメントと実行とすることです。</w:t>
      </w:r>
    </w:p>
    <w:p w:rsidR="00917FB7" w:rsidRPr="007E57E9" w:rsidRDefault="00917FB7" w:rsidP="00917FB7">
      <w:pPr>
        <w:pStyle w:val="5"/>
      </w:pPr>
      <w:r w:rsidRPr="007E57E9">
        <w:rPr>
          <w:rFonts w:hint="eastAsia"/>
        </w:rPr>
        <w:t>スタッフ割り当て</w:t>
      </w:r>
    </w:p>
    <w:p w:rsidR="00917FB7" w:rsidRPr="007E57E9" w:rsidRDefault="00917FB7" w:rsidP="001D0B43">
      <w:pPr>
        <w:pStyle w:val="Ibrahim0"/>
        <w:spacing w:before="120" w:after="120"/>
      </w:pPr>
      <w:r w:rsidRPr="007E57E9">
        <w:rPr>
          <w:rFonts w:hint="eastAsia"/>
        </w:rPr>
        <w:t>スタッフがコンプライアンスの職務のために割り当てられ、十分なコンプライアンスの訓練が組織の全従業員に確実に施されていなければなりません。大きな組織ではコンプライアンス</w:t>
      </w:r>
      <w:r w:rsidRPr="007E57E9">
        <w:t xml:space="preserve"> オフィサー、および関連する職務はフルタイムの仕事となり得ます。小さい組織では分担したり、時間の一部を割くべき活動となる可能性が高いです。</w:t>
      </w:r>
    </w:p>
    <w:p w:rsidR="00213F3F" w:rsidRDefault="00213F3F">
      <w:pPr>
        <w:spacing w:before="120" w:after="120"/>
        <w:rPr>
          <w:lang w:eastAsia="ja-JP"/>
        </w:rPr>
        <w:sectPr w:rsidR="00213F3F" w:rsidSect="006D701A">
          <w:pgSz w:w="8400" w:h="11910" w:code="11"/>
          <w:pgMar w:top="440" w:right="0" w:bottom="340" w:left="0" w:header="340" w:footer="153" w:gutter="0"/>
          <w:cols w:space="720"/>
          <w:docGrid w:linePitch="299"/>
        </w:sectPr>
      </w:pPr>
    </w:p>
    <w:p w:rsidR="001167FF" w:rsidRPr="001167FF" w:rsidRDefault="001167FF" w:rsidP="001167FF">
      <w:pPr>
        <w:pStyle w:val="1"/>
        <w:spacing w:beforeLines="100" w:before="240" w:line="600" w:lineRule="exact"/>
        <w:ind w:right="1701"/>
        <w:rPr>
          <w:color w:val="auto"/>
          <w:sz w:val="40"/>
          <w:szCs w:val="40"/>
        </w:rPr>
      </w:pPr>
      <w:bookmarkStart w:id="765" w:name="Chapter_3"/>
      <w:bookmarkStart w:id="766" w:name="ACHIEVING_COMPLIANCE:_ROLES__AND_RESPONS"/>
      <w:bookmarkStart w:id="767" w:name="_Toc504728051"/>
      <w:bookmarkEnd w:id="765"/>
      <w:bookmarkEnd w:id="766"/>
      <w:r w:rsidRPr="007E57E9">
        <w:rPr>
          <w:rFonts w:hint="eastAsia"/>
        </w:rPr>
        <w:t>第</w:t>
      </w:r>
      <w:r w:rsidRPr="007E57E9">
        <w:t>3章</w:t>
      </w:r>
      <w:r>
        <w:br/>
      </w:r>
      <w:r w:rsidRPr="00875DD5">
        <w:rPr>
          <w:rFonts w:hint="eastAsia"/>
          <w:color w:val="auto"/>
          <w:sz w:val="32"/>
          <w:szCs w:val="32"/>
        </w:rPr>
        <w:t>コンプライアンス達成に向けて：</w:t>
      </w:r>
      <w:r w:rsidR="00875DD5">
        <w:rPr>
          <w:color w:val="auto"/>
          <w:sz w:val="32"/>
          <w:szCs w:val="32"/>
        </w:rPr>
        <w:br/>
      </w:r>
      <w:r w:rsidRPr="00875DD5">
        <w:rPr>
          <w:rFonts w:hint="eastAsia"/>
          <w:color w:val="auto"/>
          <w:sz w:val="32"/>
          <w:szCs w:val="32"/>
        </w:rPr>
        <w:t>役割と責任</w:t>
      </w:r>
      <w:bookmarkEnd w:id="767"/>
    </w:p>
    <w:p w:rsidR="001167FF" w:rsidRPr="007E57E9" w:rsidRDefault="001167FF" w:rsidP="001167FF">
      <w:pPr>
        <w:pStyle w:val="Ibrahim0"/>
        <w:spacing w:before="120" w:after="120"/>
      </w:pPr>
      <w:r w:rsidRPr="007E57E9">
        <w:rPr>
          <w:rFonts w:hint="eastAsia"/>
        </w:rPr>
        <w:t>一人の個人では、どれほどの達人であろうとも、</w:t>
      </w:r>
      <w:del w:id="768" w:author="Mieko Sato" w:date="2018-01-25T15:44:00Z">
        <w:r w:rsidRPr="007E57E9" w:rsidDel="00E15361">
          <w:rPr>
            <w:rFonts w:hint="eastAsia"/>
          </w:rPr>
          <w:delText>オープンソース</w:delText>
        </w:r>
      </w:del>
      <w:ins w:id="769" w:author="Mieko Sato" w:date="2018-01-25T15:44:00Z">
        <w:r w:rsidR="00E15361">
          <w:rPr>
            <w:rFonts w:hint="eastAsia"/>
          </w:rPr>
          <w:t>オープン ソース</w:t>
        </w:r>
      </w:ins>
      <w:r w:rsidRPr="007E57E9">
        <w:t xml:space="preserve"> コンプライアンスを組織全体に実装することはできません。図8は</w:t>
      </w:r>
      <w:del w:id="770" w:author="Mieko Sato" w:date="2018-01-25T15:44:00Z">
        <w:r w:rsidRPr="007E57E9" w:rsidDel="00E15361">
          <w:delText>オープンソース</w:delText>
        </w:r>
      </w:del>
      <w:ins w:id="771" w:author="Mieko Sato" w:date="2018-01-25T15:44:00Z">
        <w:r w:rsidR="00E15361">
          <w:t>オープン ソース</w:t>
        </w:r>
      </w:ins>
      <w:r w:rsidRPr="007E57E9">
        <w:t xml:space="preserve"> コンプライアンスの達成に責任がある</w:t>
      </w:r>
      <w:del w:id="772" w:author="Mieko Sato" w:date="2018-01-25T16:41:00Z">
        <w:r w:rsidRPr="007E57E9" w:rsidDel="00D56E5E">
          <w:delText>様々</w:delText>
        </w:r>
      </w:del>
      <w:ins w:id="773" w:author="Mieko Sato" w:date="2018-01-25T16:41:00Z">
        <w:r w:rsidR="00D56E5E">
          <w:t>さまざま</w:t>
        </w:r>
      </w:ins>
      <w:r w:rsidRPr="007E57E9">
        <w:t>な部門を書き下したものです。コンプライアンス達成には二つのチームが必要となる。コアチームと拡大チームです。後者は通常、前者を包括するものとなります。</w:t>
      </w:r>
    </w:p>
    <w:p w:rsidR="00213F3F" w:rsidRDefault="005623F6">
      <w:pPr>
        <w:pStyle w:val="a3"/>
        <w:spacing w:before="120" w:after="120"/>
        <w:rPr>
          <w:sz w:val="9"/>
          <w:lang w:eastAsia="ja-JP"/>
        </w:rPr>
      </w:pPr>
      <w:r>
        <w:rPr>
          <w:noProof/>
          <w:sz w:val="20"/>
        </w:rPr>
        <w:drawing>
          <wp:anchor distT="0" distB="0" distL="114300" distR="114300" simplePos="0" relativeHeight="503237512" behindDoc="0" locked="0" layoutInCell="1" allowOverlap="1" wp14:anchorId="11292CC1" wp14:editId="73A6A2A1">
            <wp:simplePos x="0" y="0"/>
            <wp:positionH relativeFrom="column">
              <wp:posOffset>323850</wp:posOffset>
            </wp:positionH>
            <wp:positionV relativeFrom="paragraph">
              <wp:posOffset>188595</wp:posOffset>
            </wp:positionV>
            <wp:extent cx="4303395" cy="3117850"/>
            <wp:effectExtent l="0" t="0" r="0" b="635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33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3C5" w:rsidRDefault="007233C5" w:rsidP="001167FF">
      <w:pPr>
        <w:pStyle w:val="Ibrahim2"/>
        <w:spacing w:after="120"/>
      </w:pPr>
    </w:p>
    <w:p w:rsidR="001167FF" w:rsidRPr="007E57E9" w:rsidRDefault="001167FF" w:rsidP="001167FF">
      <w:pPr>
        <w:pStyle w:val="Ibrahim2"/>
        <w:spacing w:after="120"/>
      </w:pPr>
      <w:r w:rsidRPr="007E57E9">
        <w:rPr>
          <w:rFonts w:hint="eastAsia"/>
        </w:rPr>
        <w:t>図</w:t>
      </w:r>
      <w:r w:rsidRPr="007E57E9">
        <w:t>8</w:t>
      </w:r>
      <w:r>
        <w:rPr>
          <w:rFonts w:hint="eastAsia"/>
        </w:rPr>
        <w:t>：</w:t>
      </w:r>
      <w:del w:id="774" w:author="Mieko Sato" w:date="2018-01-25T15:44:00Z">
        <w:r w:rsidRPr="007E57E9" w:rsidDel="00E15361">
          <w:delText>オープンソース</w:delText>
        </w:r>
      </w:del>
      <w:ins w:id="775" w:author="Mieko Sato" w:date="2018-01-25T15:44:00Z">
        <w:r w:rsidR="00E15361">
          <w:t>オープン ソース</w:t>
        </w:r>
      </w:ins>
      <w:r w:rsidRPr="007E57E9">
        <w:t xml:space="preserve"> コンプライアンスを確かなものとする個人とチーム</w:t>
      </w:r>
    </w:p>
    <w:p w:rsidR="00213F3F" w:rsidRDefault="00213F3F">
      <w:pPr>
        <w:spacing w:before="120" w:after="120"/>
        <w:rPr>
          <w:sz w:val="18"/>
          <w:lang w:eastAsia="ja-JP"/>
        </w:rPr>
        <w:sectPr w:rsidR="00213F3F" w:rsidSect="006D701A">
          <w:pgSz w:w="8400" w:h="11910" w:code="11"/>
          <w:pgMar w:top="440" w:right="0" w:bottom="340" w:left="0" w:header="340" w:footer="153" w:gutter="0"/>
          <w:cols w:space="720"/>
        </w:sectPr>
      </w:pPr>
    </w:p>
    <w:p w:rsidR="009F58AA" w:rsidRPr="007E57E9" w:rsidRDefault="009F58AA" w:rsidP="009F58AA">
      <w:pPr>
        <w:pStyle w:val="Ibrahim0"/>
        <w:spacing w:before="120" w:after="120"/>
      </w:pPr>
      <w:r w:rsidRPr="007E57E9">
        <w:rPr>
          <w:rFonts w:hint="eastAsia"/>
        </w:rPr>
        <w:t>コアチームは</w:t>
      </w:r>
      <w:del w:id="776" w:author="Mieko Sato" w:date="2018-01-25T15:44:00Z">
        <w:r w:rsidRPr="007E57E9" w:rsidDel="00E15361">
          <w:rPr>
            <w:rFonts w:hint="eastAsia"/>
          </w:rPr>
          <w:delText>オープンソース</w:delText>
        </w:r>
      </w:del>
      <w:ins w:id="777" w:author="Mieko Sato" w:date="2018-01-25T15:44:00Z">
        <w:r w:rsidR="00E15361">
          <w:rPr>
            <w:rFonts w:hint="eastAsia"/>
          </w:rPr>
          <w:t>オープン ソース</w:t>
        </w:r>
      </w:ins>
      <w:r w:rsidRPr="007E57E9">
        <w:rPr>
          <w:rFonts w:hint="eastAsia"/>
        </w:rPr>
        <w:t>評価委員会</w:t>
      </w:r>
      <w:r w:rsidRPr="007E57E9">
        <w:t xml:space="preserve"> (Open Source Review Board</w:t>
      </w:r>
      <w:ins w:id="778" w:author="Mieko Sato" w:date="2018-01-25T15:20:00Z">
        <w:r w:rsidR="00EE6B02">
          <w:rPr>
            <w:rFonts w:hint="eastAsia"/>
          </w:rPr>
          <w:t>：</w:t>
        </w:r>
      </w:ins>
      <w:del w:id="779" w:author="Mieko Sato" w:date="2018-01-25T15:20:00Z">
        <w:r w:rsidRPr="007E57E9" w:rsidDel="00EE6B02">
          <w:delText xml:space="preserve">, </w:delText>
        </w:r>
      </w:del>
      <w:r w:rsidRPr="007E57E9">
        <w:t>OSRB) と呼ばれることも多いです。エンジニアリングと製品のチームの代表者たち、一人以上の法務顧問、そしてコンプライアンス オフィサーから構成されます。表４に個々の参加者のコアチームにおける役割と責任を示します。</w:t>
      </w:r>
    </w:p>
    <w:p w:rsidR="009F58AA" w:rsidRPr="007E57E9" w:rsidRDefault="009F58AA" w:rsidP="009F58AA">
      <w:pPr>
        <w:pStyle w:val="Ibrahim0"/>
        <w:spacing w:before="120" w:after="120"/>
      </w:pPr>
      <w:r w:rsidRPr="007E57E9">
        <w:rPr>
          <w:rFonts w:hint="eastAsia"/>
        </w:rPr>
        <w:t>拡大チームは表</w:t>
      </w:r>
      <w:r w:rsidRPr="007E57E9">
        <w:t>5 (49ページ) に示す通り、</w:t>
      </w:r>
      <w:del w:id="780" w:author="Mieko Sato" w:date="2018-01-25T16:41:00Z">
        <w:r w:rsidRPr="007E57E9" w:rsidDel="00D56E5E">
          <w:delText>様々</w:delText>
        </w:r>
      </w:del>
      <w:ins w:id="781" w:author="Mieko Sato" w:date="2018-01-25T16:41:00Z">
        <w:r w:rsidR="00D56E5E">
          <w:t>さまざま</w:t>
        </w:r>
      </w:ins>
      <w:r w:rsidRPr="007E57E9">
        <w:t>な部門からコンプライアンス活動のため随時加わる人々で、文書作成、サプライチェーン、全社開発 、IT、ローカル化、</w:t>
      </w:r>
      <w:del w:id="782" w:author="Mieko Sato" w:date="2018-01-25T15:44:00Z">
        <w:r w:rsidRPr="007E57E9" w:rsidDel="00E15361">
          <w:delText>オープンソース</w:delText>
        </w:r>
      </w:del>
      <w:ins w:id="783" w:author="Mieko Sato" w:date="2018-01-25T15:44:00Z">
        <w:r w:rsidR="00E15361">
          <w:t>オープン ソース</w:t>
        </w:r>
      </w:ins>
      <w:r w:rsidRPr="007E57E9">
        <w:t>幹部会議 (Open Source Executive Committee</w:t>
      </w:r>
      <w:ins w:id="784" w:author="Mieko Sato" w:date="2018-01-25T15:21:00Z">
        <w:r w:rsidR="00361BCF">
          <w:rPr>
            <w:rFonts w:hint="eastAsia"/>
          </w:rPr>
          <w:t>：</w:t>
        </w:r>
      </w:ins>
      <w:del w:id="785" w:author="Mieko Sato" w:date="2018-01-25T15:21:00Z">
        <w:r w:rsidRPr="007E57E9" w:rsidDel="00361BCF">
          <w:delText xml:space="preserve">, </w:delText>
        </w:r>
      </w:del>
      <w:r w:rsidRPr="007E57E9">
        <w:t>OSEC)</w:t>
      </w:r>
      <w:ins w:id="786" w:author="Mieko Sato" w:date="2018-01-25T17:08:00Z">
        <w:r w:rsidR="008937F6">
          <w:rPr>
            <w:rFonts w:hint="eastAsia"/>
          </w:rPr>
          <w:t xml:space="preserve"> </w:t>
        </w:r>
      </w:ins>
      <w:r w:rsidRPr="007E57E9">
        <w:t>らが含まれます。ただし拡大チームのメンバ</w:t>
      </w:r>
      <w:ins w:id="787" w:author="Mieko Sato" w:date="2018-01-25T16:31:00Z">
        <w:r w:rsidR="00EC2567">
          <w:rPr>
            <w:rFonts w:hint="eastAsia"/>
          </w:rPr>
          <w:t>ー</w:t>
        </w:r>
      </w:ins>
      <w:r w:rsidRPr="007E57E9">
        <w:t>は（実体をもつ組織である）コアチームと違い、OSRBから仕事を委任された時だけ活動します。</w:t>
      </w:r>
    </w:p>
    <w:p w:rsidR="009F58AA" w:rsidRPr="007E57E9" w:rsidRDefault="009F58AA" w:rsidP="009F58AA">
      <w:pPr>
        <w:pStyle w:val="Ibrahim2"/>
        <w:spacing w:after="120"/>
      </w:pPr>
      <w:r w:rsidRPr="007E57E9">
        <w:rPr>
          <w:rFonts w:hint="eastAsia"/>
        </w:rPr>
        <w:t>表</w:t>
      </w:r>
      <w:r w:rsidRPr="007E57E9">
        <w:t>4コンプライアンス コアチーム (OSRB) の主な役割と責任</w:t>
      </w: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01"/>
        <w:gridCol w:w="4077"/>
      </w:tblGrid>
      <w:tr w:rsidR="00213F3F" w:rsidTr="00013CE4">
        <w:trPr>
          <w:trHeight w:hRule="exact" w:val="548"/>
        </w:trPr>
        <w:tc>
          <w:tcPr>
            <w:tcW w:w="3301" w:type="dxa"/>
            <w:shd w:val="clear" w:color="auto" w:fill="00B4E0"/>
          </w:tcPr>
          <w:p w:rsidR="00213F3F" w:rsidRDefault="007C538A" w:rsidP="00892874">
            <w:pPr>
              <w:pStyle w:val="TableParagraph"/>
              <w:spacing w:before="120" w:after="120"/>
            </w:pPr>
            <w:r>
              <w:rPr>
                <w:rFonts w:hint="eastAsia"/>
                <w:color w:val="FFFFFF" w:themeColor="background1"/>
                <w:w w:val="105"/>
              </w:rPr>
              <w:t>参加者</w:t>
            </w:r>
          </w:p>
        </w:tc>
        <w:tc>
          <w:tcPr>
            <w:tcW w:w="4077" w:type="dxa"/>
            <w:shd w:val="clear" w:color="auto" w:fill="00B4E0"/>
          </w:tcPr>
          <w:p w:rsidR="00013CE4" w:rsidRPr="00013CE4" w:rsidRDefault="00013CE4" w:rsidP="00013CE4">
            <w:pPr>
              <w:pStyle w:val="TableParagraph"/>
              <w:spacing w:before="120" w:after="120"/>
              <w:rPr>
                <w:color w:val="FFFFFF" w:themeColor="background1"/>
                <w:w w:val="105"/>
              </w:rPr>
            </w:pPr>
            <w:r w:rsidRPr="00013CE4">
              <w:rPr>
                <w:rFonts w:hint="eastAsia"/>
                <w:color w:val="FFFFFF" w:themeColor="background1"/>
                <w:w w:val="105"/>
              </w:rPr>
              <w:t>主な役割と責任</w:t>
            </w:r>
          </w:p>
          <w:p w:rsidR="00213F3F" w:rsidRPr="00013CE4" w:rsidRDefault="00213F3F" w:rsidP="00013CE4">
            <w:pPr>
              <w:pStyle w:val="TableParagraph"/>
              <w:spacing w:before="120" w:after="120"/>
              <w:rPr>
                <w:color w:val="FFFFFF" w:themeColor="background1"/>
                <w:w w:val="105"/>
              </w:rPr>
            </w:pPr>
          </w:p>
        </w:tc>
      </w:tr>
      <w:tr w:rsidR="00213F3F" w:rsidTr="00013CE4">
        <w:trPr>
          <w:trHeight w:hRule="exact" w:val="4563"/>
        </w:trPr>
        <w:tc>
          <w:tcPr>
            <w:tcW w:w="3301"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rPr>
                <w:rFonts w:hint="eastAsia"/>
              </w:rPr>
              <w:t>法務の代表者</w:t>
            </w:r>
          </w:p>
          <w:p w:rsidR="00213F3F" w:rsidRPr="00013CE4" w:rsidRDefault="00013CE4" w:rsidP="00013CE4">
            <w:pPr>
              <w:pStyle w:val="TableParagraph"/>
              <w:spacing w:after="120"/>
            </w:pPr>
            <w:r w:rsidRPr="007E57E9">
              <w:rPr>
                <w:rFonts w:hint="eastAsia"/>
              </w:rPr>
              <w:t>代表者はその時の作業に応じ、法律顧問から弁護士補助職員まで変化します</w:t>
            </w:r>
          </w:p>
        </w:tc>
        <w:tc>
          <w:tcPr>
            <w:tcW w:w="4077" w:type="dxa"/>
            <w:tcBorders>
              <w:left w:val="single" w:sz="4" w:space="0" w:color="3C3533"/>
              <w:bottom w:val="single" w:sz="4" w:space="0" w:color="3C3533"/>
              <w:right w:val="single" w:sz="4" w:space="0" w:color="3C3533"/>
            </w:tcBorders>
          </w:tcPr>
          <w:p w:rsidR="00013CE4" w:rsidRPr="007E57E9" w:rsidRDefault="00013CE4" w:rsidP="00013CE4">
            <w:pPr>
              <w:pStyle w:val="TableParagraph"/>
              <w:spacing w:after="120"/>
            </w:pPr>
            <w:r w:rsidRPr="007E57E9">
              <w:t>OSRBとOSECへ参加</w:t>
            </w:r>
          </w:p>
          <w:p w:rsidR="00013CE4" w:rsidRPr="007E57E9" w:rsidRDefault="00013CE4" w:rsidP="00013CE4">
            <w:pPr>
              <w:pStyle w:val="TableParagraph"/>
              <w:spacing w:after="120"/>
            </w:pPr>
            <w:del w:id="788" w:author="Mieko Sato" w:date="2018-01-25T15:44:00Z">
              <w:r w:rsidRPr="007E57E9" w:rsidDel="00E15361">
                <w:rPr>
                  <w:rFonts w:hint="eastAsia"/>
                </w:rPr>
                <w:delText>オープンソース</w:delText>
              </w:r>
            </w:del>
            <w:ins w:id="789" w:author="Mieko Sato" w:date="2018-01-25T15:44:00Z">
              <w:r w:rsidR="00E15361">
                <w:rPr>
                  <w:rFonts w:hint="eastAsia"/>
                </w:rPr>
                <w:t>オープン ソース</w:t>
              </w:r>
            </w:ins>
            <w:r w:rsidRPr="007E57E9">
              <w:t xml:space="preserve"> ソフトウェアの利用、改変、頒布をレビューし承認</w:t>
            </w:r>
          </w:p>
          <w:p w:rsidR="00013CE4" w:rsidRPr="007E57E9" w:rsidRDefault="00013CE4" w:rsidP="00013CE4">
            <w:pPr>
              <w:pStyle w:val="TableParagraph"/>
              <w:spacing w:after="120"/>
            </w:pPr>
            <w:r w:rsidRPr="007E57E9">
              <w:rPr>
                <w:rFonts w:hint="eastAsia"/>
              </w:rPr>
              <w:t>ライセンスについてのガイドラインの提供</w:t>
            </w:r>
          </w:p>
          <w:p w:rsidR="00013CE4" w:rsidRPr="007E57E9" w:rsidRDefault="00013CE4" w:rsidP="00013CE4">
            <w:pPr>
              <w:pStyle w:val="TableParagraph"/>
              <w:spacing w:after="120"/>
            </w:pPr>
            <w:r w:rsidRPr="007E57E9">
              <w:rPr>
                <w:rFonts w:hint="eastAsia"/>
              </w:rPr>
              <w:t>トレーニングの提供と承認</w:t>
            </w:r>
          </w:p>
          <w:p w:rsidR="00013CE4" w:rsidRPr="007E57E9" w:rsidRDefault="00013CE4" w:rsidP="00013CE4">
            <w:pPr>
              <w:pStyle w:val="TableParagraph"/>
              <w:spacing w:after="120"/>
            </w:pPr>
            <w:del w:id="790" w:author="Mieko Sato" w:date="2018-01-25T15:44:00Z">
              <w:r w:rsidRPr="007E57E9" w:rsidDel="00E15361">
                <w:rPr>
                  <w:rFonts w:hint="eastAsia"/>
                </w:rPr>
                <w:delText>オープンソース</w:delText>
              </w:r>
            </w:del>
            <w:ins w:id="791" w:author="Mieko Sato" w:date="2018-01-25T15:44:00Z">
              <w:r w:rsidR="00E15361">
                <w:rPr>
                  <w:rFonts w:hint="eastAsia"/>
                </w:rPr>
                <w:t>オープン ソース</w:t>
              </w:r>
            </w:ins>
            <w:r w:rsidRPr="007E57E9">
              <w:t xml:space="preserve"> コンプライアンス プログラム改善への貢献</w:t>
            </w:r>
          </w:p>
          <w:p w:rsidR="00013CE4" w:rsidRPr="007E57E9" w:rsidRDefault="00013CE4" w:rsidP="00013CE4">
            <w:pPr>
              <w:pStyle w:val="TableParagraph"/>
              <w:spacing w:after="120"/>
            </w:pPr>
            <w:del w:id="792" w:author="Mieko Sato" w:date="2018-01-25T15:44:00Z">
              <w:r w:rsidRPr="007E57E9" w:rsidDel="00E15361">
                <w:rPr>
                  <w:rFonts w:hint="eastAsia"/>
                </w:rPr>
                <w:delText>オープンソース</w:delText>
              </w:r>
            </w:del>
            <w:ins w:id="793" w:author="Mieko Sato" w:date="2018-01-25T15:44:00Z">
              <w:r w:rsidR="00E15361">
                <w:rPr>
                  <w:rFonts w:hint="eastAsia"/>
                </w:rPr>
                <w:t>オープン ソース</w:t>
              </w:r>
            </w:ins>
            <w:r w:rsidRPr="007E57E9">
              <w:rPr>
                <w:rFonts w:hint="eastAsia"/>
              </w:rPr>
              <w:t>のポータルの内容をレビューし承認</w:t>
            </w:r>
          </w:p>
          <w:p w:rsidR="00013CE4" w:rsidRPr="007E57E9" w:rsidRDefault="00013CE4" w:rsidP="00013CE4">
            <w:pPr>
              <w:pStyle w:val="TableParagraph"/>
              <w:spacing w:after="120"/>
            </w:pPr>
            <w:r w:rsidRPr="007E57E9">
              <w:rPr>
                <w:rFonts w:hint="eastAsia"/>
              </w:rPr>
              <w:t>ライセンス上満たすべき義務一覧のレビューと承認</w:t>
            </w:r>
          </w:p>
          <w:p w:rsidR="00213F3F" w:rsidRPr="00013CE4" w:rsidRDefault="00013CE4" w:rsidP="00013CE4">
            <w:pPr>
              <w:pStyle w:val="TableParagraph"/>
              <w:spacing w:after="120"/>
            </w:pPr>
            <w:del w:id="794" w:author="Mieko Sato" w:date="2018-01-25T15:44:00Z">
              <w:r w:rsidRPr="007E57E9" w:rsidDel="00E15361">
                <w:rPr>
                  <w:rFonts w:hint="eastAsia"/>
                </w:rPr>
                <w:delText>オープンソース</w:delText>
              </w:r>
            </w:del>
            <w:ins w:id="795" w:author="Mieko Sato" w:date="2018-01-25T15:44:00Z">
              <w:r w:rsidR="00E15361">
                <w:rPr>
                  <w:rFonts w:hint="eastAsia"/>
                </w:rPr>
                <w:t>オープン ソース</w:t>
              </w:r>
            </w:ins>
            <w:r w:rsidRPr="007E57E9">
              <w:rPr>
                <w:rFonts w:hint="eastAsia"/>
              </w:rPr>
              <w:t>に関する告知の承認</w:t>
            </w:r>
          </w:p>
        </w:tc>
      </w:tr>
    </w:tbl>
    <w:p w:rsidR="00213F3F" w:rsidRDefault="00213F3F">
      <w:pPr>
        <w:spacing w:before="120" w:after="120" w:line="194" w:lineRule="exact"/>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301"/>
        <w:gridCol w:w="4077"/>
      </w:tblGrid>
      <w:tr w:rsidR="00A873ED">
        <w:trPr>
          <w:trHeight w:hRule="exact" w:val="503"/>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rsidR="00A873ED" w:rsidRDefault="00A873ED" w:rsidP="00A873ED">
            <w:pPr>
              <w:pStyle w:val="TableParagraph"/>
              <w:spacing w:before="120" w:after="120"/>
            </w:pPr>
            <w:r>
              <w:rPr>
                <w:rFonts w:hint="eastAsia"/>
                <w:color w:val="FFFFFF" w:themeColor="background1"/>
                <w:w w:val="105"/>
              </w:rPr>
              <w:t>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rsidR="00A873ED" w:rsidRPr="00013CE4" w:rsidRDefault="00A873ED" w:rsidP="00A873ED">
            <w:pPr>
              <w:pStyle w:val="TableParagraph"/>
              <w:spacing w:before="120" w:after="120"/>
              <w:rPr>
                <w:color w:val="FFFFFF" w:themeColor="background1"/>
                <w:w w:val="105"/>
              </w:rPr>
            </w:pPr>
            <w:r w:rsidRPr="00013CE4">
              <w:rPr>
                <w:rFonts w:hint="eastAsia"/>
                <w:color w:val="FFFFFF" w:themeColor="background1"/>
                <w:w w:val="105"/>
              </w:rPr>
              <w:t>主な役割と責任</w:t>
            </w:r>
          </w:p>
          <w:p w:rsidR="00A873ED" w:rsidRPr="00013CE4" w:rsidRDefault="00A873ED" w:rsidP="00A873ED">
            <w:pPr>
              <w:pStyle w:val="TableParagraph"/>
              <w:spacing w:before="120" w:after="120"/>
              <w:rPr>
                <w:color w:val="FFFFFF" w:themeColor="background1"/>
                <w:w w:val="105"/>
              </w:rPr>
            </w:pPr>
          </w:p>
        </w:tc>
      </w:tr>
      <w:tr w:rsidR="00213F3F" w:rsidTr="00A873ED">
        <w:trPr>
          <w:trHeight w:hRule="exact" w:val="4130"/>
        </w:trPr>
        <w:tc>
          <w:tcPr>
            <w:tcW w:w="3301" w:type="dxa"/>
            <w:tcBorders>
              <w:top w:val="single" w:sz="4" w:space="0" w:color="000000"/>
            </w:tcBorders>
            <w:shd w:val="clear" w:color="auto" w:fill="E6E7E8"/>
          </w:tcPr>
          <w:p w:rsidR="00A873ED" w:rsidRPr="00295702" w:rsidRDefault="00A873ED" w:rsidP="00A873ED">
            <w:pPr>
              <w:pStyle w:val="TableParagraph"/>
              <w:spacing w:after="120"/>
            </w:pPr>
            <w:r w:rsidRPr="00295702">
              <w:rPr>
                <w:rFonts w:hint="eastAsia"/>
              </w:rPr>
              <w:t>エンジニアリングおよび製品チームの代表</w:t>
            </w:r>
          </w:p>
          <w:p w:rsidR="00A873ED" w:rsidRPr="00295702" w:rsidRDefault="00A873ED" w:rsidP="00A873ED">
            <w:pPr>
              <w:pStyle w:val="TableParagraph"/>
              <w:spacing w:after="120"/>
            </w:pPr>
            <w:r w:rsidRPr="00295702">
              <w:rPr>
                <w:rFonts w:hint="eastAsia"/>
              </w:rPr>
              <w:t>企業によってはエンジニアリングと製品のチームは分かれていない</w:t>
            </w:r>
          </w:p>
          <w:p w:rsidR="00213F3F" w:rsidRPr="00A873ED" w:rsidRDefault="00213F3F" w:rsidP="00A873ED">
            <w:pPr>
              <w:pStyle w:val="TableParagraph"/>
              <w:spacing w:after="120"/>
            </w:pPr>
          </w:p>
        </w:tc>
        <w:tc>
          <w:tcPr>
            <w:tcW w:w="4077" w:type="dxa"/>
            <w:tcBorders>
              <w:top w:val="single" w:sz="4" w:space="0" w:color="000000"/>
            </w:tcBorders>
            <w:shd w:val="clear" w:color="auto" w:fill="E6E7E8"/>
          </w:tcPr>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w:t>
            </w:r>
            <w:r w:rsidRPr="007E57E9">
              <w:t xml:space="preserve"> ポリシーとプロセスの遵守</w:t>
            </w:r>
          </w:p>
          <w:p w:rsidR="00A873ED" w:rsidRPr="007E57E9" w:rsidRDefault="00A873ED" w:rsidP="00A873ED">
            <w:pPr>
              <w:pStyle w:val="TableParagraph"/>
              <w:spacing w:after="120"/>
            </w:pPr>
            <w:r w:rsidRPr="007E57E9">
              <w:rPr>
                <w:rFonts w:hint="eastAsia"/>
              </w:rPr>
              <w:t>コンプライアンスの実践を開発プロセスの中に統合</w:t>
            </w:r>
          </w:p>
          <w:p w:rsidR="00A873ED" w:rsidRPr="007E57E9" w:rsidRDefault="00A873ED" w:rsidP="00A873ED">
            <w:pPr>
              <w:pStyle w:val="TableParagraph"/>
              <w:spacing w:after="120"/>
            </w:pPr>
            <w:r w:rsidRPr="007E57E9">
              <w:rPr>
                <w:rFonts w:hint="eastAsia"/>
              </w:rPr>
              <w:t>コンプライアンス</w:t>
            </w:r>
            <w:ins w:id="796" w:author="Mieko Sato" w:date="2018-01-25T16:27:00Z">
              <w:r w:rsidR="00131275">
                <w:rPr>
                  <w:rFonts w:hint="eastAsia"/>
                </w:rPr>
                <w:t xml:space="preserve"> </w:t>
              </w:r>
            </w:ins>
            <w:r w:rsidRPr="007E57E9">
              <w:rPr>
                <w:rFonts w:hint="eastAsia"/>
              </w:rPr>
              <w:t>プログラムの改善に貢献</w:t>
            </w:r>
          </w:p>
          <w:p w:rsidR="00A873ED" w:rsidRPr="007E57E9" w:rsidRDefault="00A873ED" w:rsidP="00A873ED">
            <w:pPr>
              <w:pStyle w:val="TableParagraph"/>
              <w:spacing w:after="120"/>
            </w:pPr>
            <w:r w:rsidRPr="007E57E9">
              <w:rPr>
                <w:rFonts w:hint="eastAsia"/>
              </w:rPr>
              <w:t>技術的なコンプライアンス</w:t>
            </w:r>
            <w:r w:rsidRPr="007E57E9">
              <w:t xml:space="preserve"> プログラムの遵守</w:t>
            </w:r>
          </w:p>
          <w:p w:rsidR="00213F3F" w:rsidRDefault="00A873ED" w:rsidP="00A873ED">
            <w:pPr>
              <w:pStyle w:val="TableParagraph"/>
              <w:spacing w:after="120"/>
            </w:pPr>
            <w:r w:rsidRPr="007E57E9">
              <w:rPr>
                <w:rFonts w:hint="eastAsia"/>
              </w:rPr>
              <w:t>あらゆる質問への迅速な回答</w:t>
            </w:r>
          </w:p>
          <w:p w:rsidR="00A873ED" w:rsidRPr="007E57E9" w:rsidRDefault="00A873ED" w:rsidP="00A873ED">
            <w:pPr>
              <w:pStyle w:val="TableParagraph"/>
              <w:spacing w:after="120"/>
            </w:pPr>
            <w:r w:rsidRPr="007E57E9">
              <w:rPr>
                <w:rFonts w:hint="eastAsia"/>
              </w:rPr>
              <w:t>設計、アーキテクチャ</w:t>
            </w:r>
            <w:ins w:id="797" w:author="Mieko Sato" w:date="2018-01-25T16:18:00Z">
              <w:r w:rsidR="007A72D6">
                <w:rPr>
                  <w:rFonts w:hint="eastAsia"/>
                </w:rPr>
                <w:t>ー</w:t>
              </w:r>
            </w:ins>
            <w:r w:rsidRPr="007E57E9">
              <w:rPr>
                <w:rFonts w:hint="eastAsia"/>
              </w:rPr>
              <w:t>、コードのレビューの実施</w:t>
            </w:r>
          </w:p>
          <w:p w:rsidR="00A873ED" w:rsidRPr="007E57E9" w:rsidRDefault="00A873ED" w:rsidP="00A873ED">
            <w:pPr>
              <w:pStyle w:val="TableParagraph"/>
              <w:spacing w:after="120"/>
            </w:pPr>
            <w:r w:rsidRPr="007E57E9">
              <w:rPr>
                <w:rFonts w:hint="eastAsia"/>
              </w:rPr>
              <w:t>頒布のためのソフトウェア</w:t>
            </w:r>
            <w:r w:rsidRPr="007E57E9">
              <w:t xml:space="preserve"> パッケージ準備</w:t>
            </w:r>
          </w:p>
          <w:p w:rsidR="00A873ED" w:rsidRPr="00A873ED" w:rsidRDefault="00A873ED" w:rsidP="00A873ED">
            <w:pPr>
              <w:pStyle w:val="TableParagraph"/>
              <w:spacing w:after="120"/>
            </w:pPr>
          </w:p>
        </w:tc>
      </w:tr>
      <w:tr w:rsidR="00213F3F" w:rsidTr="00A873ED">
        <w:trPr>
          <w:trHeight w:hRule="exact" w:val="4543"/>
        </w:trPr>
        <w:tc>
          <w:tcPr>
            <w:tcW w:w="3301" w:type="dxa"/>
          </w:tcPr>
          <w:p w:rsidR="00A873ED" w:rsidRPr="007E57E9" w:rsidRDefault="00A873ED" w:rsidP="00A873ED">
            <w:pPr>
              <w:pStyle w:val="TableParagraph"/>
              <w:spacing w:after="120"/>
            </w:pPr>
            <w:r w:rsidRPr="007E57E9">
              <w:rPr>
                <w:rFonts w:hint="eastAsia"/>
              </w:rPr>
              <w:t>コンプライアンス</w:t>
            </w:r>
            <w:r w:rsidRPr="007E57E9">
              <w:t xml:space="preserve"> オフィサー</w:t>
            </w:r>
          </w:p>
          <w:p w:rsidR="00A873ED" w:rsidRPr="007E57E9" w:rsidRDefault="00A873ED" w:rsidP="00A873ED">
            <w:pPr>
              <w:pStyle w:val="TableParagraph"/>
              <w:spacing w:after="120"/>
            </w:pPr>
            <w:del w:id="798" w:author="Mieko Sato" w:date="2018-01-25T15:44:00Z">
              <w:r w:rsidRPr="007E57E9" w:rsidDel="00E15361">
                <w:rPr>
                  <w:rFonts w:hint="eastAsia"/>
                </w:rPr>
                <w:delText>オープンソース</w:delText>
              </w:r>
            </w:del>
            <w:ins w:id="799" w:author="Mieko Sato" w:date="2018-01-25T15:44:00Z">
              <w:r w:rsidR="00E15361">
                <w:rPr>
                  <w:rFonts w:hint="eastAsia"/>
                </w:rPr>
                <w:t>オープン ソース</w:t>
              </w:r>
            </w:ins>
            <w:r w:rsidRPr="007E57E9">
              <w:t xml:space="preserve"> コンプライアンス オフィサーは必ずしも専任である必要はないです。大抵の場合、</w:t>
            </w:r>
            <w:del w:id="800" w:author="Mieko Sato" w:date="2018-01-25T15:44:00Z">
              <w:r w:rsidRPr="007E57E9" w:rsidDel="00E15361">
                <w:delText>オープンソース</w:delText>
              </w:r>
            </w:del>
            <w:ins w:id="801" w:author="Mieko Sato" w:date="2018-01-25T15:44:00Z">
              <w:r w:rsidR="00E15361">
                <w:t>オープン ソース</w:t>
              </w:r>
            </w:ins>
            <w:r w:rsidRPr="007E57E9">
              <w:t>部門の部長や所長が役割を果たします</w:t>
            </w:r>
          </w:p>
          <w:p w:rsidR="00213F3F" w:rsidRPr="00A873ED" w:rsidRDefault="00213F3F" w:rsidP="00A873ED">
            <w:pPr>
              <w:pStyle w:val="TableParagraph"/>
              <w:spacing w:after="120"/>
            </w:pPr>
          </w:p>
        </w:tc>
        <w:tc>
          <w:tcPr>
            <w:tcW w:w="4077" w:type="dxa"/>
          </w:tcPr>
          <w:p w:rsidR="00A873ED" w:rsidRPr="007E57E9" w:rsidRDefault="00A873ED" w:rsidP="00A873ED">
            <w:pPr>
              <w:pStyle w:val="TableParagraph"/>
              <w:spacing w:after="120"/>
            </w:pPr>
            <w:r w:rsidRPr="007E57E9">
              <w:rPr>
                <w:rFonts w:hint="eastAsia"/>
              </w:rPr>
              <w:t>全てのコンプライアンス活動を推進</w:t>
            </w:r>
          </w:p>
          <w:p w:rsidR="00A873ED" w:rsidRPr="007E57E9" w:rsidRDefault="00A873ED" w:rsidP="00A873ED">
            <w:pPr>
              <w:pStyle w:val="TableParagraph"/>
              <w:spacing w:after="120"/>
            </w:pPr>
            <w:del w:id="802" w:author="Mieko Sato" w:date="2018-01-25T15:45:00Z">
              <w:r w:rsidRPr="007E57E9" w:rsidDel="00E15361">
                <w:rPr>
                  <w:rFonts w:hint="eastAsia"/>
                </w:rPr>
                <w:delText>ソースコード</w:delText>
              </w:r>
            </w:del>
            <w:ins w:id="803" w:author="Mieko Sato" w:date="2018-01-25T15:45:00Z">
              <w:r w:rsidR="00E15361">
                <w:rPr>
                  <w:rFonts w:hint="eastAsia"/>
                </w:rPr>
                <w:t>ソース コード</w:t>
              </w:r>
            </w:ins>
            <w:r w:rsidRPr="007E57E9">
              <w:rPr>
                <w:rFonts w:hint="eastAsia"/>
              </w:rPr>
              <w:t>のスキャンと監査を調整</w:t>
            </w:r>
          </w:p>
          <w:p w:rsidR="00A873ED" w:rsidRPr="007E57E9" w:rsidRDefault="00A873ED" w:rsidP="00A873ED">
            <w:pPr>
              <w:pStyle w:val="TableParagraph"/>
              <w:spacing w:after="120"/>
            </w:pPr>
            <w:del w:id="804" w:author="Mieko Sato" w:date="2018-01-25T15:45:00Z">
              <w:r w:rsidRPr="007E57E9" w:rsidDel="00E15361">
                <w:rPr>
                  <w:rFonts w:hint="eastAsia"/>
                </w:rPr>
                <w:delText>ソースコード</w:delText>
              </w:r>
            </w:del>
            <w:ins w:id="805" w:author="Mieko Sato" w:date="2018-01-25T15:45:00Z">
              <w:r w:rsidR="00E15361">
                <w:rPr>
                  <w:rFonts w:hint="eastAsia"/>
                </w:rPr>
                <w:t>ソース コード</w:t>
              </w:r>
            </w:ins>
            <w:r w:rsidRPr="007E57E9">
              <w:t xml:space="preserve"> パッケージの頒布を調整</w:t>
            </w:r>
          </w:p>
          <w:p w:rsidR="00A873ED" w:rsidRPr="007E57E9" w:rsidRDefault="00A873ED" w:rsidP="00A873ED">
            <w:pPr>
              <w:pStyle w:val="TableParagraph"/>
              <w:spacing w:after="120"/>
            </w:pPr>
            <w:r w:rsidRPr="007E57E9">
              <w:t>OSRBとOSECへ参加</w:t>
            </w:r>
          </w:p>
          <w:p w:rsidR="00A873ED" w:rsidRPr="007E57E9" w:rsidRDefault="00A873ED" w:rsidP="00A873ED">
            <w:pPr>
              <w:pStyle w:val="TableParagraph"/>
              <w:spacing w:after="120"/>
            </w:pPr>
            <w:r w:rsidRPr="007E57E9">
              <w:rPr>
                <w:rFonts w:hint="eastAsia"/>
              </w:rPr>
              <w:t>コンプライアンスと</w:t>
            </w:r>
            <w:del w:id="806" w:author="Mieko Sato" w:date="2018-01-25T15:44:00Z">
              <w:r w:rsidRPr="007E57E9" w:rsidDel="00E15361">
                <w:rPr>
                  <w:rFonts w:hint="eastAsia"/>
                </w:rPr>
                <w:delText>オープンソース</w:delText>
              </w:r>
            </w:del>
            <w:ins w:id="807" w:author="Mieko Sato" w:date="2018-01-25T15:44:00Z">
              <w:r w:rsidR="00E15361">
                <w:rPr>
                  <w:rFonts w:hint="eastAsia"/>
                </w:rPr>
                <w:t>オープン ソース</w:t>
              </w:r>
            </w:ins>
            <w:r w:rsidRPr="007E57E9">
              <w:rPr>
                <w:rFonts w:hint="eastAsia"/>
              </w:rPr>
              <w:t>のトレーニングに寄与</w:t>
            </w:r>
          </w:p>
          <w:p w:rsidR="00A873ED" w:rsidRPr="007E57E9" w:rsidRDefault="00A873ED" w:rsidP="00A873ED">
            <w:pPr>
              <w:pStyle w:val="TableParagraph"/>
              <w:spacing w:after="120"/>
            </w:pPr>
            <w:r w:rsidRPr="007E57E9">
              <w:rPr>
                <w:rFonts w:hint="eastAsia"/>
              </w:rPr>
              <w:t>コンプライアンス</w:t>
            </w:r>
            <w:r w:rsidRPr="007E57E9">
              <w:t xml:space="preserve"> プログラムの改善に寄与</w:t>
            </w:r>
          </w:p>
          <w:p w:rsidR="00A873ED" w:rsidRPr="007E57E9" w:rsidRDefault="00A873ED" w:rsidP="00A873ED">
            <w:pPr>
              <w:pStyle w:val="TableParagraph"/>
              <w:spacing w:after="120"/>
            </w:pPr>
            <w:r w:rsidRPr="007E57E9">
              <w:t>OSECにコンプライアンス活動について報告</w:t>
            </w:r>
          </w:p>
          <w:p w:rsidR="00213F3F" w:rsidRPr="00A873ED" w:rsidRDefault="00A873ED" w:rsidP="00A873ED">
            <w:pPr>
              <w:pStyle w:val="TableParagraph"/>
              <w:spacing w:after="120"/>
            </w:pPr>
            <w:r w:rsidRPr="007E57E9">
              <w:rPr>
                <w:rFonts w:hint="eastAsia"/>
              </w:rPr>
              <w:t>自動化や、開発環境の中に</w:t>
            </w:r>
            <w:del w:id="808" w:author="Mieko Sato" w:date="2018-01-25T15:44:00Z">
              <w:r w:rsidRPr="007E57E9" w:rsidDel="00E15361">
                <w:rPr>
                  <w:rFonts w:hint="eastAsia"/>
                </w:rPr>
                <w:delText>オープンソース</w:delText>
              </w:r>
            </w:del>
            <w:ins w:id="809" w:author="Mieko Sato" w:date="2018-01-25T15:44:00Z">
              <w:r w:rsidR="00E15361">
                <w:rPr>
                  <w:rFonts w:hint="eastAsia"/>
                </w:rPr>
                <w:t>オープン ソース</w:t>
              </w:r>
            </w:ins>
            <w:r w:rsidRPr="007E57E9">
              <w:rPr>
                <w:rFonts w:hint="eastAsia"/>
              </w:rPr>
              <w:t>のコードを見つける新たなツール作成に寄与</w:t>
            </w:r>
            <w:r w:rsidRPr="007E57E9">
              <w:t xml:space="preserve"> </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p w:rsidR="00213F3F" w:rsidRPr="00A873ED" w:rsidRDefault="00A873ED" w:rsidP="00A873ED">
      <w:pPr>
        <w:pStyle w:val="Ibrahim2"/>
        <w:spacing w:after="120"/>
      </w:pPr>
      <w:r w:rsidRPr="00A873ED">
        <w:rPr>
          <w:rFonts w:hint="eastAsia"/>
        </w:rPr>
        <w:t>表</w:t>
      </w:r>
      <w:r w:rsidRPr="00A873ED">
        <w:t>5コンプライアンス拡大チームの役割と責任</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3442"/>
        <w:gridCol w:w="3994"/>
      </w:tblGrid>
      <w:tr w:rsidR="00AC330C">
        <w:trPr>
          <w:trHeight w:hRule="exact" w:val="503"/>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rsidR="00AC330C" w:rsidRDefault="00AC330C" w:rsidP="00AC330C">
            <w:pPr>
              <w:pStyle w:val="TableParagraph"/>
              <w:spacing w:before="120" w:after="120"/>
            </w:pPr>
            <w:r>
              <w:rPr>
                <w:rFonts w:hint="eastAsia"/>
                <w:color w:val="FFFFFF" w:themeColor="background1"/>
                <w:w w:val="105"/>
              </w:rPr>
              <w:t>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rsidR="00AC330C" w:rsidRPr="00013CE4" w:rsidRDefault="00AC330C" w:rsidP="00AC330C">
            <w:pPr>
              <w:pStyle w:val="TableParagraph"/>
              <w:spacing w:before="120" w:after="120"/>
              <w:rPr>
                <w:color w:val="FFFFFF" w:themeColor="background1"/>
                <w:w w:val="105"/>
              </w:rPr>
            </w:pPr>
            <w:r w:rsidRPr="00013CE4">
              <w:rPr>
                <w:rFonts w:hint="eastAsia"/>
                <w:color w:val="FFFFFF" w:themeColor="background1"/>
                <w:w w:val="105"/>
              </w:rPr>
              <w:t>主な役割と責任</w:t>
            </w:r>
          </w:p>
          <w:p w:rsidR="00AC330C" w:rsidRPr="00013CE4" w:rsidRDefault="00AC330C" w:rsidP="00AC330C">
            <w:pPr>
              <w:pStyle w:val="TableParagraph"/>
              <w:spacing w:before="120" w:after="120"/>
              <w:rPr>
                <w:color w:val="FFFFFF" w:themeColor="background1"/>
                <w:w w:val="105"/>
              </w:rPr>
            </w:pPr>
          </w:p>
        </w:tc>
      </w:tr>
      <w:tr w:rsidR="00213F3F">
        <w:trPr>
          <w:trHeight w:hRule="exact" w:val="1869"/>
        </w:trPr>
        <w:tc>
          <w:tcPr>
            <w:tcW w:w="3442" w:type="dxa"/>
            <w:tcBorders>
              <w:top w:val="single" w:sz="4" w:space="0" w:color="000000"/>
            </w:tcBorders>
          </w:tcPr>
          <w:p w:rsidR="00AC330C" w:rsidRPr="007E57E9" w:rsidRDefault="00AC330C" w:rsidP="00AC330C">
            <w:pPr>
              <w:pStyle w:val="TableParagraph"/>
            </w:pPr>
            <w:del w:id="810" w:author="Mieko Sato" w:date="2018-01-25T15:44:00Z">
              <w:r w:rsidRPr="007E57E9" w:rsidDel="00E15361">
                <w:rPr>
                  <w:rFonts w:hint="eastAsia"/>
                </w:rPr>
                <w:delText>オープンソース</w:delText>
              </w:r>
            </w:del>
            <w:ins w:id="811" w:author="Mieko Sato" w:date="2018-01-25T15:44:00Z">
              <w:r w:rsidR="00E15361">
                <w:rPr>
                  <w:rFonts w:hint="eastAsia"/>
                </w:rPr>
                <w:t>オープン ソース</w:t>
              </w:r>
            </w:ins>
            <w:r w:rsidRPr="007E57E9">
              <w:rPr>
                <w:rFonts w:hint="eastAsia"/>
              </w:rPr>
              <w:t>の戦略を決定する</w:t>
            </w:r>
            <w:del w:id="812" w:author="Mieko Sato" w:date="2018-01-25T15:44:00Z">
              <w:r w:rsidRPr="007E57E9" w:rsidDel="00E15361">
                <w:rPr>
                  <w:rFonts w:hint="eastAsia"/>
                </w:rPr>
                <w:delText>オープンソース</w:delText>
              </w:r>
            </w:del>
            <w:ins w:id="813" w:author="Mieko Sato" w:date="2018-01-25T15:44:00Z">
              <w:r w:rsidR="00E15361">
                <w:rPr>
                  <w:rFonts w:hint="eastAsia"/>
                </w:rPr>
                <w:t>オープン ソース</w:t>
              </w:r>
            </w:ins>
            <w:r w:rsidRPr="007E57E9">
              <w:rPr>
                <w:rFonts w:hint="eastAsia"/>
              </w:rPr>
              <w:t>幹部会議</w:t>
            </w:r>
            <w:r w:rsidRPr="007E57E9">
              <w:t xml:space="preserve"> (Open Source Executive Committee</w:t>
            </w:r>
            <w:ins w:id="814" w:author="Mieko Sato" w:date="2018-01-25T15:21:00Z">
              <w:r w:rsidR="00361BCF">
                <w:rPr>
                  <w:rFonts w:hint="eastAsia"/>
                </w:rPr>
                <w:t>：</w:t>
              </w:r>
            </w:ins>
            <w:del w:id="815" w:author="Mieko Sato" w:date="2018-01-25T15:21:00Z">
              <w:r w:rsidRPr="007E57E9" w:rsidDel="00361BCF">
                <w:delText xml:space="preserve">, </w:delText>
              </w:r>
            </w:del>
            <w:r w:rsidRPr="007E57E9">
              <w:t xml:space="preserve">OSEC) </w:t>
            </w:r>
          </w:p>
          <w:p w:rsidR="00213F3F" w:rsidRPr="00AC330C" w:rsidRDefault="00213F3F" w:rsidP="00AC330C">
            <w:pPr>
              <w:pStyle w:val="TableParagraph"/>
            </w:pPr>
          </w:p>
        </w:tc>
        <w:tc>
          <w:tcPr>
            <w:tcW w:w="3994" w:type="dxa"/>
            <w:tcBorders>
              <w:top w:val="single" w:sz="4" w:space="0" w:color="000000"/>
            </w:tcBorders>
          </w:tcPr>
          <w:p w:rsidR="00AC330C" w:rsidRPr="007E57E9" w:rsidRDefault="00AC330C" w:rsidP="00AC330C">
            <w:pPr>
              <w:pStyle w:val="TableParagraph"/>
            </w:pPr>
            <w:r w:rsidRPr="007E57E9">
              <w:rPr>
                <w:rFonts w:hint="eastAsia"/>
              </w:rPr>
              <w:t>知財のリリース提案</w:t>
            </w:r>
            <w:r w:rsidRPr="007E57E9">
              <w:t xml:space="preserve"> をレビューし承認</w:t>
            </w:r>
          </w:p>
          <w:p w:rsidR="00AC330C" w:rsidRPr="007E57E9" w:rsidRDefault="00AC330C" w:rsidP="00AC330C">
            <w:pPr>
              <w:pStyle w:val="TableParagraph"/>
            </w:pPr>
            <w:del w:id="816" w:author="Mieko Sato" w:date="2018-01-25T15:18:00Z">
              <w:r w:rsidRPr="007E57E9" w:rsidDel="00EE6B02">
                <w:rPr>
                  <w:rFonts w:hint="eastAsia"/>
                </w:rPr>
                <w:delText>プロプラエタリ</w:delText>
              </w:r>
            </w:del>
            <w:ins w:id="817" w:author="Mieko Sato" w:date="2018-01-25T15:18:00Z">
              <w:r w:rsidR="00EE6B02">
                <w:rPr>
                  <w:rFonts w:hint="eastAsia"/>
                </w:rPr>
                <w:t>プロプライエタリ</w:t>
              </w:r>
            </w:ins>
            <w:r w:rsidRPr="007E57E9">
              <w:rPr>
                <w:rFonts w:hint="eastAsia"/>
              </w:rPr>
              <w:t>なコードを</w:t>
            </w:r>
            <w:del w:id="818" w:author="Mieko Sato" w:date="2018-01-25T15:44:00Z">
              <w:r w:rsidRPr="007E57E9" w:rsidDel="00E15361">
                <w:rPr>
                  <w:rFonts w:hint="eastAsia"/>
                </w:rPr>
                <w:delText>オープンソース</w:delText>
              </w:r>
            </w:del>
            <w:ins w:id="819" w:author="Mieko Sato" w:date="2018-01-25T15:44:00Z">
              <w:r w:rsidR="00E15361">
                <w:rPr>
                  <w:rFonts w:hint="eastAsia"/>
                </w:rPr>
                <w:t>オープン ソース</w:t>
              </w:r>
            </w:ins>
            <w:r w:rsidRPr="007E57E9">
              <w:t xml:space="preserve"> ライセンス下でリリースする提案をレビューし承認これはその</w:t>
            </w:r>
            <w:del w:id="820" w:author="Mieko Sato" w:date="2018-01-25T15:45:00Z">
              <w:r w:rsidRPr="007E57E9" w:rsidDel="00E15361">
                <w:delText>ソースコード</w:delText>
              </w:r>
            </w:del>
            <w:ins w:id="821" w:author="Mieko Sato" w:date="2018-01-25T15:45:00Z">
              <w:r w:rsidR="00E15361">
                <w:t>ソース コード</w:t>
              </w:r>
            </w:ins>
            <w:r w:rsidRPr="007E57E9">
              <w:t>は</w:t>
            </w:r>
            <w:del w:id="822" w:author="Mieko Sato" w:date="2018-01-25T15:44:00Z">
              <w:r w:rsidRPr="007E57E9" w:rsidDel="00E15361">
                <w:delText>オープンソース</w:delText>
              </w:r>
            </w:del>
            <w:ins w:id="823" w:author="Mieko Sato" w:date="2018-01-25T15:44:00Z">
              <w:r w:rsidR="00E15361">
                <w:t>オープン ソース</w:t>
              </w:r>
            </w:ins>
            <w:r w:rsidRPr="007E57E9">
              <w:t>にする前提で開発されたならば不要です。</w:t>
            </w:r>
          </w:p>
          <w:p w:rsidR="00213F3F" w:rsidRPr="00AC330C" w:rsidRDefault="00213F3F" w:rsidP="00AC330C">
            <w:pPr>
              <w:pStyle w:val="TableParagraph"/>
            </w:pPr>
          </w:p>
        </w:tc>
      </w:tr>
      <w:tr w:rsidR="00213F3F">
        <w:trPr>
          <w:trHeight w:hRule="exact" w:val="969"/>
        </w:trPr>
        <w:tc>
          <w:tcPr>
            <w:tcW w:w="3442" w:type="dxa"/>
            <w:shd w:val="clear" w:color="auto" w:fill="E6E7E8"/>
          </w:tcPr>
          <w:p w:rsidR="00AC330C" w:rsidRPr="007E57E9" w:rsidRDefault="00AC330C" w:rsidP="00AC330C">
            <w:pPr>
              <w:pStyle w:val="TableParagraph"/>
            </w:pPr>
            <w:r w:rsidRPr="007E57E9">
              <w:rPr>
                <w:rFonts w:hint="eastAsia"/>
              </w:rPr>
              <w:t>文書作成</w:t>
            </w:r>
          </w:p>
          <w:p w:rsidR="00213F3F" w:rsidRDefault="00213F3F" w:rsidP="00AC330C">
            <w:pPr>
              <w:pStyle w:val="TableParagraph"/>
            </w:pPr>
          </w:p>
        </w:tc>
        <w:tc>
          <w:tcPr>
            <w:tcW w:w="3994" w:type="dxa"/>
            <w:shd w:val="clear" w:color="auto" w:fill="E6E7E8"/>
          </w:tcPr>
          <w:p w:rsidR="00213F3F" w:rsidRPr="00AC330C" w:rsidRDefault="00AC330C" w:rsidP="00AC330C">
            <w:pPr>
              <w:pStyle w:val="TableParagraph"/>
            </w:pPr>
            <w:del w:id="824" w:author="Mieko Sato" w:date="2018-01-25T15:44:00Z">
              <w:r w:rsidRPr="007E57E9" w:rsidDel="00E15361">
                <w:rPr>
                  <w:rFonts w:hint="eastAsia"/>
                </w:rPr>
                <w:delText>オープンソース</w:delText>
              </w:r>
            </w:del>
            <w:ins w:id="825" w:author="Mieko Sato" w:date="2018-01-25T15:44:00Z">
              <w:r w:rsidR="00E15361">
                <w:rPr>
                  <w:rFonts w:hint="eastAsia"/>
                </w:rPr>
                <w:t>オープン ソース</w:t>
              </w:r>
            </w:ins>
            <w:r w:rsidRPr="007E57E9">
              <w:t xml:space="preserve"> ライセンスの情報と告知を製品の文書の中に含めます</w:t>
            </w:r>
          </w:p>
        </w:tc>
      </w:tr>
      <w:tr w:rsidR="00213F3F">
        <w:trPr>
          <w:trHeight w:hRule="exact" w:val="969"/>
        </w:trPr>
        <w:tc>
          <w:tcPr>
            <w:tcW w:w="3442" w:type="dxa"/>
          </w:tcPr>
          <w:p w:rsidR="00AC330C" w:rsidRPr="007E57E9" w:rsidRDefault="00AC330C" w:rsidP="00AC330C">
            <w:pPr>
              <w:pStyle w:val="TableParagraph"/>
            </w:pPr>
            <w:r w:rsidRPr="007E57E9">
              <w:rPr>
                <w:rFonts w:hint="eastAsia"/>
              </w:rPr>
              <w:t>ローカル化</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製品やソフトウェア</w:t>
            </w:r>
            <w:r w:rsidRPr="007E57E9">
              <w:t xml:space="preserve"> スタックに関わる</w:t>
            </w:r>
            <w:del w:id="826" w:author="Mieko Sato" w:date="2018-01-25T15:44:00Z">
              <w:r w:rsidRPr="007E57E9" w:rsidDel="00E15361">
                <w:delText>オープンソース</w:delText>
              </w:r>
            </w:del>
            <w:ins w:id="827" w:author="Mieko Sato" w:date="2018-01-25T15:44:00Z">
              <w:r w:rsidR="00E15361">
                <w:t>オープン ソース</w:t>
              </w:r>
            </w:ins>
            <w:r w:rsidRPr="007E57E9">
              <w:t>について、基本的情報をターゲットとなる言語に翻訳</w:t>
            </w:r>
          </w:p>
          <w:p w:rsidR="00AC330C" w:rsidRPr="007E57E9" w:rsidRDefault="00AC330C" w:rsidP="00AC330C">
            <w:pPr>
              <w:pStyle w:val="TableParagraph"/>
            </w:pPr>
          </w:p>
          <w:p w:rsidR="00213F3F" w:rsidRPr="00AC330C" w:rsidRDefault="00213F3F" w:rsidP="00AC330C">
            <w:pPr>
              <w:pStyle w:val="TableParagraph"/>
            </w:pPr>
          </w:p>
        </w:tc>
      </w:tr>
      <w:tr w:rsidR="00213F3F" w:rsidTr="00AC330C">
        <w:trPr>
          <w:trHeight w:hRule="exact" w:val="2401"/>
        </w:trPr>
        <w:tc>
          <w:tcPr>
            <w:tcW w:w="3442" w:type="dxa"/>
            <w:shd w:val="clear" w:color="auto" w:fill="E6E7E8"/>
          </w:tcPr>
          <w:p w:rsidR="00AC330C" w:rsidRPr="007E57E9" w:rsidRDefault="00AC330C" w:rsidP="00AC330C">
            <w:pPr>
              <w:pStyle w:val="TableParagraph"/>
            </w:pPr>
            <w:r w:rsidRPr="007E57E9">
              <w:rPr>
                <w:rFonts w:hint="eastAsia"/>
              </w:rPr>
              <w:t>サプライチェーン</w:t>
            </w:r>
          </w:p>
          <w:p w:rsidR="00213F3F" w:rsidRDefault="00213F3F" w:rsidP="00AC330C">
            <w:pPr>
              <w:pStyle w:val="TableParagraph"/>
            </w:pPr>
          </w:p>
        </w:tc>
        <w:tc>
          <w:tcPr>
            <w:tcW w:w="3994" w:type="dxa"/>
            <w:shd w:val="clear" w:color="auto" w:fill="E6E7E8"/>
          </w:tcPr>
          <w:p w:rsidR="00AC330C" w:rsidRPr="007E57E9" w:rsidRDefault="00AC330C" w:rsidP="00AC330C">
            <w:pPr>
              <w:pStyle w:val="TableParagraph"/>
            </w:pPr>
            <w:r w:rsidRPr="007E57E9">
              <w:rPr>
                <w:rFonts w:hint="eastAsia"/>
              </w:rPr>
              <w:t>サードパーティ</w:t>
            </w:r>
            <w:r w:rsidRPr="007E57E9">
              <w:t xml:space="preserve"> プロバイダ</w:t>
            </w:r>
            <w:ins w:id="828" w:author="Mieko Sato" w:date="2018-01-25T16:23:00Z">
              <w:r w:rsidR="007A72D6">
                <w:rPr>
                  <w:rFonts w:hint="eastAsia"/>
                </w:rPr>
                <w:t>ー</w:t>
              </w:r>
            </w:ins>
            <w:r w:rsidRPr="007E57E9">
              <w:t>からライセンスされた、または購入したソフトウェア コンポーネントに含まれる</w:t>
            </w:r>
            <w:del w:id="829" w:author="Mieko Sato" w:date="2018-01-25T15:44:00Z">
              <w:r w:rsidRPr="007E57E9" w:rsidDel="00E15361">
                <w:delText>オープンソース</w:delText>
              </w:r>
            </w:del>
            <w:ins w:id="830" w:author="Mieko Sato" w:date="2018-01-25T15:44:00Z">
              <w:r w:rsidR="00E15361">
                <w:t>オープン ソース</w:t>
              </w:r>
            </w:ins>
            <w:r w:rsidRPr="007E57E9">
              <w:t>の情報の開示をサードパーティ プロバイダ</w:t>
            </w:r>
            <w:ins w:id="831" w:author="Mieko Sato" w:date="2018-01-25T16:23:00Z">
              <w:r w:rsidR="007A72D6">
                <w:rPr>
                  <w:rFonts w:hint="eastAsia"/>
                </w:rPr>
                <w:t>ー</w:t>
              </w:r>
            </w:ins>
            <w:r w:rsidRPr="007E57E9">
              <w:t>に指示</w:t>
            </w:r>
          </w:p>
          <w:p w:rsidR="00213F3F" w:rsidRPr="00AC330C" w:rsidRDefault="00AC330C" w:rsidP="00AC330C">
            <w:pPr>
              <w:pStyle w:val="TableParagraph"/>
            </w:pPr>
            <w:del w:id="832" w:author="Mieko Sato" w:date="2018-01-25T15:44:00Z">
              <w:r w:rsidRPr="007E57E9" w:rsidDel="00E15361">
                <w:rPr>
                  <w:rFonts w:hint="eastAsia"/>
                </w:rPr>
                <w:delText>オープンソース</w:delText>
              </w:r>
            </w:del>
            <w:ins w:id="833" w:author="Mieko Sato" w:date="2018-01-25T15:44:00Z">
              <w:r w:rsidR="00E15361">
                <w:rPr>
                  <w:rFonts w:hint="eastAsia"/>
                </w:rPr>
                <w:t>オープン ソース</w:t>
              </w:r>
            </w:ins>
            <w:r w:rsidRPr="007E57E9">
              <w:t xml:space="preserve"> ソフトウェアが含まれている、またはバンドルされているサードパーティのソフトウェアの納入を手助け</w:t>
            </w:r>
          </w:p>
        </w:tc>
      </w:tr>
      <w:tr w:rsidR="00213F3F" w:rsidTr="00AC330C">
        <w:trPr>
          <w:trHeight w:hRule="exact" w:val="1840"/>
        </w:trPr>
        <w:tc>
          <w:tcPr>
            <w:tcW w:w="3442" w:type="dxa"/>
          </w:tcPr>
          <w:p w:rsidR="00AC330C" w:rsidRPr="007E57E9" w:rsidRDefault="00AC330C" w:rsidP="00AC330C">
            <w:pPr>
              <w:pStyle w:val="TableParagraph"/>
            </w:pPr>
            <w:r w:rsidRPr="007E57E9">
              <w:t>IT (情報技術)</w:t>
            </w:r>
          </w:p>
          <w:p w:rsidR="00213F3F" w:rsidRDefault="00213F3F" w:rsidP="00AC330C">
            <w:pPr>
              <w:pStyle w:val="TableParagraph"/>
            </w:pPr>
          </w:p>
        </w:tc>
        <w:tc>
          <w:tcPr>
            <w:tcW w:w="3994" w:type="dxa"/>
          </w:tcPr>
          <w:p w:rsidR="00AC330C" w:rsidRPr="007E57E9" w:rsidRDefault="00AC330C" w:rsidP="00AC330C">
            <w:pPr>
              <w:pStyle w:val="TableParagraph"/>
            </w:pPr>
            <w:r w:rsidRPr="007E57E9">
              <w:rPr>
                <w:rFonts w:hint="eastAsia"/>
              </w:rPr>
              <w:t>コンプライアンス</w:t>
            </w:r>
            <w:r w:rsidRPr="007E57E9">
              <w:t xml:space="preserve"> プログラムで利用されるツールと自動化のインフラをサポートし整備</w:t>
            </w:r>
          </w:p>
          <w:p w:rsidR="00213F3F" w:rsidRPr="00AC330C" w:rsidRDefault="00AC330C" w:rsidP="00AC330C">
            <w:pPr>
              <w:pStyle w:val="TableParagraph"/>
            </w:pPr>
            <w:r w:rsidRPr="007E57E9">
              <w:t>OSRBの要請に応じ、新しいツールを作成、入手</w:t>
            </w:r>
          </w:p>
        </w:tc>
      </w:tr>
    </w:tbl>
    <w:p w:rsidR="00213F3F" w:rsidRDefault="00213F3F">
      <w:pPr>
        <w:spacing w:before="120" w:after="120" w:line="278" w:lineRule="auto"/>
        <w:rPr>
          <w:sz w:val="18"/>
          <w:lang w:eastAsia="ja-JP"/>
        </w:rPr>
        <w:sectPr w:rsidR="00213F3F" w:rsidSect="006D701A">
          <w:pgSz w:w="8400" w:h="11910" w:code="11"/>
          <w:pgMar w:top="440" w:right="0" w:bottom="340" w:left="0" w:header="340" w:footer="153" w:gutter="0"/>
          <w:cols w:space="720"/>
        </w:sect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42"/>
        <w:gridCol w:w="3994"/>
      </w:tblGrid>
      <w:tr w:rsidR="007E2CBE">
        <w:trPr>
          <w:trHeight w:hRule="exact" w:val="503"/>
        </w:trPr>
        <w:tc>
          <w:tcPr>
            <w:tcW w:w="3442" w:type="dxa"/>
            <w:shd w:val="clear" w:color="auto" w:fill="00B4E0"/>
          </w:tcPr>
          <w:p w:rsidR="007E2CBE" w:rsidRDefault="007E2CBE" w:rsidP="007E2CBE">
            <w:pPr>
              <w:pStyle w:val="TableParagraph"/>
              <w:spacing w:before="120" w:after="120"/>
            </w:pPr>
            <w:bookmarkStart w:id="834" w:name="OPEN_SOURCE_REVIEW_BOARD_(OSRB)"/>
            <w:bookmarkEnd w:id="834"/>
            <w:r>
              <w:rPr>
                <w:rFonts w:hint="eastAsia"/>
                <w:color w:val="FFFFFF" w:themeColor="background1"/>
                <w:w w:val="105"/>
              </w:rPr>
              <w:t>参加者</w:t>
            </w:r>
          </w:p>
        </w:tc>
        <w:tc>
          <w:tcPr>
            <w:tcW w:w="3994" w:type="dxa"/>
            <w:shd w:val="clear" w:color="auto" w:fill="00B4E0"/>
          </w:tcPr>
          <w:p w:rsidR="007E2CBE" w:rsidRPr="00013CE4" w:rsidRDefault="007E2CBE" w:rsidP="007E2CBE">
            <w:pPr>
              <w:pStyle w:val="TableParagraph"/>
              <w:spacing w:before="120" w:after="120"/>
              <w:rPr>
                <w:color w:val="FFFFFF" w:themeColor="background1"/>
                <w:w w:val="105"/>
              </w:rPr>
            </w:pPr>
            <w:r w:rsidRPr="00013CE4">
              <w:rPr>
                <w:rFonts w:hint="eastAsia"/>
                <w:color w:val="FFFFFF" w:themeColor="background1"/>
                <w:w w:val="105"/>
              </w:rPr>
              <w:t>主な役割と責任</w:t>
            </w:r>
          </w:p>
          <w:p w:rsidR="007E2CBE" w:rsidRPr="00013CE4" w:rsidRDefault="007E2CBE" w:rsidP="007E2CBE">
            <w:pPr>
              <w:pStyle w:val="TableParagraph"/>
              <w:spacing w:before="120" w:after="120"/>
              <w:rPr>
                <w:color w:val="FFFFFF" w:themeColor="background1"/>
                <w:w w:val="105"/>
              </w:rPr>
            </w:pPr>
          </w:p>
        </w:tc>
      </w:tr>
      <w:tr w:rsidR="00213F3F" w:rsidTr="00485108">
        <w:trPr>
          <w:trHeight w:hRule="exact" w:val="2400"/>
        </w:trPr>
        <w:tc>
          <w:tcPr>
            <w:tcW w:w="3442" w:type="dxa"/>
            <w:tcBorders>
              <w:left w:val="single" w:sz="4" w:space="0" w:color="3C3533"/>
              <w:bottom w:val="single" w:sz="4" w:space="0" w:color="3C3533"/>
              <w:right w:val="single" w:sz="4" w:space="0" w:color="3C3533"/>
            </w:tcBorders>
            <w:shd w:val="clear" w:color="auto" w:fill="E6E7E8"/>
          </w:tcPr>
          <w:p w:rsidR="00213F3F" w:rsidRDefault="007E2CBE" w:rsidP="007E2CBE">
            <w:pPr>
              <w:pStyle w:val="TableParagraph"/>
            </w:pPr>
            <w:r w:rsidRPr="007E57E9">
              <w:rPr>
                <w:rFonts w:hint="eastAsia"/>
              </w:rPr>
              <w:t>企業買収</w:t>
            </w:r>
          </w:p>
        </w:tc>
        <w:tc>
          <w:tcPr>
            <w:tcW w:w="3994" w:type="dxa"/>
            <w:tcBorders>
              <w:left w:val="single" w:sz="4" w:space="0" w:color="3C3533"/>
              <w:bottom w:val="single" w:sz="4" w:space="0" w:color="3C3533"/>
              <w:right w:val="single" w:sz="4" w:space="0" w:color="3C3533"/>
            </w:tcBorders>
            <w:shd w:val="clear" w:color="auto" w:fill="E6E7E8"/>
          </w:tcPr>
          <w:p w:rsidR="007E2CBE" w:rsidRPr="007E57E9" w:rsidRDefault="007E2CBE" w:rsidP="007E2CBE">
            <w:pPr>
              <w:pStyle w:val="TableParagraph"/>
            </w:pPr>
            <w:r w:rsidRPr="007E57E9">
              <w:rPr>
                <w:rFonts w:hint="eastAsia"/>
              </w:rPr>
              <w:t>会社の合併や吸収買収に先立ち</w:t>
            </w:r>
            <w:del w:id="835" w:author="Mieko Sato" w:date="2018-01-25T15:44:00Z">
              <w:r w:rsidRPr="007E57E9" w:rsidDel="00E15361">
                <w:rPr>
                  <w:rFonts w:hint="eastAsia"/>
                </w:rPr>
                <w:delText>オープンソース</w:delText>
              </w:r>
            </w:del>
            <w:ins w:id="836" w:author="Mieko Sato" w:date="2018-01-25T15:44:00Z">
              <w:r w:rsidR="00E15361">
                <w:rPr>
                  <w:rFonts w:hint="eastAsia"/>
                </w:rPr>
                <w:t>オープン ソース</w:t>
              </w:r>
            </w:ins>
            <w:r w:rsidRPr="007E57E9">
              <w:t xml:space="preserve"> コンプライアンスが完了するよう要請</w:t>
            </w:r>
          </w:p>
          <w:p w:rsidR="00213F3F" w:rsidRPr="007E2CBE" w:rsidRDefault="007E2CBE" w:rsidP="007E2CBE">
            <w:pPr>
              <w:pStyle w:val="TableParagraph"/>
            </w:pPr>
            <w:r w:rsidRPr="007E57E9">
              <w:rPr>
                <w:rFonts w:hint="eastAsia"/>
              </w:rPr>
              <w:t>外部委託した</w:t>
            </w:r>
            <w:r w:rsidRPr="00A230A5">
              <w:rPr>
                <w:rFonts w:hint="eastAsia"/>
                <w:color w:val="FF0000"/>
                <w:rPrChange w:id="837" w:author="Mieko Sato" w:date="2018-01-25T17:12:00Z">
                  <w:rPr>
                    <w:rFonts w:hint="eastAsia"/>
                  </w:rPr>
                </w:rPrChange>
              </w:rPr>
              <w:t>開発会ハウ</w:t>
            </w:r>
            <w:r w:rsidRPr="007E57E9">
              <w:rPr>
                <w:rFonts w:hint="eastAsia"/>
              </w:rPr>
              <w:t>センター、またはサードパーティのソフトウェア</w:t>
            </w:r>
            <w:r w:rsidRPr="007E57E9">
              <w:t xml:space="preserve"> ベンダーから</w:t>
            </w:r>
            <w:del w:id="838" w:author="Mieko Sato" w:date="2018-01-25T15:45:00Z">
              <w:r w:rsidRPr="007E57E9" w:rsidDel="00E15361">
                <w:delText>ソースコード</w:delText>
              </w:r>
            </w:del>
            <w:ins w:id="839" w:author="Mieko Sato" w:date="2018-01-25T15:45:00Z">
              <w:r w:rsidR="00E15361">
                <w:t>ソース コード</w:t>
              </w:r>
            </w:ins>
            <w:r w:rsidRPr="007E57E9">
              <w:t>を受領するに先立ち</w:t>
            </w:r>
            <w:del w:id="840" w:author="Mieko Sato" w:date="2018-01-25T15:44:00Z">
              <w:r w:rsidRPr="007E57E9" w:rsidDel="00E15361">
                <w:delText>オープンソース</w:delText>
              </w:r>
            </w:del>
            <w:ins w:id="841" w:author="Mieko Sato" w:date="2018-01-25T15:44:00Z">
              <w:r w:rsidR="00E15361">
                <w:t>オープン ソース</w:t>
              </w:r>
            </w:ins>
            <w:r w:rsidRPr="007E57E9">
              <w:t xml:space="preserve"> コンプライアンスが完了するよう要請 </w:t>
            </w:r>
          </w:p>
        </w:tc>
      </w:tr>
    </w:tbl>
    <w:p w:rsidR="00213F3F" w:rsidRPr="00715C5F" w:rsidRDefault="007E2CBE" w:rsidP="00715C5F">
      <w:pPr>
        <w:pStyle w:val="2"/>
        <w:rPr>
          <w:sz w:val="24"/>
          <w:szCs w:val="24"/>
        </w:rPr>
      </w:pPr>
      <w:del w:id="842" w:author="Mieko Sato" w:date="2018-01-25T15:44:00Z">
        <w:r w:rsidRPr="007E57E9" w:rsidDel="00E15361">
          <w:rPr>
            <w:rFonts w:hint="eastAsia"/>
          </w:rPr>
          <w:delText>オープンソース</w:delText>
        </w:r>
      </w:del>
      <w:bookmarkStart w:id="843" w:name="_Toc504728052"/>
      <w:ins w:id="844" w:author="Mieko Sato" w:date="2018-01-25T15:44:00Z">
        <w:r w:rsidR="00E15361">
          <w:rPr>
            <w:rFonts w:hint="eastAsia"/>
          </w:rPr>
          <w:t>オープン ソース</w:t>
        </w:r>
      </w:ins>
      <w:r w:rsidRPr="007E57E9">
        <w:rPr>
          <w:rFonts w:hint="eastAsia"/>
        </w:rPr>
        <w:t>評価委員会</w:t>
      </w:r>
      <w:r w:rsidRPr="00715C5F">
        <w:rPr>
          <w:sz w:val="24"/>
          <w:szCs w:val="24"/>
        </w:rPr>
        <w:t xml:space="preserve"> (Open Source Review Board</w:t>
      </w:r>
      <w:ins w:id="845" w:author="Mieko Sato" w:date="2018-01-25T15:20:00Z">
        <w:r w:rsidR="00EE6B02">
          <w:rPr>
            <w:rFonts w:hint="eastAsia"/>
            <w:sz w:val="24"/>
            <w:szCs w:val="24"/>
          </w:rPr>
          <w:t>：</w:t>
        </w:r>
      </w:ins>
      <w:del w:id="846" w:author="Mieko Sato" w:date="2018-01-25T15:20:00Z">
        <w:r w:rsidRPr="00715C5F" w:rsidDel="00EE6B02">
          <w:rPr>
            <w:sz w:val="24"/>
            <w:szCs w:val="24"/>
          </w:rPr>
          <w:delText xml:space="preserve">, </w:delText>
        </w:r>
      </w:del>
      <w:r w:rsidRPr="00715C5F">
        <w:rPr>
          <w:sz w:val="24"/>
          <w:szCs w:val="24"/>
        </w:rPr>
        <w:t>OSRB)</w:t>
      </w:r>
      <w:bookmarkEnd w:id="843"/>
    </w:p>
    <w:p w:rsidR="007E2CBE" w:rsidRPr="007E57E9" w:rsidRDefault="007E2CBE" w:rsidP="007E2CBE">
      <w:pPr>
        <w:pStyle w:val="Ibrahim0"/>
        <w:spacing w:before="120" w:after="120"/>
      </w:pPr>
      <w:r w:rsidRPr="007E57E9">
        <w:t>OSRBは下記に責任を持ちます。</w:t>
      </w:r>
    </w:p>
    <w:p w:rsidR="007E2CBE" w:rsidRDefault="007E2CBE" w:rsidP="007E2CBE">
      <w:pPr>
        <w:pStyle w:val="Ibrahim"/>
        <w:spacing w:before="120"/>
      </w:pPr>
      <w:r w:rsidRPr="007E57E9">
        <w:t>サードパーティのソフトウェアと</w:t>
      </w:r>
      <w:del w:id="847" w:author="Mieko Sato" w:date="2018-01-25T15:44:00Z">
        <w:r w:rsidRPr="007E57E9" w:rsidDel="00E15361">
          <w:delText>オープンソース</w:delText>
        </w:r>
      </w:del>
      <w:ins w:id="848" w:author="Mieko Sato" w:date="2018-01-25T15:44:00Z">
        <w:r w:rsidR="00E15361">
          <w:t>オープン ソース</w:t>
        </w:r>
      </w:ins>
      <w:r w:rsidRPr="007E57E9">
        <w:t>のソフトウェア ライセンスとが相互にコンプライアンスを確かに満たすようにします</w:t>
      </w:r>
    </w:p>
    <w:p w:rsidR="007E2CBE" w:rsidRPr="007E57E9" w:rsidRDefault="007E2CBE" w:rsidP="007E2CBE">
      <w:pPr>
        <w:pStyle w:val="Ibrahim"/>
        <w:spacing w:before="120"/>
      </w:pPr>
      <w:del w:id="849" w:author="Mieko Sato" w:date="2018-01-25T15:44:00Z">
        <w:r w:rsidRPr="007E57E9" w:rsidDel="00E15361">
          <w:delText>オープンソース</w:delText>
        </w:r>
      </w:del>
      <w:ins w:id="850" w:author="Mieko Sato" w:date="2018-01-25T15:44:00Z">
        <w:r w:rsidR="00E15361">
          <w:t>オープン ソース</w:t>
        </w:r>
      </w:ins>
      <w:r w:rsidRPr="007E57E9">
        <w:t xml:space="preserve"> ソフトウェアの効果的な利用、および</w:t>
      </w:r>
      <w:del w:id="851" w:author="Mieko Sato" w:date="2018-01-25T15:44:00Z">
        <w:r w:rsidRPr="007E57E9" w:rsidDel="00E15361">
          <w:delText>オープンソース</w:delText>
        </w:r>
      </w:del>
      <w:ins w:id="852" w:author="Mieko Sato" w:date="2018-01-25T15:44:00Z">
        <w:r w:rsidR="00E15361">
          <w:t>オープン ソース</w:t>
        </w:r>
      </w:ins>
      <w:r w:rsidRPr="007E57E9">
        <w:t xml:space="preserve"> ソフトウェアへの寄与を促進</w:t>
      </w:r>
    </w:p>
    <w:p w:rsidR="007E2CBE" w:rsidRPr="007E57E9" w:rsidRDefault="007E2CBE" w:rsidP="007E2CBE">
      <w:pPr>
        <w:pStyle w:val="Ibrahim"/>
        <w:spacing w:before="120"/>
      </w:pPr>
      <w:del w:id="853" w:author="Mieko Sato" w:date="2018-01-25T15:18:00Z">
        <w:r w:rsidRPr="007E57E9" w:rsidDel="00EE6B02">
          <w:delText>プロプラエタリ</w:delText>
        </w:r>
      </w:del>
      <w:ins w:id="854" w:author="Mieko Sato" w:date="2018-01-25T15:18:00Z">
        <w:r w:rsidR="00EE6B02">
          <w:t>プロプライエタリ</w:t>
        </w:r>
      </w:ins>
      <w:r w:rsidRPr="007E57E9">
        <w:t>な知財（引いては製品の差異化）を、</w:t>
      </w:r>
      <w:del w:id="855" w:author="Mieko Sato" w:date="2018-01-25T15:44:00Z">
        <w:r w:rsidRPr="007E57E9" w:rsidDel="00E15361">
          <w:delText>オープンソース</w:delText>
        </w:r>
      </w:del>
      <w:ins w:id="856" w:author="Mieko Sato" w:date="2018-01-25T15:44:00Z">
        <w:r w:rsidR="00E15361">
          <w:t>オープン ソース</w:t>
        </w:r>
      </w:ins>
      <w:r w:rsidRPr="007E57E9">
        <w:t>のライセンスが</w:t>
      </w:r>
      <w:del w:id="857" w:author="Mieko Sato" w:date="2018-01-25T15:18:00Z">
        <w:r w:rsidRPr="007E57E9" w:rsidDel="00EE6B02">
          <w:delText>プロプラエタリ</w:delText>
        </w:r>
      </w:del>
      <w:ins w:id="858" w:author="Mieko Sato" w:date="2018-01-25T15:18:00Z">
        <w:r w:rsidR="00EE6B02">
          <w:t>プロプライエタリ</w:t>
        </w:r>
      </w:ins>
      <w:r w:rsidRPr="007E57E9">
        <w:t>な、またはサードパーティのソフトウェアに確かに及ばないようにすることで防御</w:t>
      </w:r>
      <w:r>
        <w:br/>
      </w:r>
    </w:p>
    <w:p w:rsidR="007E2CBE" w:rsidRPr="007E57E9" w:rsidRDefault="007E2CBE" w:rsidP="007E2CBE">
      <w:pPr>
        <w:pStyle w:val="Ibrahim0"/>
        <w:spacing w:before="120" w:after="120"/>
      </w:pPr>
      <w:r w:rsidRPr="007E57E9">
        <w:rPr>
          <w:rFonts w:hint="eastAsia"/>
        </w:rPr>
        <w:t>日々の活動としては、</w:t>
      </w:r>
      <w:r w:rsidRPr="007E57E9">
        <w:t>OSRBのメンバーは下記に従事します。</w:t>
      </w:r>
    </w:p>
    <w:p w:rsidR="007E2CBE" w:rsidRPr="007E57E9" w:rsidRDefault="007E2CBE" w:rsidP="007E2CBE">
      <w:pPr>
        <w:pStyle w:val="Ibrahim"/>
        <w:spacing w:before="120"/>
      </w:pPr>
      <w:r w:rsidRPr="007E57E9">
        <w:t>エンド ツー エンド（端から端まで）のコンプライアンス プロセスの確立</w:t>
      </w:r>
      <w:r w:rsidRPr="00DD1695">
        <w:rPr>
          <w:strike/>
          <w:color w:val="FF0000"/>
          <w:rPrChange w:id="859" w:author="Mieko Sato" w:date="2018-01-25T17:13:00Z">
            <w:rPr/>
          </w:rPrChange>
        </w:rPr>
        <w:t>します</w:t>
      </w:r>
      <w:r w:rsidRPr="007E57E9">
        <w:t>。OSRBはエンドツーエンドの</w:t>
      </w:r>
      <w:del w:id="860" w:author="Mieko Sato" w:date="2018-01-25T15:46:00Z">
        <w:r w:rsidRPr="007E57E9" w:rsidDel="00E349CB">
          <w:delText>コンプライアンスプロセス</w:delText>
        </w:r>
      </w:del>
      <w:ins w:id="861" w:author="Mieko Sato" w:date="2018-01-25T15:46:00Z">
        <w:r w:rsidR="00E349CB">
          <w:t>コンプライアンス プロセス</w:t>
        </w:r>
      </w:ins>
      <w:r w:rsidRPr="007E57E9">
        <w:t>、すなわち利用、監査、開発、関与、保障、コンプライアンス管理に責任を持ちます。エンドツーエンドのコンプライアンス プログラムについては4章で概観します。</w:t>
      </w:r>
    </w:p>
    <w:p w:rsidR="0047562C" w:rsidRDefault="007E2CBE" w:rsidP="007E2CBE">
      <w:pPr>
        <w:pStyle w:val="Ibrahim"/>
        <w:spacing w:before="120"/>
      </w:pPr>
      <w:r w:rsidRPr="007E57E9">
        <w:t xml:space="preserve">コンプライアンス プログラムで使われるコンプライアンス ポリシー、プロセス、ガイドライン、テンプレート、フォームを作成し保守 </w:t>
      </w:r>
    </w:p>
    <w:p w:rsidR="007A5FDA" w:rsidRDefault="007A5FDA">
      <w:pPr>
        <w:rPr>
          <w:rFonts w:hAnsi="メイリオ" w:cs="ＭＳ ゴシック"/>
          <w:spacing w:val="-3"/>
          <w:w w:val="95"/>
          <w:sz w:val="20"/>
          <w:szCs w:val="20"/>
          <w:lang w:eastAsia="ja-JP"/>
        </w:rPr>
      </w:pPr>
      <w:r>
        <w:rPr>
          <w:rFonts w:hAnsi="メイリオ" w:cs="ＭＳ ゴシック"/>
          <w:spacing w:val="-3"/>
          <w:w w:val="95"/>
          <w:sz w:val="20"/>
          <w:szCs w:val="20"/>
          <w:lang w:eastAsia="ja-JP"/>
        </w:rPr>
        <w:br w:type="page"/>
      </w:r>
    </w:p>
    <w:p w:rsidR="0047562C" w:rsidRDefault="007E2CBE" w:rsidP="007E2CBE">
      <w:pPr>
        <w:pStyle w:val="Ibrahim"/>
        <w:spacing w:before="120"/>
      </w:pPr>
      <w:del w:id="862" w:author="Mieko Sato" w:date="2018-01-25T15:44:00Z">
        <w:r w:rsidRPr="007E57E9" w:rsidDel="00E15361">
          <w:delText>オープンソース</w:delText>
        </w:r>
      </w:del>
      <w:ins w:id="863" w:author="Mieko Sato" w:date="2018-01-25T15:44:00Z">
        <w:r w:rsidR="00E15361">
          <w:t>オープン ソース</w:t>
        </w:r>
      </w:ins>
      <w:r w:rsidRPr="007E57E9">
        <w:t>の利用、改変、頒布の申請をレビューします。OSRBはエンジニアリングや製品部門からの</w:t>
      </w:r>
      <w:del w:id="864" w:author="Mieko Sato" w:date="2018-01-25T15:44:00Z">
        <w:r w:rsidRPr="007E57E9" w:rsidDel="00E15361">
          <w:delText>オープンソース</w:delText>
        </w:r>
      </w:del>
      <w:ins w:id="865" w:author="Mieko Sato" w:date="2018-01-25T15:44:00Z">
        <w:r w:rsidR="00E15361">
          <w:t>オープン ソース</w:t>
        </w:r>
      </w:ins>
      <w:r w:rsidRPr="007E57E9">
        <w:t>利用申請 をレビューし承認します。利用のプロセスは6章で論じます。</w:t>
      </w:r>
    </w:p>
    <w:p w:rsidR="007E2CBE" w:rsidRPr="007E57E9" w:rsidRDefault="007E2CBE" w:rsidP="007E2CBE">
      <w:pPr>
        <w:pStyle w:val="Ibrahim"/>
        <w:spacing w:before="120"/>
      </w:pPr>
      <w:r w:rsidRPr="007E57E9">
        <w:t>ソフトウェアの監査の実施：OSRBは製品に含まれる全ソフトウェアについて監査を行います。これは下記が含まれます。</w:t>
      </w:r>
    </w:p>
    <w:p w:rsidR="007E2CBE" w:rsidRPr="007E57E9" w:rsidRDefault="007E2CBE" w:rsidP="007E2CBE">
      <w:pPr>
        <w:pStyle w:val="Ibrahim"/>
        <w:spacing w:before="120"/>
      </w:pPr>
      <w:r w:rsidRPr="007E57E9">
        <w:t>ソフトウェアベースに対し</w:t>
      </w:r>
      <w:del w:id="866" w:author="Mieko Sato" w:date="2018-01-25T15:45:00Z">
        <w:r w:rsidRPr="007E57E9" w:rsidDel="00E15361">
          <w:delText>ソースコード</w:delText>
        </w:r>
      </w:del>
      <w:ins w:id="867" w:author="Mieko Sato" w:date="2018-01-25T15:45:00Z">
        <w:r w:rsidR="00E15361">
          <w:t>ソース コード</w:t>
        </w:r>
      </w:ins>
      <w:r w:rsidRPr="007E57E9">
        <w:t>をスキャンするツールを適用</w:t>
      </w:r>
    </w:p>
    <w:p w:rsidR="007E2CBE" w:rsidRPr="007E57E9" w:rsidRDefault="007E2CBE" w:rsidP="007E2CBE">
      <w:pPr>
        <w:pStyle w:val="Ibrahim"/>
        <w:spacing w:before="120"/>
      </w:pPr>
      <w:r w:rsidRPr="007E57E9">
        <w:t>スキャンするツールの結果を分析</w:t>
      </w:r>
    </w:p>
    <w:p w:rsidR="0047562C" w:rsidRDefault="007E2CBE" w:rsidP="007E2CBE">
      <w:pPr>
        <w:pStyle w:val="Ibrahim"/>
        <w:spacing w:before="120"/>
      </w:pPr>
      <w:r w:rsidRPr="007E57E9">
        <w:t>スキャンのツールで発見されたコード合致 、潜在的な合致、ライセンスの衝突を識別</w:t>
      </w:r>
    </w:p>
    <w:p w:rsidR="007E2CBE" w:rsidRPr="007E57E9" w:rsidRDefault="007E2CBE" w:rsidP="007E2CBE">
      <w:pPr>
        <w:pStyle w:val="Ibrahim"/>
        <w:spacing w:before="120"/>
      </w:pPr>
      <w:r w:rsidRPr="007E57E9">
        <w:t>スキャンのツールで特定されたすべての問題の解決を監督</w:t>
      </w:r>
    </w:p>
    <w:p w:rsidR="007E2CBE" w:rsidRPr="007E57E9" w:rsidRDefault="007E2CBE" w:rsidP="007E2CBE">
      <w:pPr>
        <w:pStyle w:val="Ibrahim"/>
        <w:spacing w:before="120"/>
      </w:pPr>
      <w:r w:rsidRPr="007E57E9">
        <w:t>最終監査報告書を作成し、特定されたすべての問題が解決されたことを確実にする</w:t>
      </w:r>
      <w:r w:rsidR="00485108">
        <w:br/>
      </w:r>
    </w:p>
    <w:p w:rsidR="00485108" w:rsidRPr="007E57E9" w:rsidRDefault="00485108" w:rsidP="00485108">
      <w:pPr>
        <w:pStyle w:val="Ibrahim0"/>
        <w:spacing w:before="120" w:after="120"/>
      </w:pPr>
      <w:r w:rsidRPr="007E57E9">
        <w:rPr>
          <w:rFonts w:hint="eastAsia"/>
        </w:rPr>
        <w:t>監査は</w:t>
      </w:r>
      <w:r w:rsidRPr="007E57E9">
        <w:t>OSRBか独立した監査チームかが組織の規模に応じて責任を持ち、コンプライアンス</w:t>
      </w:r>
      <w:ins w:id="868" w:author="Mieko Sato" w:date="2018-01-25T16:27:00Z">
        <w:r w:rsidR="00327FAA">
          <w:rPr>
            <w:rFonts w:hint="eastAsia"/>
          </w:rPr>
          <w:t xml:space="preserve"> </w:t>
        </w:r>
      </w:ins>
      <w:r w:rsidRPr="007E57E9">
        <w:t>オフィサーに報告します。6章で監査のプロセスについて論じます。</w:t>
      </w:r>
    </w:p>
    <w:p w:rsidR="006A6A7C" w:rsidRDefault="00485108" w:rsidP="004E69F2">
      <w:pPr>
        <w:pStyle w:val="Ibrahim"/>
        <w:spacing w:before="120" w:afterLines="100" w:after="240"/>
      </w:pPr>
      <w:r w:rsidRPr="007E57E9">
        <w:t>アーキテクチャ</w:t>
      </w:r>
      <w:ins w:id="869" w:author="Mieko Sato" w:date="2018-01-25T16:18:00Z">
        <w:r w:rsidR="007A72D6">
          <w:rPr>
            <w:rFonts w:hint="eastAsia"/>
          </w:rPr>
          <w:t>ー</w:t>
        </w:r>
      </w:ins>
      <w:r w:rsidRPr="007E57E9">
        <w:t>のレビュー実行。承認過程の一つとして、OSRBはエンジニアリング部門の代表と共にアーキテクチャ</w:t>
      </w:r>
      <w:ins w:id="870" w:author="Mieko Sato" w:date="2018-01-25T16:18:00Z">
        <w:r w:rsidR="007A72D6">
          <w:rPr>
            <w:rFonts w:hint="eastAsia"/>
          </w:rPr>
          <w:t>ー</w:t>
        </w:r>
      </w:ins>
      <w:r w:rsidRPr="007E57E9">
        <w:t>をレビューし、</w:t>
      </w:r>
      <w:del w:id="871" w:author="Mieko Sato" w:date="2018-01-25T15:44:00Z">
        <w:r w:rsidRPr="007E57E9" w:rsidDel="00E15361">
          <w:delText>オープンソース</w:delText>
        </w:r>
      </w:del>
      <w:ins w:id="872" w:author="Mieko Sato" w:date="2018-01-25T15:44:00Z">
        <w:r w:rsidR="00E15361">
          <w:t>オープン ソース</w:t>
        </w:r>
      </w:ins>
      <w:r w:rsidRPr="007E57E9">
        <w:t>の</w:t>
      </w:r>
      <w:del w:id="873" w:author="Mieko Sato" w:date="2018-01-25T15:45:00Z">
        <w:r w:rsidRPr="007E57E9" w:rsidDel="00E15361">
          <w:delText>ソースコード</w:delText>
        </w:r>
      </w:del>
      <w:ins w:id="874" w:author="Mieko Sato" w:date="2018-01-25T15:45:00Z">
        <w:r w:rsidR="00E15361">
          <w:t>ソース コード</w:t>
        </w:r>
      </w:ins>
      <w:r w:rsidRPr="007E57E9">
        <w:t>、</w:t>
      </w:r>
      <w:del w:id="875" w:author="Mieko Sato" w:date="2018-01-25T15:18:00Z">
        <w:r w:rsidRPr="007E57E9" w:rsidDel="00EE6B02">
          <w:delText>プロプラエタリ</w:delText>
        </w:r>
      </w:del>
      <w:ins w:id="876" w:author="Mieko Sato" w:date="2018-01-25T15:18:00Z">
        <w:r w:rsidR="00EE6B02">
          <w:t>プロプライエタリ</w:t>
        </w:r>
      </w:ins>
      <w:r w:rsidRPr="007E57E9">
        <w:t>のコード 、サードパーティの</w:t>
      </w:r>
      <w:del w:id="877" w:author="Mieko Sato" w:date="2018-01-25T15:45:00Z">
        <w:r w:rsidRPr="007E57E9" w:rsidDel="00E15361">
          <w:delText>ソースコード</w:delText>
        </w:r>
      </w:del>
      <w:ins w:id="878" w:author="Mieko Sato" w:date="2018-01-25T15:45:00Z">
        <w:r w:rsidR="00E15361">
          <w:t>ソース コード</w:t>
        </w:r>
      </w:ins>
      <w:r w:rsidRPr="007E57E9">
        <w:t>の関係を解析します。本レビューの目的は、アーキテクチャ</w:t>
      </w:r>
      <w:ins w:id="879" w:author="Mieko Sato" w:date="2018-01-25T16:18:00Z">
        <w:r w:rsidR="007A72D6">
          <w:rPr>
            <w:rFonts w:hint="eastAsia"/>
          </w:rPr>
          <w:t>ー</w:t>
        </w:r>
      </w:ins>
      <w:r w:rsidRPr="007E57E9">
        <w:t>のガイドラインが尊重され、</w:t>
      </w:r>
      <w:del w:id="880" w:author="Mieko Sato" w:date="2018-01-25T15:44:00Z">
        <w:r w:rsidRPr="007E57E9" w:rsidDel="00E15361">
          <w:delText>オープンソース</w:delText>
        </w:r>
      </w:del>
      <w:ins w:id="881" w:author="Mieko Sato" w:date="2018-01-25T15:44:00Z">
        <w:r w:rsidR="00E15361">
          <w:t>オープン ソース</w:t>
        </w:r>
      </w:ins>
      <w:r w:rsidRPr="007E57E9">
        <w:t>、</w:t>
      </w:r>
      <w:del w:id="882" w:author="Mieko Sato" w:date="2018-01-25T15:18:00Z">
        <w:r w:rsidRPr="007E57E9" w:rsidDel="00EE6B02">
          <w:delText>プロプラエタリ</w:delText>
        </w:r>
      </w:del>
      <w:ins w:id="883" w:author="Mieko Sato" w:date="2018-01-25T15:18:00Z">
        <w:r w:rsidR="00EE6B02">
          <w:t>プロプライエタリ</w:t>
        </w:r>
      </w:ins>
      <w:r w:rsidRPr="007E57E9">
        <w:t>、サードパーティのソフトウェアの関係が、現場が受け入れ可能な法的ガイドラインの範囲内に収まっていることを確認することです。</w:t>
      </w:r>
    </w:p>
    <w:p w:rsidR="004E69F2" w:rsidRPr="004E69F2" w:rsidRDefault="00485108" w:rsidP="004E69F2">
      <w:pPr>
        <w:pStyle w:val="Ibrahim"/>
        <w:spacing w:before="120"/>
      </w:pPr>
      <w:r w:rsidRPr="004E69F2">
        <w:t>リンク解析をレビュー。OSRBはAPI呼び出し等によるリンク関係に</w:t>
      </w:r>
      <w:r w:rsidRPr="004E69F2">
        <w:rPr>
          <w:rFonts w:hint="eastAsia"/>
        </w:rPr>
        <w:t>より、何らかの</w:t>
      </w:r>
      <w:del w:id="884" w:author="Mieko Sato" w:date="2018-01-25T15:44:00Z">
        <w:r w:rsidRPr="004E69F2" w:rsidDel="00E15361">
          <w:rPr>
            <w:rFonts w:hint="eastAsia"/>
          </w:rPr>
          <w:delText>オープンソース</w:delText>
        </w:r>
      </w:del>
      <w:ins w:id="885" w:author="Mieko Sato" w:date="2018-01-25T15:44:00Z">
        <w:r w:rsidR="00E15361">
          <w:rPr>
            <w:rFonts w:hint="eastAsia"/>
          </w:rPr>
          <w:t>オープン ソース</w:t>
        </w:r>
      </w:ins>
      <w:r w:rsidRPr="004E69F2">
        <w:rPr>
          <w:rFonts w:hint="eastAsia"/>
        </w:rPr>
        <w:t>のライセンス上の義務が</w:t>
      </w:r>
      <w:del w:id="886" w:author="Mieko Sato" w:date="2018-01-25T15:18:00Z">
        <w:r w:rsidRPr="004E69F2" w:rsidDel="00EE6B02">
          <w:rPr>
            <w:rFonts w:hint="eastAsia"/>
          </w:rPr>
          <w:delText>プロプラエタリ</w:delText>
        </w:r>
      </w:del>
      <w:ins w:id="887" w:author="Mieko Sato" w:date="2018-01-25T15:18:00Z">
        <w:r w:rsidR="00EE6B02">
          <w:rPr>
            <w:rFonts w:hint="eastAsia"/>
          </w:rPr>
          <w:t>プロプライエタリ</w:t>
        </w:r>
      </w:ins>
      <w:r w:rsidRPr="004E69F2">
        <w:rPr>
          <w:rFonts w:hint="eastAsia"/>
        </w:rPr>
        <w:t>やサードパーティのソフトウェアに広がっていないかの確認のためリンク解析を行います。</w:t>
      </w:r>
    </w:p>
    <w:p w:rsidR="004E69F2" w:rsidRDefault="004E69F2">
      <w:pPr>
        <w:rPr>
          <w:lang w:eastAsia="ja-JP"/>
        </w:rPr>
      </w:pPr>
      <w:r>
        <w:rPr>
          <w:lang w:eastAsia="ja-JP"/>
        </w:rPr>
        <w:br w:type="page"/>
      </w:r>
    </w:p>
    <w:p w:rsidR="004E69F2" w:rsidRDefault="006A6A7C" w:rsidP="004E69F2">
      <w:pPr>
        <w:pStyle w:val="Ibrahim"/>
        <w:spacing w:before="120" w:afterLines="100" w:after="240"/>
      </w:pPr>
      <w:del w:id="888" w:author="Mieko Sato" w:date="2018-01-25T15:44:00Z">
        <w:r w:rsidRPr="007E57E9" w:rsidDel="00E15361">
          <w:delText>オープンソース</w:delText>
        </w:r>
      </w:del>
      <w:ins w:id="889" w:author="Mieko Sato" w:date="2018-01-25T15:44:00Z">
        <w:r w:rsidR="00E15361">
          <w:t>オープン ソース</w:t>
        </w:r>
      </w:ins>
      <w:r w:rsidRPr="007E57E9">
        <w:t>を含む製品のリリースやサービスの開始を取りやめる決定を検証</w:t>
      </w:r>
    </w:p>
    <w:p w:rsidR="006A6A7C" w:rsidRPr="007E57E9" w:rsidRDefault="006A6A7C" w:rsidP="004E69F2">
      <w:pPr>
        <w:pStyle w:val="Ibrahim"/>
        <w:spacing w:before="120" w:afterLines="100" w:after="240"/>
      </w:pPr>
      <w:r w:rsidRPr="007E57E9">
        <w:t>社内のスタッフやエンジニアから寄せられる</w:t>
      </w:r>
      <w:del w:id="890" w:author="Mieko Sato" w:date="2018-01-25T15:44:00Z">
        <w:r w:rsidRPr="007E57E9" w:rsidDel="00E15361">
          <w:delText>オープンソース</w:delText>
        </w:r>
      </w:del>
      <w:ins w:id="891" w:author="Mieko Sato" w:date="2018-01-25T15:44:00Z">
        <w:r w:rsidR="00E15361">
          <w:t>オープン ソース</w:t>
        </w:r>
      </w:ins>
      <w:r w:rsidRPr="007E57E9">
        <w:t>に関する質問に対しガイダンスを提供</w:t>
      </w:r>
    </w:p>
    <w:p w:rsidR="006A6A7C" w:rsidRPr="007E57E9" w:rsidRDefault="006A6A7C" w:rsidP="004E69F2">
      <w:pPr>
        <w:pStyle w:val="Ibrahim"/>
        <w:spacing w:before="120" w:afterLines="100" w:after="240"/>
      </w:pPr>
      <w:r w:rsidRPr="007E57E9">
        <w:t>頒布前の検証作業の一環としてコードの検査を実施。</w:t>
      </w:r>
      <w:del w:id="892" w:author="Mieko Sato" w:date="2018-01-25T15:44:00Z">
        <w:r w:rsidRPr="007E57E9" w:rsidDel="00E15361">
          <w:delText>オープンソース</w:delText>
        </w:r>
      </w:del>
      <w:ins w:id="893" w:author="Mieko Sato" w:date="2018-01-25T15:44:00Z">
        <w:r w:rsidR="00E15361">
          <w:t>オープン ソース</w:t>
        </w:r>
      </w:ins>
      <w:r w:rsidRPr="007E57E9">
        <w:t xml:space="preserve"> ライセンスのテキストや著作権表示が完全な形となっており、</w:t>
      </w:r>
      <w:del w:id="894" w:author="Mieko Sato" w:date="2018-01-25T15:45:00Z">
        <w:r w:rsidRPr="007E57E9" w:rsidDel="00E15361">
          <w:delText>ソースコード</w:delText>
        </w:r>
      </w:del>
      <w:ins w:id="895" w:author="Mieko Sato" w:date="2018-01-25T15:45:00Z">
        <w:r w:rsidR="00E15361">
          <w:t>ソース コード</w:t>
        </w:r>
      </w:ins>
      <w:r w:rsidRPr="007E57E9">
        <w:t>に対して施された変更を反映するようエンジニアたちが変更ログをアップデートしていることを確認</w:t>
      </w:r>
    </w:p>
    <w:p w:rsidR="006A6A7C" w:rsidRPr="007E57E9" w:rsidRDefault="006A6A7C" w:rsidP="004E69F2">
      <w:pPr>
        <w:pStyle w:val="Ibrahim"/>
        <w:spacing w:before="120" w:afterLines="100" w:after="240"/>
      </w:pPr>
      <w:r w:rsidRPr="007E57E9">
        <w:t>問題となっている</w:t>
      </w:r>
      <w:del w:id="896" w:author="Mieko Sato" w:date="2018-01-25T15:44:00Z">
        <w:r w:rsidRPr="007E57E9" w:rsidDel="00E15361">
          <w:delText>オープンソース</w:delText>
        </w:r>
      </w:del>
      <w:ins w:id="897" w:author="Mieko Sato" w:date="2018-01-25T15:44:00Z">
        <w:r w:rsidR="00E15361">
          <w:t>オープン ソース</w:t>
        </w:r>
      </w:ins>
      <w:r w:rsidRPr="007E57E9">
        <w:t xml:space="preserve"> ソフトウェアで満たすべきライセンス上の義務の一覧を作り、満たすよう関係部門に展開：OSRBが</w:t>
      </w:r>
      <w:del w:id="898" w:author="Mieko Sato" w:date="2018-01-25T15:44:00Z">
        <w:r w:rsidRPr="007E57E9" w:rsidDel="00E15361">
          <w:delText>オープンソース</w:delText>
        </w:r>
      </w:del>
      <w:ins w:id="899" w:author="Mieko Sato" w:date="2018-01-25T15:44:00Z">
        <w:r w:rsidR="00E15361">
          <w:t>オープン ソース</w:t>
        </w:r>
      </w:ins>
      <w:r w:rsidRPr="007E57E9">
        <w:t>を製品に利用することを承認したら、承認プロセスの一部としてOSDBは義務一覧を作り、関係する</w:t>
      </w:r>
      <w:del w:id="900" w:author="Mieko Sato" w:date="2018-01-25T16:41:00Z">
        <w:r w:rsidRPr="007E57E9" w:rsidDel="00D56E5E">
          <w:delText>様々</w:delText>
        </w:r>
      </w:del>
      <w:ins w:id="901" w:author="Mieko Sato" w:date="2018-01-25T16:41:00Z">
        <w:r w:rsidR="00D56E5E">
          <w:t>さまざま</w:t>
        </w:r>
      </w:ins>
      <w:r w:rsidRPr="007E57E9">
        <w:t>な個人やチームに展開して確実に満たすようにします。頒布前のプロセスの一部としてOSDBは製品やサービスのリリース前に最終チェックを行いますが、義務を満たしていることの検証もここに含みます。</w:t>
      </w:r>
    </w:p>
    <w:p w:rsidR="004E69F2" w:rsidRDefault="006A6A7C" w:rsidP="004E69F2">
      <w:pPr>
        <w:pStyle w:val="Ibrahim"/>
        <w:spacing w:before="120" w:afterLines="100" w:after="240"/>
      </w:pPr>
      <w:del w:id="902" w:author="Mieko Sato" w:date="2018-01-25T15:44:00Z">
        <w:r w:rsidRPr="007E57E9" w:rsidDel="00E15361">
          <w:delText>オープンソース</w:delText>
        </w:r>
      </w:del>
      <w:ins w:id="903" w:author="Mieko Sato" w:date="2018-01-25T15:44:00Z">
        <w:r w:rsidR="00E15361">
          <w:t>オープン ソース</w:t>
        </w:r>
      </w:ins>
      <w:r w:rsidRPr="007E57E9">
        <w:t>とコンプライアンスの訓練を開発し提供。OSRBは</w:t>
      </w:r>
      <w:del w:id="904" w:author="Mieko Sato" w:date="2018-01-25T15:44:00Z">
        <w:r w:rsidRPr="007E57E9" w:rsidDel="00E15361">
          <w:delText>オープンソース</w:delText>
        </w:r>
      </w:del>
      <w:ins w:id="905" w:author="Mieko Sato" w:date="2018-01-25T15:44:00Z">
        <w:r w:rsidR="00E15361">
          <w:t>オープン ソース</w:t>
        </w:r>
      </w:ins>
      <w:r w:rsidRPr="007E57E9">
        <w:t>とコンプライアンスの訓練の開発を主導し、従業員が企業の</w:t>
      </w:r>
      <w:del w:id="906" w:author="Mieko Sato" w:date="2018-01-25T15:44:00Z">
        <w:r w:rsidRPr="007E57E9" w:rsidDel="00E15361">
          <w:delText>オープンソース</w:delText>
        </w:r>
      </w:del>
      <w:ins w:id="907" w:author="Mieko Sato" w:date="2018-01-25T15:44:00Z">
        <w:r w:rsidR="00E15361">
          <w:t>オープン ソース</w:t>
        </w:r>
      </w:ins>
      <w:r w:rsidRPr="007E57E9">
        <w:t>のポリシーやコンプライアンスのプロセスについて良く理解するようにします。</w:t>
      </w:r>
      <w:del w:id="908" w:author="Mieko Sato" w:date="2018-01-25T15:52:00Z">
        <w:r w:rsidRPr="007E57E9" w:rsidDel="007F33FC">
          <w:delText>更に</w:delText>
        </w:r>
      </w:del>
      <w:ins w:id="909" w:author="Mieko Sato" w:date="2018-01-25T15:52:00Z">
        <w:r w:rsidR="007F33FC">
          <w:t>さらに</w:t>
        </w:r>
      </w:ins>
      <w:r w:rsidRPr="007E57E9">
        <w:t>、OSRBは最も広く利用されるいくつかの</w:t>
      </w:r>
      <w:del w:id="910" w:author="Mieko Sato" w:date="2018-01-25T15:44:00Z">
        <w:r w:rsidRPr="007E57E9" w:rsidDel="00E15361">
          <w:delText>オープンソース</w:delText>
        </w:r>
      </w:del>
      <w:ins w:id="911" w:author="Mieko Sato" w:date="2018-01-25T15:44:00Z">
        <w:r w:rsidR="00E15361">
          <w:t>オープン ソース</w:t>
        </w:r>
      </w:ins>
      <w:r w:rsidRPr="007E57E9">
        <w:t>のライセンス、商用での</w:t>
      </w:r>
      <w:del w:id="912" w:author="Mieko Sato" w:date="2018-01-25T15:44:00Z">
        <w:r w:rsidRPr="007E57E9" w:rsidDel="00E15361">
          <w:delText>オープンソース</w:delText>
        </w:r>
      </w:del>
      <w:ins w:id="913" w:author="Mieko Sato" w:date="2018-01-25T15:44:00Z">
        <w:r w:rsidR="00E15361">
          <w:t>オープン ソース</w:t>
        </w:r>
      </w:ins>
      <w:r w:rsidRPr="007E57E9">
        <w:t>利用に関わる話題についても教育すべきです。この訓練は</w:t>
      </w:r>
      <w:del w:id="914" w:author="Mieko Sato" w:date="2018-01-25T15:44:00Z">
        <w:r w:rsidRPr="007E57E9" w:rsidDel="00E15361">
          <w:delText>オープンソース</w:delText>
        </w:r>
      </w:del>
      <w:ins w:id="915" w:author="Mieko Sato" w:date="2018-01-25T15:44:00Z">
        <w:r w:rsidR="00E15361">
          <w:t>オープン ソース</w:t>
        </w:r>
      </w:ins>
      <w:r w:rsidRPr="007E57E9">
        <w:t>を使ったソフトウェアの開発や管理に関わる従業員全員が受けなければなりません。</w:t>
      </w:r>
    </w:p>
    <w:p w:rsidR="004E69F2" w:rsidRDefault="006A6A7C" w:rsidP="004E69F2">
      <w:pPr>
        <w:pStyle w:val="Ibrahim"/>
        <w:spacing w:before="120" w:afterLines="100" w:after="240"/>
      </w:pPr>
      <w:r w:rsidRPr="007E57E9">
        <w:t>企業の</w:t>
      </w:r>
      <w:del w:id="916" w:author="Mieko Sato" w:date="2018-01-25T15:44:00Z">
        <w:r w:rsidRPr="007E57E9" w:rsidDel="00E15361">
          <w:delText>オープンソース</w:delText>
        </w:r>
      </w:del>
      <w:ins w:id="917" w:author="Mieko Sato" w:date="2018-01-25T15:44:00Z">
        <w:r w:rsidR="00E15361">
          <w:t>オープン ソース</w:t>
        </w:r>
      </w:ins>
      <w:r w:rsidRPr="007E57E9">
        <w:t>のウェブサイトをホストし維持。：</w:t>
      </w:r>
      <w:r w:rsidRPr="007E57E9">
        <w:rPr>
          <w:rFonts w:hint="eastAsia"/>
        </w:rPr>
        <w:t>従業員向けの内部のウェブサイトは</w:t>
      </w:r>
      <w:del w:id="918" w:author="Mieko Sato" w:date="2018-01-25T15:44:00Z">
        <w:r w:rsidRPr="007E57E9" w:rsidDel="00E15361">
          <w:rPr>
            <w:rFonts w:hint="eastAsia"/>
          </w:rPr>
          <w:delText>オープンソース</w:delText>
        </w:r>
      </w:del>
      <w:ins w:id="919" w:author="Mieko Sato" w:date="2018-01-25T15:44:00Z">
        <w:r w:rsidR="00E15361">
          <w:rPr>
            <w:rFonts w:hint="eastAsia"/>
          </w:rPr>
          <w:t>オープン ソース</w:t>
        </w:r>
      </w:ins>
      <w:r w:rsidRPr="007E57E9">
        <w:rPr>
          <w:rFonts w:hint="eastAsia"/>
        </w:rPr>
        <w:t>のプロセスやポリシー</w:t>
      </w:r>
      <w:r w:rsidRPr="007E57E9">
        <w:t xml:space="preserve"> 、ガイドライン、訓練、告知が主となります。外部向けのサイトは通常、</w:t>
      </w:r>
      <w:del w:id="920" w:author="Mieko Sato" w:date="2018-01-25T15:45:00Z">
        <w:r w:rsidRPr="007E57E9" w:rsidDel="00E15361">
          <w:delText>ソースコード</w:delText>
        </w:r>
      </w:del>
      <w:ins w:id="921" w:author="Mieko Sato" w:date="2018-01-25T15:45:00Z">
        <w:r w:rsidR="00E15361">
          <w:t>ソース コード</w:t>
        </w:r>
      </w:ins>
      <w:r w:rsidRPr="007E57E9">
        <w:t>のパッケージを利用可能とし、特定のコンプライアンス上の義務を満たすことが第一の目的となります。</w:t>
      </w:r>
    </w:p>
    <w:p w:rsidR="004E69F2" w:rsidRDefault="004E69F2">
      <w:pPr>
        <w:rPr>
          <w:lang w:eastAsia="ja-JP"/>
        </w:rPr>
      </w:pPr>
      <w:r>
        <w:rPr>
          <w:lang w:eastAsia="ja-JP"/>
        </w:rPr>
        <w:br w:type="page"/>
      </w:r>
    </w:p>
    <w:p w:rsidR="00336B69" w:rsidRDefault="004E69F2" w:rsidP="004E69F2">
      <w:pPr>
        <w:pStyle w:val="Ibrahim"/>
        <w:spacing w:before="120" w:afterLines="100" w:after="240"/>
      </w:pPr>
      <w:r w:rsidRPr="007E57E9">
        <w:t>コンプライアンスの質問を取扱う。OSRBは企業に送付された</w:t>
      </w:r>
      <w:del w:id="922" w:author="Mieko Sato" w:date="2018-01-25T15:44:00Z">
        <w:r w:rsidRPr="007E57E9" w:rsidDel="00E15361">
          <w:delText>オープンソース</w:delText>
        </w:r>
      </w:del>
      <w:ins w:id="923" w:author="Mieko Sato" w:date="2018-01-25T15:44:00Z">
        <w:r w:rsidR="00E15361">
          <w:t>オープン ソース</w:t>
        </w:r>
      </w:ins>
      <w:r w:rsidRPr="007E57E9">
        <w:t>のコンプライアンスに関わるあらゆる質問に答える責任があります。第9章でコンプライアンスの質問を扱うプロセスを述べます。</w:t>
      </w:r>
    </w:p>
    <w:p w:rsidR="004E69F2" w:rsidRPr="007E57E9" w:rsidRDefault="004E69F2" w:rsidP="004E69F2">
      <w:pPr>
        <w:pStyle w:val="Ibrahim"/>
        <w:spacing w:before="120" w:afterLines="100" w:after="240"/>
      </w:pPr>
      <w:r w:rsidRPr="007E57E9">
        <w:t>コンプライアンスの記録を取る：いかなる</w:t>
      </w:r>
      <w:del w:id="924" w:author="Mieko Sato" w:date="2018-01-25T15:44:00Z">
        <w:r w:rsidRPr="007E57E9" w:rsidDel="00E15361">
          <w:delText>オープンソース</w:delText>
        </w:r>
      </w:del>
      <w:ins w:id="925" w:author="Mieko Sato" w:date="2018-01-25T15:44:00Z">
        <w:r w:rsidR="00E15361">
          <w:t>オープン ソース</w:t>
        </w:r>
      </w:ins>
      <w:r w:rsidRPr="007E57E9">
        <w:t xml:space="preserve"> ソフトウェア コンポーネントについてもコンプライアンスに関するすべての記録が最新のものとなっていることにOSDBは責任を持ちます。</w:t>
      </w:r>
    </w:p>
    <w:p w:rsidR="004E69F2" w:rsidRPr="007E57E9" w:rsidRDefault="004E69F2" w:rsidP="004E69F2">
      <w:pPr>
        <w:pStyle w:val="Ibrahim"/>
        <w:spacing w:before="120" w:afterLines="100" w:after="240"/>
      </w:pPr>
      <w:r w:rsidRPr="007E57E9">
        <w:t>エンドユーザー向け文書をレビューし、製品やソフトウェア</w:t>
      </w:r>
      <w:ins w:id="926" w:author="Mieko Sato" w:date="2018-01-25T16:17:00Z">
        <w:r w:rsidR="007A72D6">
          <w:rPr>
            <w:rFonts w:hint="eastAsia"/>
          </w:rPr>
          <w:t xml:space="preserve"> </w:t>
        </w:r>
      </w:ins>
      <w:r w:rsidRPr="007E57E9">
        <w:t>スタックに含まれる</w:t>
      </w:r>
      <w:del w:id="927" w:author="Mieko Sato" w:date="2018-01-25T15:44:00Z">
        <w:r w:rsidRPr="007E57E9" w:rsidDel="00E15361">
          <w:delText>オープンソース</w:delText>
        </w:r>
      </w:del>
      <w:ins w:id="928" w:author="Mieko Sato" w:date="2018-01-25T15:44:00Z">
        <w:r w:rsidR="00E15361">
          <w:t>オープン ソース</w:t>
        </w:r>
      </w:ins>
      <w:r w:rsidRPr="007E57E9">
        <w:t>について、消費者へのコピーライト、帰属、ライセンスの告知が適切であることを確認します。またGPL/LGPL</w:t>
      </w:r>
      <w:del w:id="929" w:author="Mieko Sato" w:date="2018-01-25T16:12:00Z">
        <w:r w:rsidRPr="007E57E9" w:rsidDel="008D48A1">
          <w:delText>ファミリ</w:delText>
        </w:r>
      </w:del>
      <w:ins w:id="930" w:author="Mieko Sato" w:date="2018-01-25T16:12:00Z">
        <w:r w:rsidR="008D48A1">
          <w:t>ファミリー</w:t>
        </w:r>
      </w:ins>
      <w:r w:rsidRPr="007E57E9">
        <w:t xml:space="preserve">のライセンスの場合には、可能であれば </w:t>
      </w:r>
      <w:del w:id="931" w:author="Mieko Sato" w:date="2018-01-25T15:45:00Z">
        <w:r w:rsidRPr="007E57E9" w:rsidDel="00E15361">
          <w:delText>ソースコード</w:delText>
        </w:r>
      </w:del>
      <w:ins w:id="932" w:author="Mieko Sato" w:date="2018-01-25T15:45:00Z">
        <w:r w:rsidR="00E15361">
          <w:t>ソース コード</w:t>
        </w:r>
      </w:ins>
      <w:r w:rsidRPr="007E57E9">
        <w:t>を得る方法を書面にします。</w:t>
      </w:r>
    </w:p>
    <w:p w:rsidR="004E69F2" w:rsidRPr="007E57E9" w:rsidRDefault="004E69F2" w:rsidP="004E69F2">
      <w:pPr>
        <w:pStyle w:val="Ibrahim"/>
        <w:spacing w:before="120" w:afterLines="100" w:after="240"/>
      </w:pPr>
      <w:r w:rsidRPr="007E57E9">
        <w:t>コンプライアンスの作業をより自動化し効率的にする、コンプライアンスの基盤の一部として利用されるべき新しいツールを推薦。</w:t>
      </w:r>
    </w:p>
    <w:p w:rsidR="00336B69" w:rsidRDefault="004E69F2" w:rsidP="004E69F2">
      <w:pPr>
        <w:pStyle w:val="Ibrahim"/>
        <w:spacing w:before="120" w:afterLines="100" w:after="240"/>
      </w:pPr>
      <w:r w:rsidRPr="007E57E9">
        <w:t>製品出荷を</w:t>
      </w:r>
      <w:del w:id="933" w:author="Mieko Sato" w:date="2018-01-25T15:44:00Z">
        <w:r w:rsidRPr="007E57E9" w:rsidDel="00E15361">
          <w:delText>オープンソース</w:delText>
        </w:r>
      </w:del>
      <w:ins w:id="934" w:author="Mieko Sato" w:date="2018-01-25T15:44:00Z">
        <w:r w:rsidR="00E15361">
          <w:t>オープン ソース</w:t>
        </w:r>
      </w:ins>
      <w:ins w:id="935" w:author="Mieko Sato" w:date="2018-01-25T16:13:00Z">
        <w:r w:rsidR="008D48A1">
          <w:rPr>
            <w:rFonts w:hint="eastAsia"/>
          </w:rPr>
          <w:t xml:space="preserve"> </w:t>
        </w:r>
      </w:ins>
      <w:r w:rsidRPr="007E57E9">
        <w:t>コンプライアンスの観点から承認。</w:t>
      </w:r>
    </w:p>
    <w:p w:rsidR="004E69F2" w:rsidRDefault="004E69F2" w:rsidP="004E69F2">
      <w:pPr>
        <w:pStyle w:val="Ibrahim"/>
        <w:spacing w:before="120" w:afterLines="100" w:after="240"/>
      </w:pPr>
      <w:r w:rsidRPr="007E57E9">
        <w:t>コミュニティに関与するポリシー、プロセス、手続き、ガイドラインを策定。これはコンプライアンスではないが、責任ある事柄のリストの完全性という観点で挙げておく。</w:t>
      </w:r>
    </w:p>
    <w:p w:rsidR="00336B69" w:rsidRPr="007E57E9" w:rsidRDefault="00336B69" w:rsidP="00715C5F">
      <w:pPr>
        <w:pStyle w:val="2"/>
      </w:pPr>
      <w:bookmarkStart w:id="936" w:name="LEGAL"/>
      <w:bookmarkStart w:id="937" w:name="_Toc504728053"/>
      <w:bookmarkEnd w:id="936"/>
      <w:r w:rsidRPr="007E57E9">
        <w:rPr>
          <w:rFonts w:hint="eastAsia"/>
        </w:rPr>
        <w:t>法務</w:t>
      </w:r>
      <w:bookmarkEnd w:id="937"/>
    </w:p>
    <w:p w:rsidR="00336B69" w:rsidRPr="007E57E9" w:rsidRDefault="00336B69" w:rsidP="00336B69">
      <w:pPr>
        <w:pStyle w:val="Ibrahim0"/>
        <w:spacing w:before="120" w:after="120"/>
      </w:pPr>
      <w:r w:rsidRPr="007E57E9">
        <w:rPr>
          <w:rFonts w:hint="eastAsia"/>
        </w:rPr>
        <w:t>法律顧問は</w:t>
      </w:r>
      <w:del w:id="938" w:author="Mieko Sato" w:date="2018-01-25T15:44:00Z">
        <w:r w:rsidRPr="007E57E9" w:rsidDel="00E15361">
          <w:rPr>
            <w:rFonts w:hint="eastAsia"/>
          </w:rPr>
          <w:delText>オープンソース</w:delText>
        </w:r>
      </w:del>
      <w:ins w:id="939" w:author="Mieko Sato" w:date="2018-01-25T15:44:00Z">
        <w:r w:rsidR="00E15361">
          <w:rPr>
            <w:rFonts w:hint="eastAsia"/>
          </w:rPr>
          <w:t>オープン ソース</w:t>
        </w:r>
      </w:ins>
      <w:ins w:id="940" w:author="Mieko Sato" w:date="2018-01-25T16:13:00Z">
        <w:r w:rsidR="008D48A1">
          <w:rPr>
            <w:rFonts w:hint="eastAsia"/>
          </w:rPr>
          <w:t xml:space="preserve"> </w:t>
        </w:r>
      </w:ins>
      <w:r w:rsidRPr="007E57E9">
        <w:rPr>
          <w:rFonts w:hint="eastAsia"/>
        </w:rPr>
        <w:t>ライセンスへのコンプライアンスを確かなものとする委員会</w:t>
      </w:r>
      <w:r w:rsidRPr="007E57E9">
        <w:t xml:space="preserve"> 、OSDBのコアメンバーです。法律顧問は４つの必須の義務があります。</w:t>
      </w:r>
    </w:p>
    <w:p w:rsidR="00336B69" w:rsidRPr="00FB3CAE" w:rsidRDefault="00336B69" w:rsidP="00FB3CAE">
      <w:pPr>
        <w:pStyle w:val="6"/>
        <w:spacing w:before="240" w:after="120"/>
        <w:rPr>
          <w:lang w:eastAsia="ja-JP"/>
        </w:rPr>
      </w:pPr>
      <w:r w:rsidRPr="00FB3CAE">
        <w:rPr>
          <w:lang w:eastAsia="ja-JP"/>
        </w:rPr>
        <w:t>1. 製品やサービスでの</w:t>
      </w:r>
      <w:del w:id="941" w:author="Mieko Sato" w:date="2018-01-25T15:44:00Z">
        <w:r w:rsidRPr="00FB3CAE" w:rsidDel="00E15361">
          <w:rPr>
            <w:lang w:eastAsia="ja-JP"/>
          </w:rPr>
          <w:delText>オープンソース</w:delText>
        </w:r>
      </w:del>
      <w:ins w:id="942" w:author="Mieko Sato" w:date="2018-01-25T15:44:00Z">
        <w:r w:rsidR="00E15361">
          <w:rPr>
            <w:lang w:eastAsia="ja-JP"/>
          </w:rPr>
          <w:t>オープン ソース</w:t>
        </w:r>
      </w:ins>
      <w:r w:rsidRPr="00FB3CAE">
        <w:rPr>
          <w:lang w:eastAsia="ja-JP"/>
        </w:rPr>
        <w:t>の利用を承認</w:t>
      </w:r>
    </w:p>
    <w:p w:rsidR="00336B69" w:rsidRDefault="00336B69" w:rsidP="004F5E4A">
      <w:pPr>
        <w:pStyle w:val="Ibrahim0"/>
        <w:spacing w:before="120" w:after="120"/>
      </w:pPr>
      <w:del w:id="943" w:author="Mieko Sato" w:date="2018-01-25T15:44:00Z">
        <w:r w:rsidRPr="007E57E9" w:rsidDel="00E15361">
          <w:rPr>
            <w:rFonts w:hint="eastAsia"/>
          </w:rPr>
          <w:delText>オープンソース</w:delText>
        </w:r>
      </w:del>
      <w:ins w:id="944" w:author="Mieko Sato" w:date="2018-01-25T15:44:00Z">
        <w:r w:rsidR="00E15361">
          <w:rPr>
            <w:rFonts w:hint="eastAsia"/>
          </w:rPr>
          <w:t>オープン ソース</w:t>
        </w:r>
      </w:ins>
      <w:r w:rsidRPr="007E57E9">
        <w:rPr>
          <w:rFonts w:hint="eastAsia"/>
        </w:rPr>
        <w:t>を商用製品に用いる時には法律顧問の承認が必要です。典型的には、法律顧問はコンプライアンス</w:t>
      </w:r>
      <w:r w:rsidRPr="007E57E9">
        <w:t xml:space="preserve"> チケットを評価します。これはオンライン トラッキング システム (例えばJIRAやBugzilla) 、</w:t>
      </w:r>
      <w:del w:id="945" w:author="Mieko Sato" w:date="2018-01-25T15:45:00Z">
        <w:r w:rsidRPr="007E57E9" w:rsidDel="00E15361">
          <w:delText>ソースコード</w:delText>
        </w:r>
      </w:del>
      <w:ins w:id="946" w:author="Mieko Sato" w:date="2018-01-25T15:45:00Z">
        <w:r w:rsidR="00E15361">
          <w:t>ソース コード</w:t>
        </w:r>
      </w:ins>
      <w:r w:rsidRPr="007E57E9">
        <w:t>をスキャンするツールの結果報告、</w:t>
      </w:r>
      <w:del w:id="947" w:author="Mieko Sato" w:date="2018-01-25T15:45:00Z">
        <w:r w:rsidRPr="007E57E9" w:rsidDel="00E15361">
          <w:rPr>
            <w:rFonts w:hint="eastAsia"/>
          </w:rPr>
          <w:delText>ソースコード</w:delText>
        </w:r>
      </w:del>
      <w:ins w:id="948" w:author="Mieko Sato" w:date="2018-01-25T15:45:00Z">
        <w:r w:rsidR="00E15361">
          <w:rPr>
            <w:rFonts w:hint="eastAsia"/>
          </w:rPr>
          <w:t>ソース コード</w:t>
        </w:r>
      </w:ins>
      <w:r w:rsidRPr="007E57E9">
        <w:rPr>
          <w:rFonts w:hint="eastAsia"/>
        </w:rPr>
        <w:t>のパッケージに添付のライセンス情報を使います。</w:t>
      </w:r>
      <w:r>
        <w:br w:type="page"/>
      </w:r>
    </w:p>
    <w:p w:rsidR="00336B69" w:rsidRPr="007E57E9" w:rsidRDefault="00336B69" w:rsidP="00336B69">
      <w:pPr>
        <w:pStyle w:val="Ibrahim0"/>
        <w:spacing w:before="120" w:after="120"/>
      </w:pPr>
      <w:r w:rsidRPr="007E57E9">
        <w:rPr>
          <w:rFonts w:hint="eastAsia"/>
        </w:rPr>
        <w:t>次にリスク要因を、エンジニアと</w:t>
      </w:r>
      <w:del w:id="949" w:author="Mieko Sato" w:date="2018-01-25T15:44:00Z">
        <w:r w:rsidRPr="007E57E9" w:rsidDel="00E15361">
          <w:rPr>
            <w:rFonts w:hint="eastAsia"/>
          </w:rPr>
          <w:delText>オープンソース</w:delText>
        </w:r>
      </w:del>
      <w:ins w:id="950" w:author="Mieko Sato" w:date="2018-01-25T15:44:00Z">
        <w:r w:rsidR="00E15361">
          <w:rPr>
            <w:rFonts w:hint="eastAsia"/>
          </w:rPr>
          <w:t>オープン ソース</w:t>
        </w:r>
      </w:ins>
      <w:r w:rsidRPr="007E57E9">
        <w:t xml:space="preserve"> コンプライアンス オフィサーからの情報に基づいて評価します。この作業の一環として、法律顧問は対象ソフトウェア コンポーネントについて入ってくる、</w:t>
      </w:r>
      <w:ins w:id="951" w:author="Mieko Sato" w:date="2018-01-25T17:13:00Z">
        <w:r w:rsidR="00DD1695" w:rsidRPr="00DD1695">
          <w:rPr>
            <w:rFonts w:hint="eastAsia"/>
            <w:highlight w:val="yellow"/>
            <w:rPrChange w:id="952" w:author="Mieko Sato" w:date="2018-01-25T17:13:00Z">
              <w:rPr>
                <w:rFonts w:hint="eastAsia"/>
              </w:rPr>
            </w:rPrChange>
          </w:rPr>
          <w:t>およ</w:t>
        </w:r>
      </w:ins>
      <w:del w:id="953" w:author="Mieko Sato" w:date="2018-01-25T17:13:00Z">
        <w:r w:rsidRPr="00DD1695" w:rsidDel="00DD1695">
          <w:rPr>
            <w:highlight w:val="yellow"/>
            <w:rPrChange w:id="954" w:author="Mieko Sato" w:date="2018-01-25T17:13:00Z">
              <w:rPr/>
            </w:rPrChange>
          </w:rPr>
          <w:delText>及</w:delText>
        </w:r>
      </w:del>
      <w:r w:rsidRPr="00DD1695">
        <w:rPr>
          <w:highlight w:val="yellow"/>
          <w:rPrChange w:id="955" w:author="Mieko Sato" w:date="2018-01-25T17:13:00Z">
            <w:rPr/>
          </w:rPrChange>
        </w:rPr>
        <w:t>び</w:t>
      </w:r>
      <w:r w:rsidRPr="007E57E9">
        <w:t>出ていくライセンスについて決定を行います。入ってくるライセンスとは、対象となるコードに含まれる</w:t>
      </w:r>
      <w:del w:id="956" w:author="Mieko Sato" w:date="2018-01-25T15:45:00Z">
        <w:r w:rsidRPr="007E57E9" w:rsidDel="00E15361">
          <w:delText>ソースコード</w:delText>
        </w:r>
      </w:del>
      <w:ins w:id="957" w:author="Mieko Sato" w:date="2018-01-25T15:45:00Z">
        <w:r w:rsidR="00E15361">
          <w:t>ソース コード</w:t>
        </w:r>
      </w:ins>
      <w:r w:rsidRPr="007E57E9">
        <w:t>全てのライセンスのこと です。出ていくライセンスとは、製品やサービスの 受領者が利用できる</w:t>
      </w:r>
      <w:del w:id="958" w:author="Mieko Sato" w:date="2018-01-25T15:45:00Z">
        <w:r w:rsidRPr="007E57E9" w:rsidDel="00E15361">
          <w:delText>ソースコード</w:delText>
        </w:r>
      </w:del>
      <w:ins w:id="959" w:author="Mieko Sato" w:date="2018-01-25T15:45:00Z">
        <w:r w:rsidR="00E15361">
          <w:t>ソース コード</w:t>
        </w:r>
      </w:ins>
      <w:r w:rsidRPr="007E57E9">
        <w:t>やオブジェクト ファイルのライセンスのことです。</w:t>
      </w:r>
    </w:p>
    <w:p w:rsidR="00336B69" w:rsidRPr="00336B69" w:rsidRDefault="00336B69" w:rsidP="00FB3CAE">
      <w:pPr>
        <w:pStyle w:val="6"/>
        <w:spacing w:before="240" w:after="120"/>
        <w:rPr>
          <w:lang w:eastAsia="ja-JP"/>
        </w:rPr>
      </w:pPr>
      <w:r w:rsidRPr="00336B69">
        <w:rPr>
          <w:lang w:eastAsia="ja-JP"/>
        </w:rPr>
        <w:t xml:space="preserve">2. </w:t>
      </w:r>
      <w:del w:id="960" w:author="Mieko Sato" w:date="2018-01-25T15:44:00Z">
        <w:r w:rsidRPr="00336B69" w:rsidDel="00E15361">
          <w:rPr>
            <w:lang w:eastAsia="ja-JP"/>
          </w:rPr>
          <w:delText>オープンソース</w:delText>
        </w:r>
      </w:del>
      <w:ins w:id="961" w:author="Mieko Sato" w:date="2018-01-25T15:44:00Z">
        <w:r w:rsidR="00E15361">
          <w:rPr>
            <w:lang w:eastAsia="ja-JP"/>
          </w:rPr>
          <w:t>オープン ソース</w:t>
        </w:r>
      </w:ins>
      <w:r w:rsidRPr="00336B69">
        <w:rPr>
          <w:lang w:eastAsia="ja-JP"/>
        </w:rPr>
        <w:t>のライセンスについて助言</w:t>
      </w:r>
    </w:p>
    <w:p w:rsidR="00336B69" w:rsidRDefault="00336B69" w:rsidP="00336B69">
      <w:pPr>
        <w:pStyle w:val="Ibrahim"/>
        <w:spacing w:before="120"/>
      </w:pPr>
      <w:del w:id="962" w:author="Mieko Sato" w:date="2018-01-25T15:44:00Z">
        <w:r w:rsidRPr="007E57E9" w:rsidDel="00E15361">
          <w:delText>オープンソース</w:delText>
        </w:r>
      </w:del>
      <w:ins w:id="963" w:author="Mieko Sato" w:date="2018-01-25T15:44:00Z">
        <w:r w:rsidR="00E15361">
          <w:t>オープン ソース</w:t>
        </w:r>
      </w:ins>
      <w:r w:rsidRPr="007E57E9">
        <w:t xml:space="preserve"> ライセンス</w:t>
      </w:r>
      <w:del w:id="964" w:author="Mieko Sato" w:date="2018-01-25T17:19:00Z">
        <w:r w:rsidRPr="007E57E9" w:rsidDel="00DD1695">
          <w:delText xml:space="preserve"> </w:delText>
        </w:r>
      </w:del>
      <w:r w:rsidRPr="007E57E9">
        <w:t>上の義務についてガイドラインを提供</w:t>
      </w:r>
    </w:p>
    <w:p w:rsidR="00336B69" w:rsidRPr="007E57E9" w:rsidRDefault="00336B69" w:rsidP="00336B69">
      <w:pPr>
        <w:pStyle w:val="Ibrahim"/>
        <w:spacing w:before="120"/>
      </w:pPr>
      <w:r w:rsidRPr="007E57E9">
        <w:t>互換性がなかったり、衝突するライセンスに由来するライセンスの衝突について第一に企業のポリシーに基づいて助言を行います。これは時として関連する</w:t>
      </w:r>
      <w:del w:id="965" w:author="Mieko Sato" w:date="2018-01-25T15:44:00Z">
        <w:r w:rsidRPr="007E57E9" w:rsidDel="00E15361">
          <w:delText>オープンソース</w:delText>
        </w:r>
      </w:del>
      <w:ins w:id="966" w:author="Mieko Sato" w:date="2018-01-25T15:44:00Z">
        <w:r w:rsidR="00E15361">
          <w:t>オープン ソース</w:t>
        </w:r>
      </w:ins>
      <w:r w:rsidRPr="007E57E9">
        <w:t>の組織の法律上の意見表明になど外部条件に依ることもあります。</w:t>
      </w:r>
    </w:p>
    <w:p w:rsidR="00336B69" w:rsidRPr="007E57E9" w:rsidRDefault="00336B69" w:rsidP="00336B69">
      <w:pPr>
        <w:pStyle w:val="Ibrahim"/>
        <w:spacing w:before="120"/>
      </w:pPr>
      <w:del w:id="967" w:author="Mieko Sato" w:date="2018-01-25T15:44:00Z">
        <w:r w:rsidRPr="007E57E9" w:rsidDel="00E15361">
          <w:delText>オープンソース</w:delText>
        </w:r>
      </w:del>
      <w:ins w:id="968" w:author="Mieko Sato" w:date="2018-01-25T15:44:00Z">
        <w:r w:rsidR="00E15361">
          <w:t>オープン ソース</w:t>
        </w:r>
      </w:ins>
      <w:r w:rsidRPr="007E57E9">
        <w:t>の利用に伴う知財権について助言します。これは特に、企業が元々は</w:t>
      </w:r>
      <w:del w:id="969" w:author="Mieko Sato" w:date="2018-01-25T15:18:00Z">
        <w:r w:rsidRPr="007E57E9" w:rsidDel="00EE6B02">
          <w:delText>プロプラエタリ</w:delText>
        </w:r>
      </w:del>
      <w:ins w:id="970" w:author="Mieko Sato" w:date="2018-01-25T15:18:00Z">
        <w:r w:rsidR="00EE6B02">
          <w:t>プロプライエタリ</w:t>
        </w:r>
      </w:ins>
      <w:r w:rsidRPr="007E57E9">
        <w:t>だった</w:t>
      </w:r>
      <w:del w:id="971" w:author="Mieko Sato" w:date="2018-01-25T15:45:00Z">
        <w:r w:rsidRPr="007E57E9" w:rsidDel="00E15361">
          <w:delText>ソースコード</w:delText>
        </w:r>
      </w:del>
      <w:ins w:id="972" w:author="Mieko Sato" w:date="2018-01-25T15:45:00Z">
        <w:r w:rsidR="00E15361">
          <w:t>ソース コード</w:t>
        </w:r>
      </w:ins>
      <w:r w:rsidRPr="007E57E9">
        <w:t>を</w:t>
      </w:r>
      <w:del w:id="973" w:author="Mieko Sato" w:date="2018-01-25T15:44:00Z">
        <w:r w:rsidRPr="007E57E9" w:rsidDel="00E15361">
          <w:delText>オープンソース</w:delText>
        </w:r>
      </w:del>
      <w:ins w:id="974" w:author="Mieko Sato" w:date="2018-01-25T15:44:00Z">
        <w:r w:rsidR="00E15361">
          <w:t>オープン ソース</w:t>
        </w:r>
      </w:ins>
      <w:r w:rsidRPr="007E57E9">
        <w:t xml:space="preserve"> ライセンス下で提供するときに問題となります。</w:t>
      </w:r>
    </w:p>
    <w:p w:rsidR="00336B69" w:rsidRPr="007E57E9" w:rsidRDefault="00336B69" w:rsidP="00336B69">
      <w:pPr>
        <w:pStyle w:val="Ibrahim"/>
        <w:spacing w:before="120"/>
      </w:pPr>
      <w:r w:rsidRPr="007E57E9">
        <w:t>エンジニアリング チームからの</w:t>
      </w:r>
      <w:del w:id="975" w:author="Mieko Sato" w:date="2018-01-25T15:44:00Z">
        <w:r w:rsidRPr="007E57E9" w:rsidDel="00E15361">
          <w:delText>オープンソース</w:delText>
        </w:r>
      </w:del>
      <w:ins w:id="976" w:author="Mieko Sato" w:date="2018-01-25T15:44:00Z">
        <w:r w:rsidR="00E15361">
          <w:t>オープン ソース</w:t>
        </w:r>
      </w:ins>
      <w:r w:rsidRPr="007E57E9">
        <w:t>についての質問や懸念に対し勧告したり、ガイダンスを提供したりします。</w:t>
      </w:r>
    </w:p>
    <w:p w:rsidR="00FB3CAE" w:rsidRPr="00FB3CAE" w:rsidRDefault="00FB3CAE" w:rsidP="00FB3CAE">
      <w:pPr>
        <w:pStyle w:val="6"/>
        <w:spacing w:before="240" w:after="120"/>
        <w:rPr>
          <w:lang w:eastAsia="ja-JP"/>
        </w:rPr>
      </w:pPr>
      <w:r w:rsidRPr="00FB3CAE">
        <w:rPr>
          <w:lang w:eastAsia="ja-JP"/>
        </w:rPr>
        <w:t>3. エンドユーザー向け文書のアップデートをレビューし承認</w:t>
      </w:r>
    </w:p>
    <w:p w:rsidR="00FB3CAE" w:rsidRDefault="00FB3CAE" w:rsidP="00FB3CAE">
      <w:pPr>
        <w:pStyle w:val="Ibrahim0"/>
        <w:spacing w:before="120" w:after="120"/>
      </w:pPr>
      <w:r w:rsidRPr="007E57E9">
        <w:rPr>
          <w:rFonts w:hint="eastAsia"/>
        </w:rPr>
        <w:t>こうした法務上のサポートは、製品に含まれるすべての</w:t>
      </w:r>
      <w:del w:id="977" w:author="Mieko Sato" w:date="2018-01-25T15:44:00Z">
        <w:r w:rsidRPr="007E57E9" w:rsidDel="00E15361">
          <w:rPr>
            <w:rFonts w:hint="eastAsia"/>
          </w:rPr>
          <w:delText>オープンソース</w:delText>
        </w:r>
      </w:del>
      <w:ins w:id="978" w:author="Mieko Sato" w:date="2018-01-25T15:44:00Z">
        <w:r w:rsidR="00E15361">
          <w:rPr>
            <w:rFonts w:hint="eastAsia"/>
          </w:rPr>
          <w:t>オープン ソース</w:t>
        </w:r>
      </w:ins>
      <w:r w:rsidRPr="007E57E9">
        <w:rPr>
          <w:rFonts w:hint="eastAsia"/>
        </w:rPr>
        <w:t>について、適切な</w:t>
      </w:r>
      <w:del w:id="979" w:author="Mieko Sato" w:date="2018-01-25T15:44:00Z">
        <w:r w:rsidRPr="007E57E9" w:rsidDel="00E15361">
          <w:rPr>
            <w:rFonts w:hint="eastAsia"/>
          </w:rPr>
          <w:delText>オープンソース</w:delText>
        </w:r>
      </w:del>
      <w:ins w:id="980" w:author="Mieko Sato" w:date="2018-01-25T15:44:00Z">
        <w:r w:rsidR="00E15361">
          <w:rPr>
            <w:rFonts w:hint="eastAsia"/>
          </w:rPr>
          <w:t>オープン ソース</w:t>
        </w:r>
      </w:ins>
      <w:r w:rsidRPr="007E57E9">
        <w:rPr>
          <w:rFonts w:hint="eastAsia"/>
        </w:rPr>
        <w:t>の告知</w:t>
      </w:r>
      <w:r w:rsidRPr="007E57E9">
        <w:t xml:space="preserve"> (著作権、帰属、ライセンス告知)を確実に消費者に提供するために行います。これに加え、GPL/LGPL</w:t>
      </w:r>
      <w:del w:id="981" w:author="Mieko Sato" w:date="2018-01-25T16:11:00Z">
        <w:r w:rsidRPr="007E57E9" w:rsidDel="008D48A1">
          <w:delText>ファミリ</w:delText>
        </w:r>
      </w:del>
      <w:ins w:id="982" w:author="Mieko Sato" w:date="2018-01-25T16:11:00Z">
        <w:r w:rsidR="008D48A1">
          <w:t>ファミリー</w:t>
        </w:r>
      </w:ins>
      <w:r w:rsidRPr="007E57E9">
        <w:t>のライセンスのいずれかに従って</w:t>
      </w:r>
      <w:del w:id="983" w:author="Mieko Sato" w:date="2018-01-25T15:45:00Z">
        <w:r w:rsidRPr="007E57E9" w:rsidDel="00E15361">
          <w:delText>ソースコード</w:delText>
        </w:r>
      </w:del>
      <w:ins w:id="984" w:author="Mieko Sato" w:date="2018-01-25T15:45:00Z">
        <w:r w:rsidR="00E15361">
          <w:t>ソース コード</w:t>
        </w:r>
      </w:ins>
      <w:r w:rsidRPr="007E57E9">
        <w:t>がライセンスされるならば、</w:t>
      </w:r>
      <w:del w:id="985" w:author="Mieko Sato" w:date="2018-01-25T15:45:00Z">
        <w:r w:rsidRPr="007E57E9" w:rsidDel="00E15361">
          <w:delText>ソースコード</w:delText>
        </w:r>
      </w:del>
      <w:ins w:id="986" w:author="Mieko Sato" w:date="2018-01-25T15:45:00Z">
        <w:r w:rsidR="00E15361">
          <w:t>ソース コード</w:t>
        </w:r>
      </w:ins>
      <w:r w:rsidRPr="007E57E9">
        <w:t>を得る方法の情報を書面で提供する必要があります。</w:t>
      </w:r>
    </w:p>
    <w:p w:rsidR="00FB3CAE" w:rsidRDefault="00FB3CAE">
      <w:pPr>
        <w:rPr>
          <w:rFonts w:hAnsi="メイリオ" w:cs="ＭＳ ゴシック"/>
          <w:spacing w:val="-3"/>
          <w:w w:val="95"/>
          <w:sz w:val="20"/>
          <w:szCs w:val="20"/>
          <w:lang w:eastAsia="ja-JP"/>
        </w:rPr>
      </w:pPr>
      <w:r>
        <w:rPr>
          <w:lang w:eastAsia="ja-JP"/>
        </w:rPr>
        <w:br w:type="page"/>
      </w:r>
    </w:p>
    <w:p w:rsidR="00FB3CAE" w:rsidRPr="007E57E9" w:rsidRDefault="00FB3CAE" w:rsidP="00FB3CAE">
      <w:pPr>
        <w:pStyle w:val="6"/>
        <w:spacing w:before="240" w:after="120"/>
        <w:rPr>
          <w:lang w:eastAsia="ja-JP"/>
        </w:rPr>
      </w:pPr>
      <w:r w:rsidRPr="007E57E9">
        <w:rPr>
          <w:lang w:eastAsia="ja-JP"/>
        </w:rPr>
        <w:t xml:space="preserve">4. </w:t>
      </w:r>
      <w:del w:id="987" w:author="Mieko Sato" w:date="2018-01-25T15:44:00Z">
        <w:r w:rsidRPr="007E57E9" w:rsidDel="00E15361">
          <w:rPr>
            <w:lang w:eastAsia="ja-JP"/>
          </w:rPr>
          <w:delText>オープンソース</w:delText>
        </w:r>
      </w:del>
      <w:ins w:id="988" w:author="Mieko Sato" w:date="2018-01-25T15:44:00Z">
        <w:r w:rsidR="00E15361">
          <w:rPr>
            <w:lang w:eastAsia="ja-JP"/>
          </w:rPr>
          <w:t>オープン ソース</w:t>
        </w:r>
      </w:ins>
      <w:r w:rsidRPr="007E57E9">
        <w:rPr>
          <w:lang w:eastAsia="ja-JP"/>
        </w:rPr>
        <w:t xml:space="preserve"> コンプライアンス プログラムの立ち上げと継続に貢献</w:t>
      </w:r>
    </w:p>
    <w:p w:rsidR="00FB3CAE" w:rsidRDefault="00FB3CAE" w:rsidP="00FB3CAE">
      <w:pPr>
        <w:pStyle w:val="Ibrahim"/>
        <w:spacing w:before="120"/>
      </w:pPr>
      <w:del w:id="989" w:author="Mieko Sato" w:date="2018-01-25T15:44:00Z">
        <w:r w:rsidRPr="007E57E9" w:rsidDel="00E15361">
          <w:delText>オープンソース</w:delText>
        </w:r>
      </w:del>
      <w:ins w:id="990" w:author="Mieko Sato" w:date="2018-01-25T15:44:00Z">
        <w:r w:rsidR="00E15361">
          <w:t>オープン ソース</w:t>
        </w:r>
      </w:ins>
      <w:r w:rsidRPr="007E57E9">
        <w:t>のポリシーとプロセスを確立し維持</w:t>
      </w:r>
    </w:p>
    <w:p w:rsidR="00FB3CAE" w:rsidRPr="007E57E9" w:rsidRDefault="00FB3CAE" w:rsidP="00FB3CAE">
      <w:pPr>
        <w:pStyle w:val="Ibrahim"/>
        <w:spacing w:before="120"/>
      </w:pPr>
      <w:del w:id="991" w:author="Mieko Sato" w:date="2018-01-25T15:44:00Z">
        <w:r w:rsidRPr="007E57E9" w:rsidDel="00E15361">
          <w:delText>オープンソース</w:delText>
        </w:r>
      </w:del>
      <w:ins w:id="992" w:author="Mieko Sato" w:date="2018-01-25T15:44:00Z">
        <w:r w:rsidR="00E15361">
          <w:t>オープン ソース</w:t>
        </w:r>
      </w:ins>
      <w:r w:rsidRPr="007E57E9">
        <w:t>のコンプライアンスに関連して企業に送付された質問を取り扱う</w:t>
      </w:r>
    </w:p>
    <w:p w:rsidR="00FB3CAE" w:rsidRPr="007E57E9" w:rsidRDefault="00FB3CAE" w:rsidP="00FB3CAE">
      <w:pPr>
        <w:pStyle w:val="Ibrahim"/>
        <w:spacing w:before="120"/>
      </w:pPr>
      <w:del w:id="993" w:author="Mieko Sato" w:date="2018-01-25T15:44:00Z">
        <w:r w:rsidRPr="007E57E9" w:rsidDel="00E15361">
          <w:delText>オープンソース</w:delText>
        </w:r>
      </w:del>
      <w:ins w:id="994" w:author="Mieko Sato" w:date="2018-01-25T15:44:00Z">
        <w:r w:rsidR="00E15361">
          <w:t>オープン ソース</w:t>
        </w:r>
      </w:ins>
      <w:r w:rsidRPr="007E57E9">
        <w:t>のライセンス、企業のポリシー、ガイドラインに関わる訓練を提供</w:t>
      </w:r>
    </w:p>
    <w:p w:rsidR="00B14CFA" w:rsidRPr="007E57E9" w:rsidRDefault="00B14CFA" w:rsidP="00715C5F">
      <w:pPr>
        <w:pStyle w:val="2"/>
      </w:pPr>
      <w:bookmarkStart w:id="995" w:name="_Toc504728054"/>
      <w:r w:rsidRPr="007E57E9">
        <w:rPr>
          <w:rFonts w:hint="eastAsia"/>
        </w:rPr>
        <w:t>エンジニアリングおよび製品チーム</w:t>
      </w:r>
      <w:bookmarkEnd w:id="995"/>
    </w:p>
    <w:p w:rsidR="00B14CFA" w:rsidRPr="007E57E9" w:rsidRDefault="00B14CFA" w:rsidP="00B14CFA">
      <w:pPr>
        <w:pStyle w:val="Ibrahim0"/>
        <w:spacing w:before="120" w:after="120"/>
      </w:pPr>
      <w:r w:rsidRPr="007E57E9">
        <w:rPr>
          <w:rFonts w:hint="eastAsia"/>
        </w:rPr>
        <w:t>エンジニアリングと製品のチームは</w:t>
      </w:r>
      <w:r w:rsidRPr="007E57E9">
        <w:t>OSRBに一人または複数の代表を出し、エンジニアリング チームに割り当てられたコンプライアンス関連のタスク全てを追跡し、適切、確実に解決します。これと並行し、エンジニアリングと製品のチームは</w:t>
      </w:r>
      <w:del w:id="996" w:author="Mieko Sato" w:date="2018-01-25T15:44:00Z">
        <w:r w:rsidRPr="007E57E9" w:rsidDel="00E15361">
          <w:delText>オープンソース</w:delText>
        </w:r>
      </w:del>
      <w:ins w:id="997" w:author="Mieko Sato" w:date="2018-01-25T15:44:00Z">
        <w:r w:rsidR="00E15361">
          <w:t>オープン ソース</w:t>
        </w:r>
      </w:ins>
      <w:r w:rsidRPr="007E57E9">
        <w:t>のコンプライアンスについていくつかの責任を負います。</w:t>
      </w:r>
    </w:p>
    <w:p w:rsidR="00B14CFA" w:rsidRDefault="00B14CFA" w:rsidP="00B14CFA">
      <w:pPr>
        <w:pStyle w:val="Ibrahim"/>
        <w:spacing w:before="120"/>
      </w:pPr>
      <w:del w:id="998" w:author="Mieko Sato" w:date="2018-01-25T15:44:00Z">
        <w:r w:rsidRPr="007E57E9" w:rsidDel="00E15361">
          <w:delText>オープンソース</w:delText>
        </w:r>
      </w:del>
      <w:ins w:id="999" w:author="Mieko Sato" w:date="2018-01-25T15:44:00Z">
        <w:r w:rsidR="00E15361">
          <w:t>オープン ソース</w:t>
        </w:r>
      </w:ins>
      <w:r w:rsidRPr="007E57E9">
        <w:t xml:space="preserve"> ソフトウェアについて要望を提出：エンジニアリングと製品のチームは製品の基盤として導入すべき外部のソフトウェアを決定します。これはサードパーティや</w:t>
      </w:r>
      <w:del w:id="1000" w:author="Mieko Sato" w:date="2018-01-25T15:44:00Z">
        <w:r w:rsidRPr="007E57E9" w:rsidDel="00E15361">
          <w:delText>オープンソース</w:delText>
        </w:r>
      </w:del>
      <w:ins w:id="1001" w:author="Mieko Sato" w:date="2018-01-25T15:44:00Z">
        <w:r w:rsidR="00E15361">
          <w:t>オープン ソース</w:t>
        </w:r>
      </w:ins>
      <w:r w:rsidRPr="007E57E9">
        <w:t>のソフトウェアを含みます。コンプライアンスの観点からのチームの主な責任は、製品やサービスに含まれる予定の全</w:t>
      </w:r>
      <w:del w:id="1002" w:author="Mieko Sato" w:date="2018-01-25T15:44:00Z">
        <w:r w:rsidRPr="007E57E9" w:rsidDel="00E15361">
          <w:delText>オープンソース</w:delText>
        </w:r>
      </w:del>
      <w:ins w:id="1003" w:author="Mieko Sato" w:date="2018-01-25T15:44:00Z">
        <w:r w:rsidR="00E15361">
          <w:t>オープン ソース</w:t>
        </w:r>
      </w:ins>
      <w:r w:rsidRPr="007E57E9">
        <w:t>について利用申請書類を出すことです。この書類には問題となる</w:t>
      </w:r>
      <w:del w:id="1004" w:author="Mieko Sato" w:date="2018-01-25T15:44:00Z">
        <w:r w:rsidRPr="007E57E9" w:rsidDel="00E15361">
          <w:delText>オープンソース</w:delText>
        </w:r>
      </w:del>
      <w:ins w:id="1005" w:author="Mieko Sato" w:date="2018-01-25T15:44:00Z">
        <w:r w:rsidR="00E15361">
          <w:t>オープン ソース</w:t>
        </w:r>
      </w:ins>
      <w:r w:rsidRPr="007E57E9">
        <w:t>の利用方法を記述します。これはソフトウェアの起源と由来について良好な記録を構築し維持する助けとなります。</w:t>
      </w:r>
    </w:p>
    <w:p w:rsidR="00B14CFA" w:rsidRPr="007E57E9" w:rsidRDefault="00B14CFA" w:rsidP="00B14CFA">
      <w:pPr>
        <w:pStyle w:val="Ibrahim"/>
        <w:spacing w:before="120"/>
      </w:pPr>
      <w:r w:rsidRPr="007E57E9">
        <w:t>技術上のコンプライアンスのガイドラ</w:t>
      </w:r>
      <w:r w:rsidRPr="007E57E9">
        <w:rPr>
          <w:rFonts w:hint="eastAsia"/>
        </w:rPr>
        <w:t>インの順守：エンジニアリングと製品のチームは</w:t>
      </w:r>
      <w:del w:id="1006" w:author="Mieko Sato" w:date="2018-01-25T15:45:00Z">
        <w:r w:rsidRPr="007E57E9" w:rsidDel="00E15361">
          <w:rPr>
            <w:rFonts w:hint="eastAsia"/>
          </w:rPr>
          <w:delText>ソースコード</w:delText>
        </w:r>
      </w:del>
      <w:ins w:id="1007" w:author="Mieko Sato" w:date="2018-01-25T15:45:00Z">
        <w:r w:rsidR="00E15361">
          <w:rPr>
            <w:rFonts w:hint="eastAsia"/>
          </w:rPr>
          <w:t>ソース コード</w:t>
        </w:r>
      </w:ins>
      <w:r w:rsidRPr="007E57E9">
        <w:rPr>
          <w:rFonts w:hint="eastAsia"/>
        </w:rPr>
        <w:t>に関する</w:t>
      </w:r>
      <w:r w:rsidRPr="007E57E9">
        <w:t>OSRBの構想、設計、統合、実装についての技術ガイドラインを遵守すべきです。OSRBのガイドラインは通常以下をカバーします。</w:t>
      </w:r>
    </w:p>
    <w:p w:rsidR="00B14CFA" w:rsidRPr="007E57E9" w:rsidRDefault="00B14CFA" w:rsidP="008F291A">
      <w:pPr>
        <w:pStyle w:val="Ibrahim"/>
        <w:numPr>
          <w:ilvl w:val="1"/>
          <w:numId w:val="14"/>
        </w:numPr>
        <w:spacing w:before="120"/>
      </w:pPr>
      <w:r w:rsidRPr="007E57E9">
        <w:t>よくあるミスと回避方法</w:t>
      </w:r>
    </w:p>
    <w:p w:rsidR="008F291A" w:rsidRDefault="00B14CFA" w:rsidP="008F291A">
      <w:pPr>
        <w:pStyle w:val="Ibrahim"/>
        <w:numPr>
          <w:ilvl w:val="1"/>
          <w:numId w:val="14"/>
        </w:numPr>
        <w:spacing w:before="120"/>
      </w:pPr>
      <w:r w:rsidRPr="007E57E9">
        <w:t>リンクにより起き得る問題を回避するため、ライブラリやその他ミドルウェアを統合するときの規則</w:t>
      </w:r>
    </w:p>
    <w:p w:rsidR="008F291A" w:rsidRDefault="008F291A">
      <w:pPr>
        <w:rPr>
          <w:rFonts w:hAnsi="メイリオ" w:cs="ＭＳ ゴシック"/>
          <w:spacing w:val="-3"/>
          <w:w w:val="95"/>
          <w:sz w:val="20"/>
          <w:szCs w:val="20"/>
          <w:lang w:eastAsia="ja-JP"/>
        </w:rPr>
      </w:pPr>
      <w:r>
        <w:rPr>
          <w:lang w:eastAsia="ja-JP"/>
        </w:rPr>
        <w:br w:type="page"/>
      </w:r>
    </w:p>
    <w:p w:rsidR="00B14CFA" w:rsidRPr="007E57E9" w:rsidRDefault="00B14CFA" w:rsidP="008F291A">
      <w:pPr>
        <w:pStyle w:val="Ibrahim"/>
        <w:numPr>
          <w:ilvl w:val="1"/>
          <w:numId w:val="15"/>
        </w:numPr>
        <w:spacing w:before="120"/>
      </w:pPr>
      <w:r w:rsidRPr="007E57E9">
        <w:t>カーネル空間とユーザー空間のどちらで開発を行うか（Linuxの場合）、特に組み込み環境においてプラットフォーム全体を開発する時</w:t>
      </w:r>
    </w:p>
    <w:p w:rsidR="00B14CFA" w:rsidRPr="007E57E9" w:rsidRDefault="00B14CFA" w:rsidP="008F291A">
      <w:pPr>
        <w:pStyle w:val="Ibrahim"/>
        <w:numPr>
          <w:ilvl w:val="1"/>
          <w:numId w:val="15"/>
        </w:numPr>
        <w:spacing w:before="120"/>
      </w:pPr>
      <w:del w:id="1008" w:author="Mieko Sato" w:date="2018-01-25T15:44:00Z">
        <w:r w:rsidRPr="007E57E9" w:rsidDel="00E15361">
          <w:delText>オープンソース</w:delText>
        </w:r>
      </w:del>
      <w:ins w:id="1009" w:author="Mieko Sato" w:date="2018-01-25T15:44:00Z">
        <w:r w:rsidR="00E15361">
          <w:t>オープン ソース</w:t>
        </w:r>
      </w:ins>
      <w:r w:rsidRPr="007E57E9">
        <w:t xml:space="preserve"> コンプライアンスに関わり得るエンジニアリング上の特別な状況 </w:t>
      </w:r>
    </w:p>
    <w:p w:rsidR="00B14CFA" w:rsidRPr="007E57E9" w:rsidRDefault="00B14CFA" w:rsidP="00B14CFA">
      <w:pPr>
        <w:pStyle w:val="Ibrahim"/>
        <w:spacing w:before="120"/>
      </w:pPr>
      <w:r w:rsidRPr="007E57E9">
        <w:t>設計のレビュー：エンジニアリング</w:t>
      </w:r>
      <w:ins w:id="1010" w:author="Mieko Sato" w:date="2018-01-25T16:29:00Z">
        <w:r w:rsidR="00327FAA">
          <w:rPr>
            <w:rFonts w:hint="eastAsia"/>
          </w:rPr>
          <w:t xml:space="preserve"> </w:t>
        </w:r>
      </w:ins>
      <w:r w:rsidRPr="007E57E9">
        <w:t>チームは継続的に設計をレビューし、コンプライアンス問題をタイムリーに発見し救済策を講じるべきです。コンプライアンス オフィサーは設計のレビューを主導し、対象となるソフトウェア コンポーネントに応じて異なる参加者をエンジニアリング チームから招きます。</w:t>
      </w:r>
    </w:p>
    <w:p w:rsidR="00B14CFA" w:rsidRPr="007E57E9" w:rsidRDefault="00B14CFA" w:rsidP="00B14CFA">
      <w:pPr>
        <w:pStyle w:val="Ibrahim"/>
        <w:spacing w:before="120"/>
      </w:pPr>
      <w:r w:rsidRPr="007E57E9">
        <w:t>OSRBとの協力：エンジニアリング チームはOSRBからの質問に迅速に回答し、コンプライアンス チケットを解決するのに協力しなければなりません。</w:t>
      </w:r>
    </w:p>
    <w:p w:rsidR="00B14CFA" w:rsidRPr="007E57E9" w:rsidRDefault="00B14CFA" w:rsidP="00B14CFA">
      <w:pPr>
        <w:pStyle w:val="Ibrahim"/>
        <w:spacing w:before="120"/>
      </w:pPr>
      <w:r w:rsidRPr="007E57E9">
        <w:t>変更の追跡：変更ログを変更した</w:t>
      </w:r>
      <w:del w:id="1011" w:author="Mieko Sato" w:date="2018-01-25T15:44:00Z">
        <w:r w:rsidRPr="007E57E9" w:rsidDel="00E15361">
          <w:delText>オープンソース</w:delText>
        </w:r>
      </w:del>
      <w:ins w:id="1012" w:author="Mieko Sato" w:date="2018-01-25T15:44:00Z">
        <w:r w:rsidR="00E15361">
          <w:t>オープン ソース</w:t>
        </w:r>
      </w:ins>
      <w:r w:rsidRPr="007E57E9">
        <w:t xml:space="preserve"> コンポーネント毎に維持管理： </w:t>
      </w:r>
      <w:del w:id="1013" w:author="Mieko Sato" w:date="2018-01-25T15:44:00Z">
        <w:r w:rsidRPr="007E57E9" w:rsidDel="00E15361">
          <w:delText>オープンソース</w:delText>
        </w:r>
      </w:del>
      <w:ins w:id="1014" w:author="Mieko Sato" w:date="2018-01-25T15:44:00Z">
        <w:r w:rsidR="00E15361">
          <w:t>オープン ソース</w:t>
        </w:r>
      </w:ins>
      <w:r w:rsidRPr="007E57E9">
        <w:t>のライセンス上の義務を満たすため変更ログが必要となります。問題となるライセンスに依りますが、ある種のライセンス（GPL/LGPL</w:t>
      </w:r>
      <w:del w:id="1015" w:author="Mieko Sato" w:date="2018-01-25T16:11:00Z">
        <w:r w:rsidRPr="007E57E9" w:rsidDel="008D48A1">
          <w:delText>ファミリ</w:delText>
        </w:r>
      </w:del>
      <w:ins w:id="1016" w:author="Mieko Sato" w:date="2018-01-25T16:11:00Z">
        <w:r w:rsidR="008D48A1">
          <w:t>ファミリー</w:t>
        </w:r>
      </w:ins>
      <w:del w:id="1017" w:author="Mieko Sato" w:date="2018-01-25T16:15:00Z">
        <w:r w:rsidRPr="007E57E9" w:rsidDel="008D48A1">
          <w:delText>ー</w:delText>
        </w:r>
      </w:del>
      <w:r w:rsidRPr="007E57E9">
        <w:t>など）では変更されたファイルには、変更したこととその日付を目立つように付けることを求めています。</w:t>
      </w:r>
    </w:p>
    <w:p w:rsidR="002059B9" w:rsidRDefault="00B14CFA" w:rsidP="00B14CFA">
      <w:pPr>
        <w:pStyle w:val="Ibrahim"/>
        <w:spacing w:before="120"/>
      </w:pPr>
      <w:r w:rsidRPr="007E57E9">
        <w:t>頒布のための</w:t>
      </w:r>
      <w:del w:id="1018" w:author="Mieko Sato" w:date="2018-01-25T15:45:00Z">
        <w:r w:rsidRPr="007E57E9" w:rsidDel="00E15361">
          <w:delText>ソースコード</w:delText>
        </w:r>
      </w:del>
      <w:ins w:id="1019" w:author="Mieko Sato" w:date="2018-01-25T15:45:00Z">
        <w:r w:rsidR="00E15361">
          <w:t>ソース コード</w:t>
        </w:r>
      </w:ins>
      <w:r w:rsidRPr="007E57E9">
        <w:t xml:space="preserve"> パッケージを準備：エンジニアリング チームはライセンスの義務に従って公開のウェブサイトで利用可能とする</w:t>
      </w:r>
      <w:del w:id="1020" w:author="Mieko Sato" w:date="2018-01-25T15:45:00Z">
        <w:r w:rsidRPr="007E57E9" w:rsidDel="00E15361">
          <w:delText>ソースコード</w:delText>
        </w:r>
      </w:del>
      <w:ins w:id="1021" w:author="Mieko Sato" w:date="2018-01-25T15:45:00Z">
        <w:r w:rsidR="00E15361">
          <w:t>ソース コード</w:t>
        </w:r>
      </w:ins>
      <w:r w:rsidRPr="007E57E9">
        <w:t xml:space="preserve"> パッケージを準備します（これ以外の</w:t>
      </w:r>
      <w:del w:id="1022" w:author="Mieko Sato" w:date="2018-01-25T15:45:00Z">
        <w:r w:rsidRPr="007E57E9" w:rsidDel="00E15361">
          <w:delText>ソースコード</w:delText>
        </w:r>
      </w:del>
      <w:ins w:id="1023" w:author="Mieko Sato" w:date="2018-01-25T15:45:00Z">
        <w:r w:rsidR="00E15361">
          <w:t>ソース コード</w:t>
        </w:r>
      </w:ins>
      <w:r w:rsidRPr="007E57E9">
        <w:t>の配布方法については後ろの章で論じます）</w:t>
      </w:r>
    </w:p>
    <w:p w:rsidR="002059B9" w:rsidRDefault="00B14CFA" w:rsidP="00B14CFA">
      <w:pPr>
        <w:pStyle w:val="Ibrahim"/>
        <w:spacing w:before="120"/>
      </w:pPr>
      <w:r w:rsidRPr="007E57E9">
        <w:t>コンプライアンス上のマイルストーンを開発プロセスの一部に統合：これはOSRBとコンプライアンス オフィサーと協力して行います。</w:t>
      </w:r>
    </w:p>
    <w:p w:rsidR="002059B9" w:rsidRDefault="00B14CFA" w:rsidP="00B14CFA">
      <w:pPr>
        <w:pStyle w:val="Ibrahim"/>
        <w:spacing w:before="120"/>
      </w:pPr>
      <w:del w:id="1024" w:author="Mieko Sato" w:date="2018-01-25T15:44:00Z">
        <w:r w:rsidRPr="007E57E9" w:rsidDel="00E15361">
          <w:delText>オープンソース</w:delText>
        </w:r>
      </w:del>
      <w:ins w:id="1025" w:author="Mieko Sato" w:date="2018-01-25T15:44:00Z">
        <w:r w:rsidR="00E15361">
          <w:t>オープン ソース</w:t>
        </w:r>
      </w:ins>
      <w:r w:rsidRPr="007E57E9">
        <w:t>の訓練を受ける：すべてのエンジニアは利用できる</w:t>
      </w:r>
      <w:del w:id="1026" w:author="Mieko Sato" w:date="2018-01-25T15:44:00Z">
        <w:r w:rsidRPr="007E57E9" w:rsidDel="00E15361">
          <w:delText>オープンソース</w:delText>
        </w:r>
      </w:del>
      <w:ins w:id="1027" w:author="Mieko Sato" w:date="2018-01-25T15:44:00Z">
        <w:r w:rsidR="00E15361">
          <w:t>オープン ソース</w:t>
        </w:r>
      </w:ins>
      <w:r w:rsidRPr="007E57E9">
        <w:t>の訓練を受けねばなりません。</w:t>
      </w:r>
    </w:p>
    <w:p w:rsidR="002059B9" w:rsidRDefault="00B14CFA" w:rsidP="00B14CFA">
      <w:pPr>
        <w:pStyle w:val="Ibrahim"/>
        <w:spacing w:before="120"/>
      </w:pPr>
      <w:del w:id="1028" w:author="Mieko Sato" w:date="2018-01-25T15:44:00Z">
        <w:r w:rsidRPr="007E57E9" w:rsidDel="00E15361">
          <w:delText>オープンソース</w:delText>
        </w:r>
      </w:del>
      <w:ins w:id="1029" w:author="Mieko Sato" w:date="2018-01-25T15:44:00Z">
        <w:r w:rsidR="00E15361">
          <w:t>オープン ソース</w:t>
        </w:r>
      </w:ins>
      <w:r w:rsidRPr="007E57E9">
        <w:t>のプロジェクトを</w:t>
      </w:r>
      <w:del w:id="1030" w:author="Mieko Sato" w:date="2018-01-25T15:48:00Z">
        <w:r w:rsidRPr="007E57E9" w:rsidDel="005006E3">
          <w:delText>モニタ</w:delText>
        </w:r>
      </w:del>
      <w:ins w:id="1031" w:author="Mieko Sato" w:date="2018-01-25T15:48:00Z">
        <w:r w:rsidR="005006E3">
          <w:t>モニター</w:t>
        </w:r>
      </w:ins>
      <w:r w:rsidRPr="007E57E9">
        <w:t>し、</w:t>
      </w:r>
      <w:r w:rsidRPr="007E57E9">
        <w:rPr>
          <w:rFonts w:hint="eastAsia"/>
        </w:rPr>
        <w:t>バグフィックスやセキュリティ</w:t>
      </w:r>
      <w:r w:rsidRPr="007E57E9">
        <w:t xml:space="preserve"> パッチが利用可能となったかを判断し、製品で使われている</w:t>
      </w:r>
      <w:del w:id="1032" w:author="Mieko Sato" w:date="2018-01-25T15:44:00Z">
        <w:r w:rsidRPr="007E57E9" w:rsidDel="00E15361">
          <w:delText>オープンソース</w:delText>
        </w:r>
      </w:del>
      <w:ins w:id="1033" w:author="Mieko Sato" w:date="2018-01-25T15:44:00Z">
        <w:r w:rsidR="00E15361">
          <w:t>オープン ソース</w:t>
        </w:r>
      </w:ins>
      <w:r w:rsidRPr="007E57E9">
        <w:t xml:space="preserve"> コンポーネントのアップデートに責任を持ちます。個々のパッケージの組織内でのオーナーが通常はこの仕事を行います。</w:t>
      </w:r>
    </w:p>
    <w:p w:rsidR="002059B9" w:rsidRDefault="002059B9">
      <w:pPr>
        <w:rPr>
          <w:lang w:eastAsia="ja-JP"/>
        </w:rPr>
      </w:pPr>
      <w:r>
        <w:rPr>
          <w:lang w:eastAsia="ja-JP"/>
        </w:rPr>
        <w:br w:type="page"/>
      </w:r>
    </w:p>
    <w:p w:rsidR="00B14CFA" w:rsidRPr="002059B9" w:rsidRDefault="00B14CFA" w:rsidP="00C04E3C">
      <w:pPr>
        <w:pStyle w:val="2"/>
      </w:pPr>
      <w:bookmarkStart w:id="1034" w:name="_Toc504728055"/>
      <w:r w:rsidRPr="002059B9">
        <w:rPr>
          <w:rFonts w:hint="eastAsia"/>
        </w:rPr>
        <w:t>コンプライアンス</w:t>
      </w:r>
      <w:r w:rsidRPr="002059B9">
        <w:t xml:space="preserve"> オフィサー</w:t>
      </w:r>
      <w:bookmarkEnd w:id="1034"/>
    </w:p>
    <w:p w:rsidR="00B14CFA" w:rsidRPr="007E57E9" w:rsidRDefault="00B14CFA" w:rsidP="002059B9">
      <w:pPr>
        <w:pStyle w:val="Ibrahim0"/>
        <w:spacing w:before="120" w:after="120"/>
      </w:pPr>
      <w:r w:rsidRPr="007E57E9">
        <w:rPr>
          <w:rFonts w:hint="eastAsia"/>
        </w:rPr>
        <w:t>コンプライアンス</w:t>
      </w:r>
      <w:r w:rsidRPr="007E57E9">
        <w:t xml:space="preserve"> オフィサーはOSRB議長や</w:t>
      </w:r>
      <w:del w:id="1035" w:author="Mieko Sato" w:date="2018-01-25T15:44:00Z">
        <w:r w:rsidRPr="007E57E9" w:rsidDel="00E15361">
          <w:delText>オープンソース</w:delText>
        </w:r>
      </w:del>
      <w:ins w:id="1036" w:author="Mieko Sato" w:date="2018-01-25T15:44:00Z">
        <w:r w:rsidR="00E15361">
          <w:t>オープン ソース</w:t>
        </w:r>
      </w:ins>
      <w:r w:rsidRPr="007E57E9">
        <w:t>部長/役員とも呼ばれます。OSRBの議長でありコンプライアンス</w:t>
      </w:r>
      <w:ins w:id="1037" w:author="Mieko Sato" w:date="2018-01-25T16:27:00Z">
        <w:r w:rsidR="003401C0">
          <w:rPr>
            <w:rFonts w:hint="eastAsia"/>
          </w:rPr>
          <w:t xml:space="preserve"> </w:t>
        </w:r>
      </w:ins>
      <w:r w:rsidRPr="007E57E9">
        <w:t>プログラムを管理します。</w:t>
      </w:r>
    </w:p>
    <w:p w:rsidR="00B14CFA" w:rsidRPr="007E57E9" w:rsidRDefault="00B14CFA" w:rsidP="002059B9">
      <w:pPr>
        <w:pStyle w:val="Ibrahim0"/>
        <w:spacing w:before="120" w:after="120"/>
      </w:pPr>
      <w:r w:rsidRPr="007E57E9">
        <w:rPr>
          <w:rFonts w:hint="eastAsia"/>
        </w:rPr>
        <w:t>理想としてはコンプライアンス</w:t>
      </w:r>
      <w:r w:rsidRPr="007E57E9">
        <w:t xml:space="preserve"> オフィサーは下記を出来る限り備えている必要があります。</w:t>
      </w:r>
    </w:p>
    <w:p w:rsidR="002059B9" w:rsidRPr="002059B9" w:rsidRDefault="002059B9" w:rsidP="002059B9">
      <w:pPr>
        <w:pStyle w:val="Ibrahim"/>
        <w:spacing w:before="120"/>
      </w:pPr>
      <w:r w:rsidRPr="002059B9">
        <w:t>法律顧問の業界慣行の知識と討議できる、一般的な</w:t>
      </w:r>
      <w:del w:id="1038" w:author="Mieko Sato" w:date="2018-01-25T15:44:00Z">
        <w:r w:rsidRPr="002059B9" w:rsidDel="00E15361">
          <w:delText>オープンソース</w:delText>
        </w:r>
      </w:del>
      <w:ins w:id="1039" w:author="Mieko Sato" w:date="2018-01-25T15:44:00Z">
        <w:r w:rsidR="00E15361">
          <w:t>オープン ソース</w:t>
        </w:r>
      </w:ins>
      <w:r w:rsidRPr="002059B9">
        <w:t xml:space="preserve"> ラインセンスと義務について確たる理解</w:t>
      </w:r>
    </w:p>
    <w:p w:rsidR="0054747C" w:rsidRDefault="002059B9" w:rsidP="002059B9">
      <w:pPr>
        <w:pStyle w:val="Ibrahim"/>
        <w:spacing w:before="120"/>
      </w:pPr>
      <w:r w:rsidRPr="002059B9">
        <w:t>企業全体のポリシーとプロセスを確立できる知識と経験</w:t>
      </w:r>
    </w:p>
    <w:p w:rsidR="00764B09" w:rsidRDefault="002059B9" w:rsidP="002059B9">
      <w:pPr>
        <w:pStyle w:val="Ibrahim"/>
        <w:spacing w:before="120"/>
      </w:pPr>
      <w:r w:rsidRPr="002059B9">
        <w:t>企業の製品についての技術的知識</w:t>
      </w:r>
      <w:del w:id="1040" w:author="Mieko Sato" w:date="2018-01-25T15:44:00Z">
        <w:r w:rsidRPr="002059B9" w:rsidDel="00E15361">
          <w:delText>オープンソース</w:delText>
        </w:r>
      </w:del>
      <w:ins w:id="1041" w:author="Mieko Sato" w:date="2018-01-25T15:44:00Z">
        <w:r w:rsidR="00E15361">
          <w:t>オープン ソース</w:t>
        </w:r>
      </w:ins>
      <w:r w:rsidRPr="002059B9">
        <w:t>についての歴史的な視点</w:t>
      </w:r>
    </w:p>
    <w:p w:rsidR="002059B9" w:rsidRPr="002059B9" w:rsidRDefault="002059B9" w:rsidP="002059B9">
      <w:pPr>
        <w:pStyle w:val="Ibrahim"/>
        <w:spacing w:before="120"/>
      </w:pPr>
      <w:r w:rsidRPr="002059B9">
        <w:t>コミュニティのコンセンサスと慣行の知識</w:t>
      </w:r>
    </w:p>
    <w:p w:rsidR="00764B09" w:rsidRDefault="002059B9" w:rsidP="002059B9">
      <w:pPr>
        <w:pStyle w:val="Ibrahim"/>
        <w:spacing w:before="120"/>
      </w:pPr>
      <w:r w:rsidRPr="002059B9">
        <w:t>重要な</w:t>
      </w:r>
      <w:del w:id="1042" w:author="Mieko Sato" w:date="2018-01-25T15:44:00Z">
        <w:r w:rsidRPr="002059B9" w:rsidDel="00E15361">
          <w:delText>オープンソース</w:delText>
        </w:r>
      </w:del>
      <w:ins w:id="1043" w:author="Mieko Sato" w:date="2018-01-25T15:44:00Z">
        <w:r w:rsidR="00E15361">
          <w:t>オープン ソース</w:t>
        </w:r>
      </w:ins>
      <w:r w:rsidRPr="002059B9">
        <w:t xml:space="preserve"> プロジェクトのコミュニティとの人脈</w:t>
      </w:r>
    </w:p>
    <w:p w:rsidR="002059B9" w:rsidRPr="002059B9" w:rsidRDefault="002059B9" w:rsidP="002059B9">
      <w:pPr>
        <w:pStyle w:val="Ibrahim"/>
        <w:spacing w:before="120"/>
      </w:pPr>
      <w:r w:rsidRPr="002059B9">
        <w:t>The Linux Foundation, Apache Foundation, Mozilla Foundation, Software Freedom Law Center (ソフトウェアの自由のための法律センター) などの</w:t>
      </w:r>
      <w:del w:id="1044" w:author="Mieko Sato" w:date="2018-01-25T15:44:00Z">
        <w:r w:rsidRPr="002059B9" w:rsidDel="00E15361">
          <w:delText>オープンソース</w:delText>
        </w:r>
      </w:del>
      <w:ins w:id="1045" w:author="Mieko Sato" w:date="2018-01-25T15:44:00Z">
        <w:r w:rsidR="00E15361">
          <w:t>オープン ソース</w:t>
        </w:r>
      </w:ins>
      <w:r w:rsidRPr="002059B9">
        <w:t xml:space="preserve">の団体との人脈 </w:t>
      </w:r>
    </w:p>
    <w:p w:rsidR="00764B09" w:rsidRDefault="00764B09" w:rsidP="00764B09">
      <w:pPr>
        <w:pStyle w:val="Ibrahim0"/>
        <w:spacing w:before="120" w:after="120"/>
        <w:ind w:leftChars="58" w:left="128" w:rightChars="258" w:right="568"/>
      </w:pPr>
    </w:p>
    <w:p w:rsidR="002059B9" w:rsidRPr="002059B9" w:rsidRDefault="002059B9" w:rsidP="00764B09">
      <w:pPr>
        <w:pStyle w:val="Ibrahim0"/>
        <w:spacing w:before="120" w:after="120"/>
      </w:pPr>
      <w:r w:rsidRPr="002059B9">
        <w:t>OSRBに帰属する責任に加え、コンプライアンス</w:t>
      </w:r>
      <w:ins w:id="1046" w:author="Mieko Sato" w:date="2018-01-25T16:27:00Z">
        <w:r w:rsidR="00327FAA">
          <w:rPr>
            <w:rFonts w:hint="eastAsia"/>
          </w:rPr>
          <w:t xml:space="preserve"> </w:t>
        </w:r>
      </w:ins>
      <w:r w:rsidRPr="002059B9">
        <w:t>オフィサーは以下の義務がある。</w:t>
      </w:r>
    </w:p>
    <w:p w:rsidR="00764B09" w:rsidRDefault="002059B9" w:rsidP="002059B9">
      <w:pPr>
        <w:pStyle w:val="Ibrahim"/>
        <w:spacing w:before="120"/>
      </w:pPr>
      <w:r w:rsidRPr="002059B9">
        <w:t>コンプライアンスのエンドツーエンド (端から端まで) の精査プロセスを主導し、コンプライアンス</w:t>
      </w:r>
      <w:ins w:id="1047" w:author="Mieko Sato" w:date="2018-01-25T16:27:00Z">
        <w:r w:rsidR="003401C0">
          <w:rPr>
            <w:rFonts w:hint="eastAsia"/>
          </w:rPr>
          <w:t xml:space="preserve"> </w:t>
        </w:r>
      </w:ins>
      <w:r w:rsidRPr="002059B9">
        <w:t>プログラムの管理者として、コンプライアンスに関連する全ての業務が適切に認識され製品出荷を妨げるコンプライアンス上の問題が存在しないようにする</w:t>
      </w:r>
    </w:p>
    <w:p w:rsidR="002059B9" w:rsidRPr="002059B9" w:rsidRDefault="002059B9" w:rsidP="002059B9">
      <w:pPr>
        <w:pStyle w:val="Ibrahim"/>
        <w:spacing w:before="120"/>
      </w:pPr>
      <w:del w:id="1048" w:author="Mieko Sato" w:date="2018-01-25T15:45:00Z">
        <w:r w:rsidRPr="002059B9" w:rsidDel="00E15361">
          <w:delText>ソースコード</w:delText>
        </w:r>
      </w:del>
      <w:ins w:id="1049" w:author="Mieko Sato" w:date="2018-01-25T15:45:00Z">
        <w:r w:rsidR="00E15361">
          <w:t>ソース コード</w:t>
        </w:r>
      </w:ins>
      <w:r w:rsidRPr="002059B9">
        <w:t>のスキャン作業を調整し、すべての監査を終わりまで主導する</w:t>
      </w:r>
    </w:p>
    <w:p w:rsidR="00764B09" w:rsidRDefault="002059B9" w:rsidP="002059B9">
      <w:pPr>
        <w:pStyle w:val="Ibrahim"/>
        <w:spacing w:before="120"/>
      </w:pPr>
      <w:r w:rsidRPr="002059B9">
        <w:t>エンジニアリング チームによる設計のレビュー、コードの検査、頒布可能化の評価に参加し、エンジニアリングおよび製品チームがコンプライアンスの全プロセスとポリシーに従っていること、OSRB承認済の利用申請書類に適合することを確認します。</w:t>
      </w:r>
    </w:p>
    <w:p w:rsidR="00764B09" w:rsidRDefault="00764B09">
      <w:pPr>
        <w:rPr>
          <w:rFonts w:hAnsi="メイリオ" w:cs="ＭＳ ゴシック"/>
          <w:spacing w:val="-3"/>
          <w:w w:val="95"/>
          <w:sz w:val="20"/>
          <w:szCs w:val="20"/>
          <w:lang w:eastAsia="ja-JP"/>
        </w:rPr>
      </w:pPr>
      <w:r>
        <w:rPr>
          <w:lang w:eastAsia="ja-JP"/>
        </w:rPr>
        <w:br w:type="page"/>
      </w:r>
    </w:p>
    <w:p w:rsidR="002059B9" w:rsidRPr="002059B9" w:rsidRDefault="002059B9" w:rsidP="002059B9">
      <w:pPr>
        <w:pStyle w:val="Ibrahim"/>
        <w:spacing w:before="120"/>
      </w:pPr>
      <w:del w:id="1050" w:author="Mieko Sato" w:date="2018-01-25T15:44:00Z">
        <w:r w:rsidRPr="002059B9" w:rsidDel="00E15361">
          <w:delText>オープンソース</w:delText>
        </w:r>
      </w:del>
      <w:ins w:id="1051" w:author="Mieko Sato" w:date="2018-01-25T15:44:00Z">
        <w:r w:rsidR="00E15361">
          <w:t>オープン ソース</w:t>
        </w:r>
      </w:ins>
      <w:r w:rsidRPr="002059B9">
        <w:t>のパッケージの</w:t>
      </w:r>
      <w:del w:id="1052" w:author="Mieko Sato" w:date="2018-01-25T15:45:00Z">
        <w:r w:rsidRPr="002059B9" w:rsidDel="00E15361">
          <w:delText>ソースコード</w:delText>
        </w:r>
      </w:del>
      <w:ins w:id="1053" w:author="Mieko Sato" w:date="2018-01-25T15:45:00Z">
        <w:r w:rsidR="00E15361">
          <w:t>ソース コード</w:t>
        </w:r>
      </w:ins>
      <w:r w:rsidRPr="002059B9">
        <w:t>頒布（ライセンスに規定されている場合）についてエンジニアリングおよび製品チームと調整します。これは個々の</w:t>
      </w:r>
      <w:del w:id="1054" w:author="Mieko Sato" w:date="2018-01-25T15:44:00Z">
        <w:r w:rsidRPr="002059B9" w:rsidDel="00E15361">
          <w:delText>オープンソース</w:delText>
        </w:r>
      </w:del>
      <w:ins w:id="1055" w:author="Mieko Sato" w:date="2018-01-25T15:44:00Z">
        <w:r w:rsidR="00E15361">
          <w:t>オープン ソース</w:t>
        </w:r>
      </w:ins>
      <w:r w:rsidRPr="002059B9">
        <w:t xml:space="preserve"> パッケージの頒布チェックリストの用意と確認を含みます。</w:t>
      </w:r>
    </w:p>
    <w:p w:rsidR="002059B9" w:rsidRPr="002059B9" w:rsidRDefault="002059B9" w:rsidP="002059B9">
      <w:pPr>
        <w:pStyle w:val="Ibrahim"/>
        <w:spacing w:before="120"/>
      </w:pPr>
      <w:r w:rsidRPr="002059B9">
        <w:t>OSECとORSBの間の連絡役となります。</w:t>
      </w:r>
    </w:p>
    <w:p w:rsidR="009E2BAA" w:rsidRDefault="002059B9" w:rsidP="002059B9">
      <w:pPr>
        <w:pStyle w:val="Ibrahim"/>
        <w:spacing w:before="120"/>
      </w:pPr>
      <w:r w:rsidRPr="002059B9">
        <w:t>コンプライアンス上の課題をOSECに上げます。</w:t>
      </w:r>
    </w:p>
    <w:p w:rsidR="002059B9" w:rsidRPr="002059B9" w:rsidRDefault="002059B9" w:rsidP="002059B9">
      <w:pPr>
        <w:pStyle w:val="Ibrahim"/>
        <w:spacing w:before="120"/>
      </w:pPr>
      <w:del w:id="1056" w:author="Mieko Sato" w:date="2018-01-25T15:44:00Z">
        <w:r w:rsidRPr="002059B9" w:rsidDel="00E15361">
          <w:delText>オープンソース</w:delText>
        </w:r>
      </w:del>
      <w:ins w:id="1057" w:author="Mieko Sato" w:date="2018-01-25T15:44:00Z">
        <w:r w:rsidR="00E15361">
          <w:t>オープン ソース</w:t>
        </w:r>
      </w:ins>
      <w:r w:rsidRPr="002059B9">
        <w:t>の利用申請書類の承認について、エンジニアリングおよび製品チームとOSRB、OSECの連絡役となります。</w:t>
      </w:r>
    </w:p>
    <w:p w:rsidR="002059B9" w:rsidRPr="002059B9" w:rsidRDefault="002059B9" w:rsidP="002059B9">
      <w:pPr>
        <w:pStyle w:val="Ibrahim"/>
        <w:spacing w:before="120"/>
      </w:pPr>
      <w:r w:rsidRPr="002059B9">
        <w:t>コンプライアンス活動についてOSECに報告します。これは製品やサービスの出荷を妨げている課題の注意喚起を含みます。</w:t>
      </w:r>
    </w:p>
    <w:p w:rsidR="009E2BAA" w:rsidRPr="007E57E9" w:rsidRDefault="009E2BAA" w:rsidP="00C04E3C">
      <w:pPr>
        <w:pStyle w:val="2"/>
      </w:pPr>
      <w:del w:id="1058" w:author="Mieko Sato" w:date="2018-01-25T15:44:00Z">
        <w:r w:rsidRPr="007E57E9" w:rsidDel="00E15361">
          <w:rPr>
            <w:rFonts w:hint="eastAsia"/>
          </w:rPr>
          <w:delText>オープンソース</w:delText>
        </w:r>
      </w:del>
      <w:bookmarkStart w:id="1059" w:name="_Toc504728056"/>
      <w:ins w:id="1060" w:author="Mieko Sato" w:date="2018-01-25T15:44:00Z">
        <w:r w:rsidR="00E15361">
          <w:rPr>
            <w:rFonts w:hint="eastAsia"/>
          </w:rPr>
          <w:t>オープン ソース</w:t>
        </w:r>
      </w:ins>
      <w:r w:rsidRPr="007E57E9">
        <w:rPr>
          <w:rFonts w:hint="eastAsia"/>
        </w:rPr>
        <w:t>幹部会議</w:t>
      </w:r>
      <w:r w:rsidRPr="007E57E9">
        <w:t xml:space="preserve"> (OSEC)</w:t>
      </w:r>
      <w:bookmarkEnd w:id="1059"/>
    </w:p>
    <w:p w:rsidR="009E2BAA" w:rsidRPr="007E57E9" w:rsidRDefault="009E2BAA" w:rsidP="009E2BAA">
      <w:pPr>
        <w:pStyle w:val="Ibrahim0"/>
        <w:spacing w:before="120" w:after="120"/>
      </w:pPr>
      <w:del w:id="1061" w:author="Mieko Sato" w:date="2018-01-25T15:44:00Z">
        <w:r w:rsidRPr="007E57E9" w:rsidDel="00E15361">
          <w:rPr>
            <w:rFonts w:hint="eastAsia"/>
          </w:rPr>
          <w:delText>オープンソース</w:delText>
        </w:r>
      </w:del>
      <w:ins w:id="1062" w:author="Mieko Sato" w:date="2018-01-25T15:44:00Z">
        <w:r w:rsidR="00E15361">
          <w:rPr>
            <w:rFonts w:hint="eastAsia"/>
          </w:rPr>
          <w:t>オープン ソース</w:t>
        </w:r>
      </w:ins>
      <w:r w:rsidRPr="007E57E9">
        <w:rPr>
          <w:rFonts w:hint="eastAsia"/>
        </w:rPr>
        <w:t>幹部会議</w:t>
      </w:r>
      <w:r w:rsidRPr="007E57E9">
        <w:t xml:space="preserve"> (OSEC) はエンジニアリング、法務、マーケティングの幹部に加えコンプライアンス</w:t>
      </w:r>
      <w:ins w:id="1063" w:author="Mieko Sato" w:date="2018-01-25T16:27:00Z">
        <w:r w:rsidR="00327FAA">
          <w:rPr>
            <w:rFonts w:hint="eastAsia"/>
          </w:rPr>
          <w:t xml:space="preserve"> </w:t>
        </w:r>
      </w:ins>
      <w:r w:rsidRPr="007E57E9">
        <w:t>オフィサーから構成されます。OSECの責任は</w:t>
      </w:r>
      <w:del w:id="1064" w:author="Mieko Sato" w:date="2018-01-25T15:44:00Z">
        <w:r w:rsidRPr="007E57E9" w:rsidDel="00E15361">
          <w:delText>オープンソース</w:delText>
        </w:r>
      </w:del>
      <w:ins w:id="1065" w:author="Mieko Sato" w:date="2018-01-25T15:44:00Z">
        <w:r w:rsidR="00E15361">
          <w:t>オープン ソース</w:t>
        </w:r>
      </w:ins>
      <w:r w:rsidRPr="007E57E9">
        <w:t>戦略の設定、知財の評価と解放の承認、従来は</w:t>
      </w:r>
      <w:del w:id="1066" w:author="Mieko Sato" w:date="2018-01-25T15:18:00Z">
        <w:r w:rsidRPr="007E57E9" w:rsidDel="00EE6B02">
          <w:delText>プロプラエタリ</w:delText>
        </w:r>
      </w:del>
      <w:ins w:id="1067" w:author="Mieko Sato" w:date="2018-01-25T15:18:00Z">
        <w:r w:rsidR="00EE6B02">
          <w:t>プロプライエタリ</w:t>
        </w:r>
      </w:ins>
      <w:r w:rsidRPr="007E57E9">
        <w:t>だった</w:t>
      </w:r>
      <w:del w:id="1068" w:author="Mieko Sato" w:date="2018-01-25T15:45:00Z">
        <w:r w:rsidRPr="007E57E9" w:rsidDel="00E15361">
          <w:delText>ソースコード</w:delText>
        </w:r>
      </w:del>
      <w:ins w:id="1069" w:author="Mieko Sato" w:date="2018-01-25T15:45:00Z">
        <w:r w:rsidR="00E15361">
          <w:t>ソース コード</w:t>
        </w:r>
      </w:ins>
      <w:r w:rsidRPr="007E57E9">
        <w:t>を特定の</w:t>
      </w:r>
      <w:del w:id="1070" w:author="Mieko Sato" w:date="2018-01-25T15:44:00Z">
        <w:r w:rsidRPr="007E57E9" w:rsidDel="00E15361">
          <w:delText>オープンソース</w:delText>
        </w:r>
      </w:del>
      <w:ins w:id="1071" w:author="Mieko Sato" w:date="2018-01-25T15:44:00Z">
        <w:r w:rsidR="00E15361">
          <w:t>オープン ソース</w:t>
        </w:r>
      </w:ins>
      <w:ins w:id="1072" w:author="Mieko Sato" w:date="2018-01-25T16:13:00Z">
        <w:r w:rsidR="008D48A1">
          <w:rPr>
            <w:rFonts w:hint="eastAsia"/>
          </w:rPr>
          <w:t xml:space="preserve"> </w:t>
        </w:r>
      </w:ins>
      <w:r w:rsidRPr="007E57E9">
        <w:t>ライセンス下で発表することの承認です。</w:t>
      </w:r>
    </w:p>
    <w:p w:rsidR="009E2BAA" w:rsidRPr="007E57E9" w:rsidRDefault="009E2BAA" w:rsidP="00C04E3C">
      <w:pPr>
        <w:pStyle w:val="2"/>
      </w:pPr>
      <w:bookmarkStart w:id="1073" w:name="_Toc504728057"/>
      <w:r w:rsidRPr="007E57E9">
        <w:rPr>
          <w:rFonts w:hint="eastAsia"/>
        </w:rPr>
        <w:t>文書化</w:t>
      </w:r>
      <w:bookmarkEnd w:id="1073"/>
    </w:p>
    <w:p w:rsidR="009E2BAA" w:rsidRDefault="009E2BAA" w:rsidP="009E2BAA">
      <w:pPr>
        <w:pStyle w:val="Ibrahim0"/>
        <w:spacing w:before="120" w:after="120"/>
      </w:pPr>
      <w:r w:rsidRPr="007E57E9">
        <w:rPr>
          <w:rFonts w:hint="eastAsia"/>
        </w:rPr>
        <w:t>文書化チームは、</w:t>
      </w:r>
      <w:del w:id="1074" w:author="Mieko Sato" w:date="2018-01-25T15:45:00Z">
        <w:r w:rsidRPr="007E57E9" w:rsidDel="00E15361">
          <w:rPr>
            <w:rFonts w:hint="eastAsia"/>
          </w:rPr>
          <w:delText>ソースコード</w:delText>
        </w:r>
      </w:del>
      <w:ins w:id="1075" w:author="Mieko Sato" w:date="2018-01-25T15:45:00Z">
        <w:r w:rsidR="00E15361">
          <w:rPr>
            <w:rFonts w:hint="eastAsia"/>
          </w:rPr>
          <w:t>ソース コード</w:t>
        </w:r>
      </w:ins>
      <w:r w:rsidRPr="007E57E9">
        <w:rPr>
          <w:rFonts w:hint="eastAsia"/>
        </w:rPr>
        <w:t>を得る方法についての</w:t>
      </w:r>
      <w:r w:rsidRPr="007E57E9">
        <w:t xml:space="preserve"> 書面での告知や、製品に添付する</w:t>
      </w:r>
      <w:del w:id="1076" w:author="Mieko Sato" w:date="2018-01-25T15:44:00Z">
        <w:r w:rsidRPr="007E57E9" w:rsidDel="00E15361">
          <w:delText>オープンソース</w:delText>
        </w:r>
      </w:del>
      <w:ins w:id="1077" w:author="Mieko Sato" w:date="2018-01-25T15:44:00Z">
        <w:r w:rsidR="00E15361">
          <w:t>オープン ソース</w:t>
        </w:r>
      </w:ins>
      <w:r w:rsidRPr="007E57E9">
        <w:t>の通告すべてについて責任を持ちます。次ページの図9にそうした告知を準備し承認するプロセスを図示しています。このプロセスはコンプライアンス オフィサーが開始します。コンプライアンス オフィサーは製品が出荷されたら利用可能となる告知の書面や通告の草案を準備します。次に法律顧問が草案をレビューし、修正し、最終版を文書化チームに渡します。最後に、最終稿 を製品添付の文書に含めます。</w:t>
      </w:r>
    </w:p>
    <w:p w:rsidR="009E2BAA" w:rsidRDefault="009E2BAA">
      <w:pPr>
        <w:rPr>
          <w:rFonts w:hAnsi="メイリオ" w:cs="ＭＳ ゴシック"/>
          <w:spacing w:val="-3"/>
          <w:w w:val="95"/>
          <w:sz w:val="20"/>
          <w:szCs w:val="20"/>
          <w:lang w:eastAsia="ja-JP"/>
        </w:rPr>
      </w:pPr>
      <w:r>
        <w:rPr>
          <w:lang w:eastAsia="ja-JP"/>
        </w:rPr>
        <w:br w:type="page"/>
      </w:r>
    </w:p>
    <w:p w:rsidR="00213F3F" w:rsidRPr="009E2BAA" w:rsidRDefault="00A76486">
      <w:pPr>
        <w:pStyle w:val="a3"/>
        <w:spacing w:before="120" w:after="120"/>
        <w:rPr>
          <w:sz w:val="12"/>
          <w:lang w:eastAsia="ja-JP"/>
        </w:rPr>
      </w:pPr>
      <w:r>
        <w:rPr>
          <w:noProof/>
          <w:sz w:val="12"/>
          <w:lang w:eastAsia="ja-JP"/>
        </w:rPr>
        <w:drawing>
          <wp:anchor distT="0" distB="0" distL="114300" distR="114300" simplePos="0" relativeHeight="503239560" behindDoc="0" locked="0" layoutInCell="1" allowOverlap="1" wp14:anchorId="764E91DC">
            <wp:simplePos x="0" y="0"/>
            <wp:positionH relativeFrom="column">
              <wp:posOffset>361950</wp:posOffset>
            </wp:positionH>
            <wp:positionV relativeFrom="paragraph">
              <wp:posOffset>182245</wp:posOffset>
            </wp:positionV>
            <wp:extent cx="4534535" cy="1231900"/>
            <wp:effectExtent l="0" t="0" r="0" b="6350"/>
            <wp:wrapTopAndBottom/>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453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3E87" w:rsidRDefault="00993E87" w:rsidP="009E2BAA">
      <w:pPr>
        <w:pStyle w:val="Ibrahim2"/>
        <w:spacing w:after="120"/>
      </w:pPr>
    </w:p>
    <w:p w:rsidR="009E2BAA" w:rsidRPr="007E57E9" w:rsidRDefault="009E2BAA" w:rsidP="009E2BAA">
      <w:pPr>
        <w:pStyle w:val="Ibrahim2"/>
        <w:spacing w:after="120"/>
      </w:pPr>
      <w:r w:rsidRPr="007E57E9">
        <w:rPr>
          <w:rFonts w:hint="eastAsia"/>
        </w:rPr>
        <w:t>図</w:t>
      </w:r>
      <w:r w:rsidR="00784FDF">
        <w:t>9</w:t>
      </w:r>
      <w:r w:rsidR="00784FDF">
        <w:rPr>
          <w:rFonts w:hint="eastAsia"/>
        </w:rPr>
        <w:t>：</w:t>
      </w:r>
      <w:r w:rsidRPr="007E57E9">
        <w:t>製品添付の文書を更新し製品に含まれる</w:t>
      </w:r>
      <w:del w:id="1078" w:author="Mieko Sato" w:date="2018-01-25T15:44:00Z">
        <w:r w:rsidRPr="007E57E9" w:rsidDel="00E15361">
          <w:delText>オープンソース</w:delText>
        </w:r>
      </w:del>
      <w:ins w:id="1079" w:author="Mieko Sato" w:date="2018-01-25T15:44:00Z">
        <w:r w:rsidR="00E15361">
          <w:t>オープン ソース</w:t>
        </w:r>
      </w:ins>
      <w:r w:rsidRPr="007E57E9">
        <w:t>の存在を反映する文書化チームの役割</w:t>
      </w:r>
    </w:p>
    <w:p w:rsidR="009E2BAA" w:rsidRPr="007E57E9" w:rsidRDefault="009E2BAA" w:rsidP="00C04E3C">
      <w:pPr>
        <w:pStyle w:val="2"/>
      </w:pPr>
      <w:bookmarkStart w:id="1080" w:name="_Toc504728058"/>
      <w:r w:rsidRPr="007E57E9">
        <w:rPr>
          <w:rFonts w:hint="eastAsia"/>
        </w:rPr>
        <w:t>ローカル化</w:t>
      </w:r>
      <w:bookmarkEnd w:id="1080"/>
    </w:p>
    <w:p w:rsidR="009E2BAA" w:rsidRPr="007E57E9" w:rsidRDefault="009E2BAA" w:rsidP="009E2BAA">
      <w:pPr>
        <w:pStyle w:val="Ibrahim0"/>
        <w:spacing w:before="120" w:after="120"/>
      </w:pPr>
      <w:r w:rsidRPr="007E57E9">
        <w:rPr>
          <w:rFonts w:hint="eastAsia"/>
        </w:rPr>
        <w:t>ローカル化チームは製品に含まれる</w:t>
      </w:r>
      <w:del w:id="1081" w:author="Mieko Sato" w:date="2018-01-25T15:44:00Z">
        <w:r w:rsidRPr="007E57E9" w:rsidDel="00E15361">
          <w:rPr>
            <w:rFonts w:hint="eastAsia"/>
          </w:rPr>
          <w:delText>オープンソース</w:delText>
        </w:r>
      </w:del>
      <w:ins w:id="1082" w:author="Mieko Sato" w:date="2018-01-25T15:44:00Z">
        <w:r w:rsidR="00E15361">
          <w:rPr>
            <w:rFonts w:hint="eastAsia"/>
          </w:rPr>
          <w:t>オープン ソース</w:t>
        </w:r>
      </w:ins>
      <w:r w:rsidRPr="007E57E9">
        <w:t xml:space="preserve"> ソフトウェアの入手についてユーザーに知らせ、英語での適切な通告が利用可能となる ようにします。</w:t>
      </w:r>
    </w:p>
    <w:p w:rsidR="009E2BAA" w:rsidRPr="007E57E9" w:rsidRDefault="009E2BAA" w:rsidP="00C04E3C">
      <w:pPr>
        <w:pStyle w:val="2"/>
      </w:pPr>
      <w:bookmarkStart w:id="1083" w:name="_Toc504728059"/>
      <w:r w:rsidRPr="007E57E9">
        <w:rPr>
          <w:rFonts w:hint="eastAsia"/>
        </w:rPr>
        <w:t>サプライチェーン</w:t>
      </w:r>
      <w:bookmarkEnd w:id="1083"/>
    </w:p>
    <w:p w:rsidR="00784FDF" w:rsidRDefault="009E2BAA" w:rsidP="00784FDF">
      <w:pPr>
        <w:pStyle w:val="Ibrahim0"/>
        <w:spacing w:before="120" w:after="120"/>
      </w:pPr>
      <w:r w:rsidRPr="007E57E9">
        <w:rPr>
          <w:rFonts w:hint="eastAsia"/>
        </w:rPr>
        <w:t>サプライチェーン</w:t>
      </w:r>
      <w:r w:rsidRPr="007E57E9">
        <w:t xml:space="preserve"> (ソフトウェアの調達) 部門 の手続きは</w:t>
      </w:r>
      <w:del w:id="1084" w:author="Mieko Sato" w:date="2018-01-25T15:44:00Z">
        <w:r w:rsidRPr="007E57E9" w:rsidDel="00E15361">
          <w:delText>オープンソース</w:delText>
        </w:r>
      </w:del>
      <w:ins w:id="1085" w:author="Mieko Sato" w:date="2018-01-25T15:44:00Z">
        <w:r w:rsidR="00E15361">
          <w:t>オープン ソース</w:t>
        </w:r>
      </w:ins>
      <w:r w:rsidRPr="007E57E9">
        <w:t>の取得や利用を書き下したものに更新しなければなりません。サードパーティから供給されたソフトウェアは自分で検査するようにすることが強く望まれます。供給元から自社へのソフトウェアの移管には通常、サプライ チェーン関係者が関わります。サプライ チェーン部門 は</w:t>
      </w:r>
      <w:del w:id="1086" w:author="Mieko Sato" w:date="2018-01-25T15:44:00Z">
        <w:r w:rsidRPr="007E57E9" w:rsidDel="00E15361">
          <w:delText>オープンソース</w:delText>
        </w:r>
      </w:del>
      <w:ins w:id="1087" w:author="Mieko Sato" w:date="2018-01-25T15:44:00Z">
        <w:r w:rsidR="00E15361">
          <w:t>オープン ソース</w:t>
        </w:r>
      </w:ins>
      <w:r w:rsidRPr="007E57E9">
        <w:t>のコンプライアンス活動をサードパーティのソフトウェア（そしてハードウェア）のサプライヤに対し、供給した品に含まれる全</w:t>
      </w:r>
      <w:del w:id="1088" w:author="Mieko Sato" w:date="2018-01-25T15:44:00Z">
        <w:r w:rsidRPr="007E57E9" w:rsidDel="00E15361">
          <w:delText>オープンソース</w:delText>
        </w:r>
      </w:del>
      <w:ins w:id="1089" w:author="Mieko Sato" w:date="2018-01-25T15:44:00Z">
        <w:r w:rsidR="00E15361">
          <w:t>オープン ソース</w:t>
        </w:r>
      </w:ins>
      <w:r w:rsidRPr="007E57E9">
        <w:t>を開示するよう命令することで、また</w:t>
      </w:r>
      <w:del w:id="1090" w:author="Mieko Sato" w:date="2018-01-25T15:44:00Z">
        <w:r w:rsidRPr="007E57E9" w:rsidDel="00E15361">
          <w:delText>オープン</w:delText>
        </w:r>
        <w:r w:rsidRPr="007E57E9" w:rsidDel="00E15361">
          <w:rPr>
            <w:rFonts w:hint="eastAsia"/>
          </w:rPr>
          <w:delText>ソース</w:delText>
        </w:r>
      </w:del>
      <w:ins w:id="1091" w:author="Mieko Sato" w:date="2018-01-25T15:44:00Z">
        <w:r w:rsidR="00E15361">
          <w:t>オープン ソース</w:t>
        </w:r>
      </w:ins>
      <w:r w:rsidRPr="007E57E9">
        <w:rPr>
          <w:rFonts w:hint="eastAsia"/>
        </w:rPr>
        <w:t>のパッケージとバンドルされたり統合されたりしているサードパーティのソフトウェアのライセンスを助けます</w:t>
      </w:r>
      <w:r w:rsidRPr="007E57E9">
        <w:t>。</w:t>
      </w:r>
    </w:p>
    <w:p w:rsidR="00784FDF" w:rsidRDefault="00784FDF">
      <w:pPr>
        <w:rPr>
          <w:rFonts w:hAnsi="メイリオ" w:cs="ＭＳ ゴシック"/>
          <w:spacing w:val="-3"/>
          <w:w w:val="95"/>
          <w:sz w:val="20"/>
          <w:szCs w:val="20"/>
          <w:lang w:eastAsia="ja-JP"/>
        </w:rPr>
      </w:pPr>
      <w:r>
        <w:rPr>
          <w:lang w:eastAsia="ja-JP"/>
        </w:rPr>
        <w:br w:type="page"/>
      </w:r>
    </w:p>
    <w:p w:rsidR="009E2BAA" w:rsidRPr="007E57E9" w:rsidRDefault="009E2BAA" w:rsidP="00784FDF">
      <w:pPr>
        <w:pStyle w:val="Ibrahim0"/>
        <w:spacing w:before="120" w:after="120"/>
      </w:pPr>
      <w:r w:rsidRPr="007E57E9">
        <w:rPr>
          <w:rFonts w:hint="eastAsia"/>
        </w:rPr>
        <w:t>この分野での最も良い方法は、サードパーティのソフトウェアプロバイダ</w:t>
      </w:r>
      <w:ins w:id="1092" w:author="Mieko Sato" w:date="2018-01-25T16:23:00Z">
        <w:r w:rsidR="007A72D6">
          <w:rPr>
            <w:rFonts w:hint="eastAsia"/>
          </w:rPr>
          <w:t>ー</w:t>
        </w:r>
      </w:ins>
      <w:r w:rsidRPr="007E57E9">
        <w:rPr>
          <w:rFonts w:hint="eastAsia"/>
        </w:rPr>
        <w:t>に彼らが提供する品についての</w:t>
      </w:r>
      <w:del w:id="1093" w:author="Mieko Sato" w:date="2018-01-25T15:44:00Z">
        <w:r w:rsidRPr="007E57E9" w:rsidDel="00E15361">
          <w:rPr>
            <w:rFonts w:hint="eastAsia"/>
          </w:rPr>
          <w:delText>オープンソース</w:delText>
        </w:r>
      </w:del>
      <w:ins w:id="1094" w:author="Mieko Sato" w:date="2018-01-25T15:44:00Z">
        <w:r w:rsidR="00E15361">
          <w:rPr>
            <w:rFonts w:hint="eastAsia"/>
          </w:rPr>
          <w:t>オープン ソース</w:t>
        </w:r>
      </w:ins>
      <w:r w:rsidRPr="007E57E9">
        <w:rPr>
          <w:rFonts w:hint="eastAsia"/>
        </w:rPr>
        <w:t>すべてを開示するよう命令し、また</w:t>
      </w:r>
      <w:del w:id="1095" w:author="Mieko Sato" w:date="2018-01-25T15:44:00Z">
        <w:r w:rsidRPr="007E57E9" w:rsidDel="00E15361">
          <w:rPr>
            <w:rFonts w:hint="eastAsia"/>
          </w:rPr>
          <w:delText>オープンソース</w:delText>
        </w:r>
      </w:del>
      <w:ins w:id="1096" w:author="Mieko Sato" w:date="2018-01-25T15:44:00Z">
        <w:r w:rsidR="00E15361">
          <w:rPr>
            <w:rFonts w:hint="eastAsia"/>
          </w:rPr>
          <w:t>オープン ソース</w:t>
        </w:r>
      </w:ins>
      <w:r w:rsidRPr="007E57E9">
        <w:rPr>
          <w:rFonts w:hint="eastAsia"/>
        </w:rPr>
        <w:t>上の義務を満たす計画を表明させることです。もしサードパーティのソフトウェアが</w:t>
      </w:r>
      <w:del w:id="1097" w:author="Mieko Sato" w:date="2018-01-25T15:44:00Z">
        <w:r w:rsidRPr="007E57E9" w:rsidDel="00E15361">
          <w:rPr>
            <w:rFonts w:hint="eastAsia"/>
          </w:rPr>
          <w:delText>オープンソース</w:delText>
        </w:r>
      </w:del>
      <w:ins w:id="1098" w:author="Mieko Sato" w:date="2018-01-25T15:44:00Z">
        <w:r w:rsidR="00E15361">
          <w:rPr>
            <w:rFonts w:hint="eastAsia"/>
          </w:rPr>
          <w:t>オープン ソース</w:t>
        </w:r>
      </w:ins>
      <w:r w:rsidRPr="007E57E9">
        <w:rPr>
          <w:rFonts w:hint="eastAsia"/>
        </w:rPr>
        <w:t>を含んでいたならば、サプライチェーン部門</w:t>
      </w:r>
      <w:r w:rsidRPr="007E57E9">
        <w:t xml:space="preserve"> は</w:t>
      </w:r>
      <w:del w:id="1099" w:author="Mieko Sato" w:date="2018-01-25T15:44:00Z">
        <w:r w:rsidRPr="007E57E9" w:rsidDel="00E15361">
          <w:delText>オープンソース</w:delText>
        </w:r>
      </w:del>
      <w:ins w:id="1100" w:author="Mieko Sato" w:date="2018-01-25T15:44:00Z">
        <w:r w:rsidR="00E15361">
          <w:t>オープン ソース</w:t>
        </w:r>
      </w:ins>
      <w:ins w:id="1101" w:author="Mieko Sato" w:date="2018-01-25T16:14:00Z">
        <w:r w:rsidR="008D48A1">
          <w:rPr>
            <w:rFonts w:hint="eastAsia"/>
          </w:rPr>
          <w:t xml:space="preserve"> </w:t>
        </w:r>
      </w:ins>
      <w:r w:rsidRPr="007E57E9">
        <w:t>ライセンス上の義務が確実に満たされるようにしなければなりません。受け入れた後は</w:t>
      </w:r>
      <w:del w:id="1102" w:author="Mieko Sato" w:date="2018-01-25T15:44:00Z">
        <w:r w:rsidRPr="007E57E9" w:rsidDel="00E15361">
          <w:delText>オープンソース</w:delText>
        </w:r>
      </w:del>
      <w:ins w:id="1103" w:author="Mieko Sato" w:date="2018-01-25T15:44:00Z">
        <w:r w:rsidR="00E15361">
          <w:t>オープン ソース</w:t>
        </w:r>
      </w:ins>
      <w:r w:rsidRPr="007E57E9">
        <w:t>を含む製品やサービスを配送する業者として義務は自社のものとなるからです。自社のコードの受け手に対し、自社の「上流」の供</w:t>
      </w:r>
      <w:r w:rsidRPr="007E57E9">
        <w:rPr>
          <w:rFonts w:hint="eastAsia"/>
        </w:rPr>
        <w:t>給元を名指しし、ライセンス上の義務を果たす責任は供給元であり自社ではない、ということは受け入れられません。</w:t>
      </w:r>
    </w:p>
    <w:p w:rsidR="009E2BAA" w:rsidRPr="007E57E9" w:rsidRDefault="009E2BAA" w:rsidP="00C04E3C">
      <w:pPr>
        <w:pStyle w:val="2"/>
      </w:pPr>
      <w:bookmarkStart w:id="1104" w:name="_Toc504728060"/>
      <w:r w:rsidRPr="007E57E9">
        <w:t>IT</w:t>
      </w:r>
      <w:bookmarkEnd w:id="1104"/>
    </w:p>
    <w:p w:rsidR="009E2BAA" w:rsidRPr="007E57E9" w:rsidRDefault="009E2BAA" w:rsidP="00784FDF">
      <w:pPr>
        <w:pStyle w:val="Ibrahim0"/>
        <w:spacing w:before="120" w:after="120"/>
      </w:pPr>
      <w:r w:rsidRPr="007E57E9">
        <w:t>IT部門はコンプライアンス プログラムで使われるツールのサポートや、自動化の基盤を提供、維持します。これは各種のツールやメーリングリスト、ウェブのポータルの提供が含まれます。さらにIT部門はOSRBからコンプライアンス活動の効率向上のためのツールの開発や調達を要請されることもあります。</w:t>
      </w:r>
    </w:p>
    <w:p w:rsidR="009E2BAA" w:rsidRPr="007E57E9" w:rsidRDefault="009E2BAA" w:rsidP="00C04E3C">
      <w:pPr>
        <w:pStyle w:val="2"/>
      </w:pPr>
      <w:bookmarkStart w:id="1105" w:name="_Toc504728061"/>
      <w:r w:rsidRPr="007E57E9">
        <w:rPr>
          <w:rFonts w:hint="eastAsia"/>
        </w:rPr>
        <w:t>企業買収</w:t>
      </w:r>
      <w:bookmarkEnd w:id="1105"/>
    </w:p>
    <w:p w:rsidR="00784FDF" w:rsidRPr="007E57E9" w:rsidRDefault="00784FDF" w:rsidP="00784FDF">
      <w:pPr>
        <w:pStyle w:val="Ibrahim0"/>
        <w:spacing w:before="120" w:after="120"/>
      </w:pPr>
      <w:r w:rsidRPr="007E57E9">
        <w:rPr>
          <w:rFonts w:hint="eastAsia"/>
        </w:rPr>
        <w:t>企業買収部門は</w:t>
      </w:r>
      <w:del w:id="1106" w:author="Mieko Sato" w:date="2018-01-25T15:44:00Z">
        <w:r w:rsidRPr="007E57E9" w:rsidDel="00E15361">
          <w:rPr>
            <w:rFonts w:hint="eastAsia"/>
          </w:rPr>
          <w:delText>オープンソース</w:delText>
        </w:r>
      </w:del>
      <w:ins w:id="1107" w:author="Mieko Sato" w:date="2018-01-25T15:44:00Z">
        <w:r w:rsidR="00E15361">
          <w:rPr>
            <w:rFonts w:hint="eastAsia"/>
          </w:rPr>
          <w:t>オープン ソース</w:t>
        </w:r>
      </w:ins>
      <w:r w:rsidRPr="007E57E9">
        <w:rPr>
          <w:rFonts w:hint="eastAsia"/>
        </w:rPr>
        <w:t>のコンプライアンスに主に二つの流れで関わります。買収と吸収合併、および開発の外部委託です</w:t>
      </w:r>
    </w:p>
    <w:p w:rsidR="00784FDF" w:rsidRPr="007E57E9" w:rsidRDefault="00784FDF" w:rsidP="00784FDF">
      <w:pPr>
        <w:pStyle w:val="4"/>
        <w:spacing w:before="240" w:after="120"/>
        <w:rPr>
          <w:lang w:eastAsia="ja-JP"/>
        </w:rPr>
      </w:pPr>
      <w:r w:rsidRPr="007E57E9">
        <w:rPr>
          <w:rFonts w:hint="eastAsia"/>
          <w:lang w:eastAsia="ja-JP"/>
        </w:rPr>
        <w:t>合併と買収</w:t>
      </w:r>
    </w:p>
    <w:p w:rsidR="00784FDF" w:rsidRPr="007E57E9" w:rsidRDefault="00784FDF" w:rsidP="00784FDF">
      <w:pPr>
        <w:pStyle w:val="Ibrahim0"/>
        <w:spacing w:before="120" w:after="120"/>
      </w:pPr>
      <w:r w:rsidRPr="007E57E9">
        <w:rPr>
          <w:rFonts w:hint="eastAsia"/>
        </w:rPr>
        <w:t>他社との合併や、自社が買収されることを考えるならば、コンプライアンス</w:t>
      </w:r>
      <w:r w:rsidRPr="007E57E9">
        <w:t xml:space="preserve"> プログラムはしかるべきレベルの開示を行い、説明が出来るように作られるべきです。合併や買収についての全社ポリシーは</w:t>
      </w:r>
      <w:del w:id="1108" w:author="Mieko Sato" w:date="2018-01-25T15:44:00Z">
        <w:r w:rsidRPr="007E57E9" w:rsidDel="00E15361">
          <w:delText>オープンソース</w:delText>
        </w:r>
      </w:del>
      <w:ins w:id="1109" w:author="Mieko Sato" w:date="2018-01-25T15:44:00Z">
        <w:r w:rsidR="00E15361">
          <w:t>オープン ソース</w:t>
        </w:r>
      </w:ins>
      <w:r w:rsidRPr="007E57E9">
        <w:t>を考慮するように改める必要があります。企業買収部門は合併や買収に先立ち</w:t>
      </w:r>
      <w:del w:id="1110" w:author="Mieko Sato" w:date="2018-01-25T15:45:00Z">
        <w:r w:rsidRPr="007E57E9" w:rsidDel="00E15361">
          <w:delText>ソースコード</w:delText>
        </w:r>
      </w:del>
      <w:ins w:id="1111" w:author="Mieko Sato" w:date="2018-01-25T15:45:00Z">
        <w:r w:rsidR="00E15361">
          <w:t>ソース コード</w:t>
        </w:r>
      </w:ins>
      <w:r w:rsidRPr="007E57E9">
        <w:t>をコンプライアンスの観点から評価し、議論を脱線させたり企業価値を変えたりする不測の事態が起きないよう命令しなければなりません。買収側の企業にとって、包括的なコードの評価はソフトウェア資産を正確に評価し、将来の企業価値が予期せぬライセン</w:t>
      </w:r>
      <w:r w:rsidRPr="007E57E9">
        <w:rPr>
          <w:rFonts w:hint="eastAsia"/>
        </w:rPr>
        <w:t>ス問題にさらされるリスクを緩和することに繋がります。これに加え、買収側の企業は買収の合意文書に</w:t>
      </w:r>
      <w:del w:id="1112" w:author="Mieko Sato" w:date="2018-01-25T15:44:00Z">
        <w:r w:rsidRPr="007E57E9" w:rsidDel="00E15361">
          <w:rPr>
            <w:rFonts w:hint="eastAsia"/>
          </w:rPr>
          <w:delText>オープンソース</w:delText>
        </w:r>
      </w:del>
      <w:ins w:id="1113" w:author="Mieko Sato" w:date="2018-01-25T15:44:00Z">
        <w:r w:rsidR="00E15361">
          <w:rPr>
            <w:rFonts w:hint="eastAsia"/>
          </w:rPr>
          <w:t>オープン ソース</w:t>
        </w:r>
      </w:ins>
      <w:r w:rsidRPr="007E57E9">
        <w:rPr>
          <w:rFonts w:hint="eastAsia"/>
        </w:rPr>
        <w:t>についての開示の条項を入れることも考えられます。精査の実務は</w:t>
      </w:r>
      <w:del w:id="1114" w:author="Mieko Sato" w:date="2018-01-25T15:44:00Z">
        <w:r w:rsidRPr="007E57E9" w:rsidDel="00E15361">
          <w:rPr>
            <w:rFonts w:hint="eastAsia"/>
          </w:rPr>
          <w:delText>オープンソース</w:delText>
        </w:r>
      </w:del>
      <w:ins w:id="1115" w:author="Mieko Sato" w:date="2018-01-25T15:44:00Z">
        <w:r w:rsidR="00E15361">
          <w:rPr>
            <w:rFonts w:hint="eastAsia"/>
          </w:rPr>
          <w:t>オープン ソース</w:t>
        </w:r>
      </w:ins>
      <w:r w:rsidRPr="007E57E9">
        <w:rPr>
          <w:rFonts w:hint="eastAsia"/>
        </w:rPr>
        <w:t>についての開示、開示された</w:t>
      </w:r>
      <w:del w:id="1116" w:author="Mieko Sato" w:date="2018-01-25T15:44:00Z">
        <w:r w:rsidRPr="007E57E9" w:rsidDel="00E15361">
          <w:rPr>
            <w:rFonts w:hint="eastAsia"/>
          </w:rPr>
          <w:delText>オープンソース</w:delText>
        </w:r>
      </w:del>
      <w:ins w:id="1117" w:author="Mieko Sato" w:date="2018-01-25T15:44:00Z">
        <w:r w:rsidR="00E15361">
          <w:rPr>
            <w:rFonts w:hint="eastAsia"/>
          </w:rPr>
          <w:t>オープン ソース</w:t>
        </w:r>
      </w:ins>
      <w:r w:rsidRPr="007E57E9">
        <w:rPr>
          <w:rFonts w:hint="eastAsia"/>
        </w:rPr>
        <w:t>とライセンスの評価のガイドを含むよう改める必要があります。</w:t>
      </w:r>
    </w:p>
    <w:p w:rsidR="00784FDF" w:rsidRPr="007E57E9" w:rsidRDefault="00784FDF" w:rsidP="00784FDF">
      <w:pPr>
        <w:pStyle w:val="4"/>
        <w:spacing w:before="240" w:after="120"/>
        <w:rPr>
          <w:lang w:eastAsia="ja-JP"/>
        </w:rPr>
      </w:pPr>
      <w:r w:rsidRPr="007E57E9">
        <w:rPr>
          <w:rFonts w:hint="eastAsia"/>
          <w:lang w:eastAsia="ja-JP"/>
        </w:rPr>
        <w:t>開発の外部委託</w:t>
      </w:r>
    </w:p>
    <w:p w:rsidR="00784FDF" w:rsidRPr="007E57E9" w:rsidRDefault="00784FDF" w:rsidP="00784FDF">
      <w:pPr>
        <w:pStyle w:val="Ibrahim0"/>
        <w:spacing w:before="120" w:after="120"/>
      </w:pPr>
      <w:r w:rsidRPr="007E57E9">
        <w:rPr>
          <w:rFonts w:hint="eastAsia"/>
        </w:rPr>
        <w:t>ソフトウェア開発の外部委託の合意文書も、コンプライアンス手続きを反映し、またその他の条項（表示や保証など）が</w:t>
      </w:r>
      <w:del w:id="1118" w:author="Mieko Sato" w:date="2018-01-25T15:44:00Z">
        <w:r w:rsidRPr="007E57E9" w:rsidDel="00E15361">
          <w:rPr>
            <w:rFonts w:hint="eastAsia"/>
          </w:rPr>
          <w:delText>オープンソース</w:delText>
        </w:r>
      </w:del>
      <w:ins w:id="1119" w:author="Mieko Sato" w:date="2018-01-25T15:44:00Z">
        <w:r w:rsidR="00E15361">
          <w:rPr>
            <w:rFonts w:hint="eastAsia"/>
          </w:rPr>
          <w:t>オープン ソース</w:t>
        </w:r>
      </w:ins>
      <w:r w:rsidRPr="007E57E9">
        <w:rPr>
          <w:rFonts w:hint="eastAsia"/>
        </w:rPr>
        <w:t>によるリスクを広く含むよう改める必要があります。企業買収部門は外部の開発センターから受領した</w:t>
      </w:r>
      <w:del w:id="1120" w:author="Mieko Sato" w:date="2018-01-25T15:45:00Z">
        <w:r w:rsidRPr="007E57E9" w:rsidDel="00E15361">
          <w:rPr>
            <w:rFonts w:hint="eastAsia"/>
          </w:rPr>
          <w:delText>ソースコード</w:delText>
        </w:r>
      </w:del>
      <w:ins w:id="1121" w:author="Mieko Sato" w:date="2018-01-25T15:45:00Z">
        <w:r w:rsidR="00E15361">
          <w:rPr>
            <w:rFonts w:hint="eastAsia"/>
          </w:rPr>
          <w:t>ソース コード</w:t>
        </w:r>
      </w:ins>
      <w:r w:rsidRPr="007E57E9">
        <w:rPr>
          <w:rFonts w:hint="eastAsia"/>
        </w:rPr>
        <w:t>全てが</w:t>
      </w:r>
      <w:del w:id="1122" w:author="Mieko Sato" w:date="2018-01-25T15:46:00Z">
        <w:r w:rsidRPr="007E57E9" w:rsidDel="00E349CB">
          <w:rPr>
            <w:rFonts w:hint="eastAsia"/>
          </w:rPr>
          <w:delText>コンプライアンスプロセス</w:delText>
        </w:r>
      </w:del>
      <w:ins w:id="1123" w:author="Mieko Sato" w:date="2018-01-25T15:46:00Z">
        <w:r w:rsidR="00E349CB">
          <w:rPr>
            <w:rFonts w:hint="eastAsia"/>
          </w:rPr>
          <w:t>コンプライアンス プロセス</w:t>
        </w:r>
      </w:ins>
      <w:r w:rsidRPr="007E57E9">
        <w:rPr>
          <w:rFonts w:hint="eastAsia"/>
        </w:rPr>
        <w:t>を通り、利用された</w:t>
      </w:r>
      <w:del w:id="1124" w:author="Mieko Sato" w:date="2018-01-25T15:44:00Z">
        <w:r w:rsidRPr="007E57E9" w:rsidDel="00E15361">
          <w:rPr>
            <w:rFonts w:hint="eastAsia"/>
          </w:rPr>
          <w:delText>オープンソース</w:delText>
        </w:r>
      </w:del>
      <w:ins w:id="1125" w:author="Mieko Sato" w:date="2018-01-25T15:44:00Z">
        <w:r w:rsidR="00E15361">
          <w:rPr>
            <w:rFonts w:hint="eastAsia"/>
          </w:rPr>
          <w:t>オープン ソース</w:t>
        </w:r>
      </w:ins>
      <w:r w:rsidRPr="007E57E9">
        <w:rPr>
          <w:rFonts w:hint="eastAsia"/>
        </w:rPr>
        <w:t>が全て発見されライセンス上の義務を満たすため適切な行動が確かに取られるよう命令しなければなりません。</w:t>
      </w:r>
    </w:p>
    <w:p w:rsidR="00784FDF" w:rsidRPr="007E57E9" w:rsidRDefault="00784FDF" w:rsidP="00784FDF">
      <w:pPr>
        <w:pStyle w:val="4"/>
        <w:spacing w:before="240" w:after="120"/>
        <w:rPr>
          <w:lang w:eastAsia="ja-JP"/>
        </w:rPr>
      </w:pPr>
      <w:r w:rsidRPr="007E57E9">
        <w:rPr>
          <w:rFonts w:hint="eastAsia"/>
          <w:lang w:eastAsia="ja-JP"/>
        </w:rPr>
        <w:t>その他の企業活動</w:t>
      </w:r>
    </w:p>
    <w:p w:rsidR="00784FDF" w:rsidRDefault="00784FDF" w:rsidP="00784FDF">
      <w:pPr>
        <w:pStyle w:val="Ibrahim0"/>
        <w:spacing w:before="120" w:after="120"/>
      </w:pPr>
      <w:r w:rsidRPr="007E57E9">
        <w:rPr>
          <w:rFonts w:hint="eastAsia"/>
        </w:rPr>
        <w:t>企業買収部門はスピンオフやジョイント</w:t>
      </w:r>
      <w:r w:rsidRPr="007E57E9">
        <w:t xml:space="preserve"> ベンチャーのコンプライアンスにも関わります。時にはコンプライアンス上の精査の結果、コンプライアンスの状況が理想からかけ離れており、ためにその活動を止める決定をする場合もあります。</w:t>
      </w:r>
    </w:p>
    <w:p w:rsidR="00784FDF" w:rsidRDefault="00784FDF">
      <w:pPr>
        <w:rPr>
          <w:rFonts w:hAnsi="メイリオ" w:cs="ＭＳ ゴシック"/>
          <w:spacing w:val="-3"/>
          <w:w w:val="95"/>
          <w:sz w:val="20"/>
          <w:szCs w:val="20"/>
          <w:lang w:eastAsia="ja-JP"/>
        </w:rPr>
      </w:pPr>
      <w:r>
        <w:rPr>
          <w:lang w:eastAsia="ja-JP"/>
        </w:rPr>
        <w:br w:type="page"/>
      </w:r>
    </w:p>
    <w:p w:rsidR="006E6715" w:rsidRPr="00875DD5" w:rsidRDefault="006E6715" w:rsidP="006E6715">
      <w:pPr>
        <w:pStyle w:val="1"/>
        <w:ind w:right="1247"/>
        <w:rPr>
          <w:color w:val="auto"/>
        </w:rPr>
      </w:pPr>
      <w:bookmarkStart w:id="1126" w:name="Chapter_4"/>
      <w:bookmarkStart w:id="1127" w:name="OPEN_SOURCE_COMPLIANCE_PROCESS"/>
      <w:bookmarkStart w:id="1128" w:name="_Toc504728062"/>
      <w:bookmarkEnd w:id="1126"/>
      <w:bookmarkEnd w:id="1127"/>
      <w:r w:rsidRPr="007E57E9">
        <w:rPr>
          <w:rFonts w:hint="eastAsia"/>
        </w:rPr>
        <w:t>第</w:t>
      </w:r>
      <w:r w:rsidRPr="007E57E9">
        <w:t>4章</w:t>
      </w:r>
      <w:r>
        <w:br/>
      </w:r>
      <w:r w:rsidRPr="00875DD5">
        <w:rPr>
          <w:rFonts w:hint="eastAsia"/>
          <w:color w:val="auto"/>
          <w:sz w:val="32"/>
          <w:szCs w:val="32"/>
        </w:rPr>
        <w:t>オープン</w:t>
      </w:r>
      <w:r w:rsidRPr="00875DD5">
        <w:rPr>
          <w:color w:val="auto"/>
          <w:sz w:val="32"/>
          <w:szCs w:val="32"/>
        </w:rPr>
        <w:t xml:space="preserve"> ソース コンプライアンス プロセス</w:t>
      </w:r>
      <w:bookmarkEnd w:id="1128"/>
    </w:p>
    <w:p w:rsidR="006E6715" w:rsidRPr="007E57E9" w:rsidRDefault="00993E87" w:rsidP="006E6715">
      <w:pPr>
        <w:pStyle w:val="Ibrahim0"/>
        <w:spacing w:before="120" w:after="120"/>
      </w:pPr>
      <w:r>
        <w:rPr>
          <w:noProof/>
          <w:sz w:val="10"/>
        </w:rPr>
        <w:drawing>
          <wp:anchor distT="0" distB="0" distL="114300" distR="114300" simplePos="0" relativeHeight="503242632" behindDoc="0" locked="0" layoutInCell="1" allowOverlap="1" wp14:anchorId="459EB18A">
            <wp:simplePos x="0" y="0"/>
            <wp:positionH relativeFrom="column">
              <wp:posOffset>425450</wp:posOffset>
            </wp:positionH>
            <wp:positionV relativeFrom="paragraph">
              <wp:posOffset>2693035</wp:posOffset>
            </wp:positionV>
            <wp:extent cx="4354830" cy="891540"/>
            <wp:effectExtent l="0" t="0" r="0" b="3810"/>
            <wp:wrapTopAndBottom/>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4830" cy="891540"/>
                    </a:xfrm>
                    <a:prstGeom prst="rect">
                      <a:avLst/>
                    </a:prstGeom>
                    <a:noFill/>
                    <a:ln>
                      <a:noFill/>
                    </a:ln>
                  </pic:spPr>
                </pic:pic>
              </a:graphicData>
            </a:graphic>
          </wp:anchor>
        </w:drawing>
      </w:r>
      <w:r w:rsidR="006E6715" w:rsidRPr="007E57E9">
        <w:rPr>
          <w:rFonts w:hint="eastAsia"/>
        </w:rPr>
        <w:t>オープン</w:t>
      </w:r>
      <w:r w:rsidR="006E6715" w:rsidRPr="007E57E9">
        <w:t xml:space="preserve"> ソース コンプライアンス プロセスの実現は、コンプライアンスを組み込む必要がある開発プロセス、コードのサイズと数、関連する製品とサービスの数、外部から導入されたコード量、組織のサイズや体制など、多くの要因に基づいて、組織ごとに変化します。しかし、コンプライアンスの中心的要素は、通常同じです：コード中のオープン ソースを特定し、レビューし、利用を許可し、義務を順守することです。この章では、コンプライアンス プロセスの中心的要素に焦点を当てます。コンプライアンス精査の結果は、外部出荷を意図した製品にお</w:t>
      </w:r>
      <w:r w:rsidR="006E6715" w:rsidRPr="007E57E9">
        <w:rPr>
          <w:rFonts w:hint="eastAsia"/>
        </w:rPr>
        <w:t>いて使われる全てのフリー</w:t>
      </w:r>
      <w:r w:rsidR="006E6715" w:rsidRPr="007E57E9">
        <w:t xml:space="preserve"> オープン ソース ソフトウェアの特定と、それに付随するライセンス義務を遵守するための計画です。図10は、一貫したコンプライアンス プロセスの高水準の概要図の一例を提示しており、外部出荷される製品やサービスへの統合許可を受ける前にフリー オープン ソース ソフトウェアを含むコンポーネントが通過する</w:t>
      </w:r>
      <w:del w:id="1129" w:author="Mieko Sato" w:date="2018-01-25T16:41:00Z">
        <w:r w:rsidR="006E6715" w:rsidRPr="007E57E9" w:rsidDel="00D56E5E">
          <w:delText>様々</w:delText>
        </w:r>
      </w:del>
      <w:ins w:id="1130" w:author="Mieko Sato" w:date="2018-01-25T16:41:00Z">
        <w:r w:rsidR="00D56E5E">
          <w:t>さまざま</w:t>
        </w:r>
      </w:ins>
      <w:r w:rsidR="006E6715" w:rsidRPr="007E57E9">
        <w:t>なコンプライアンス ステップやフェーズを図示しています。</w:t>
      </w:r>
    </w:p>
    <w:p w:rsidR="00213F3F" w:rsidRDefault="00213F3F">
      <w:pPr>
        <w:pStyle w:val="a3"/>
        <w:spacing w:before="120" w:after="120"/>
        <w:rPr>
          <w:sz w:val="10"/>
          <w:lang w:eastAsia="ja-JP"/>
        </w:rPr>
      </w:pPr>
    </w:p>
    <w:p w:rsidR="006E6715" w:rsidRPr="007E57E9" w:rsidRDefault="006E6715" w:rsidP="006E6715">
      <w:pPr>
        <w:pStyle w:val="Ibrahim2"/>
        <w:spacing w:after="120"/>
      </w:pPr>
      <w:r w:rsidRPr="007E57E9">
        <w:rPr>
          <w:rFonts w:hint="eastAsia"/>
        </w:rPr>
        <w:t>図</w:t>
      </w:r>
      <w:r w:rsidRPr="007E57E9">
        <w:t>10</w:t>
      </w:r>
      <w:r>
        <w:rPr>
          <w:rFonts w:hint="eastAsia"/>
        </w:rPr>
        <w:t>：一</w:t>
      </w:r>
      <w:r w:rsidRPr="007E57E9">
        <w:t>貫したコンプライアンス プロセスの簡略図</w:t>
      </w:r>
    </w:p>
    <w:p w:rsidR="006E6715" w:rsidRDefault="006E6715" w:rsidP="006E6715">
      <w:pPr>
        <w:pStyle w:val="Ibrahim0"/>
        <w:spacing w:before="120" w:after="120"/>
      </w:pPr>
      <w:r w:rsidRPr="007E57E9">
        <w:rPr>
          <w:rFonts w:hint="eastAsia"/>
        </w:rPr>
        <w:t>図</w:t>
      </w:r>
      <w:r w:rsidRPr="007E57E9">
        <w:t>10に示されているのは一例であり、同じ目的を達成するためにコンプライアンス プロセスを作る方法は多くあります。この章を通じて、これらの</w:t>
      </w:r>
      <w:del w:id="1131" w:author="Mieko Sato" w:date="2018-01-25T16:41:00Z">
        <w:r w:rsidRPr="007E57E9" w:rsidDel="00D56E5E">
          <w:delText>様々</w:delText>
        </w:r>
      </w:del>
      <w:ins w:id="1132" w:author="Mieko Sato" w:date="2018-01-25T16:41:00Z">
        <w:r w:rsidR="00D56E5E">
          <w:t>さまざま</w:t>
        </w:r>
      </w:ins>
      <w:r w:rsidRPr="007E57E9">
        <w:t>なフェーズ、各フェーズのインプットとアウトプット、そしてコンプライアンス プロセスによってソフト</w:t>
      </w:r>
      <w:del w:id="1133" w:author="Mieko Sato" w:date="2018-01-25T16:09:00Z">
        <w:r w:rsidRPr="007E57E9" w:rsidDel="008D48A1">
          <w:delText>ウエア</w:delText>
        </w:r>
      </w:del>
      <w:ins w:id="1134" w:author="Mieko Sato" w:date="2018-01-25T16:09:00Z">
        <w:r w:rsidR="008D48A1">
          <w:t>ウェア</w:t>
        </w:r>
      </w:ins>
      <w:r w:rsidRPr="007E57E9">
        <w:t>利用をどのように管理するかを確認していきます。</w:t>
      </w:r>
      <w:r>
        <w:br w:type="page"/>
      </w:r>
    </w:p>
    <w:p w:rsidR="00213F3F" w:rsidRDefault="00213F3F">
      <w:pPr>
        <w:spacing w:before="120" w:after="120" w:line="266" w:lineRule="auto"/>
        <w:rPr>
          <w:lang w:eastAsia="ja-JP"/>
        </w:rPr>
        <w:sectPr w:rsidR="00213F3F" w:rsidSect="00C04E3C">
          <w:pgSz w:w="8400" w:h="11910" w:code="11"/>
          <w:pgMar w:top="440" w:right="0" w:bottom="340" w:left="0" w:header="340" w:footer="340" w:gutter="0"/>
          <w:cols w:space="720"/>
          <w:docGrid w:linePitch="299"/>
        </w:sectPr>
      </w:pPr>
    </w:p>
    <w:p w:rsidR="006E6715" w:rsidRPr="007E57E9" w:rsidRDefault="006E6715" w:rsidP="003121D6">
      <w:pPr>
        <w:pStyle w:val="2"/>
      </w:pPr>
      <w:bookmarkStart w:id="1135" w:name="EFFECTIVE_COMPLIANCE_"/>
      <w:bookmarkStart w:id="1136" w:name="_Toc504728063"/>
      <w:bookmarkEnd w:id="1135"/>
      <w:r w:rsidRPr="007E57E9">
        <w:rPr>
          <w:rFonts w:hint="eastAsia"/>
        </w:rPr>
        <w:t>効果的なコンプライアンス</w:t>
      </w:r>
      <w:bookmarkEnd w:id="1136"/>
    </w:p>
    <w:p w:rsidR="006E6715" w:rsidRPr="007E57E9" w:rsidRDefault="006E6715" w:rsidP="006E6715">
      <w:pPr>
        <w:pStyle w:val="Ibrahim0"/>
        <w:spacing w:before="120" w:after="120"/>
      </w:pPr>
      <w:r w:rsidRPr="007E57E9">
        <w:rPr>
          <w:rFonts w:hint="eastAsia"/>
        </w:rPr>
        <w:t>精査（</w:t>
      </w:r>
      <w:r w:rsidRPr="007E57E9">
        <w:t>due diligence）という用語は、ソース コード検査、ソース コード監視、品質義務やシステム監査の実行などを含む多くの概念を指しています。オープン ソース コンプライアンスのこのケースでは、精査は、以下の項目の確認を要求されるものとします</w:t>
      </w:r>
      <w:r>
        <w:rPr>
          <w:rFonts w:hint="eastAsia"/>
        </w:rPr>
        <w:t>。</w:t>
      </w:r>
    </w:p>
    <w:p w:rsidR="006E6715" w:rsidRDefault="006E6715" w:rsidP="006E6715">
      <w:pPr>
        <w:pStyle w:val="Ibrahim"/>
        <w:spacing w:before="120"/>
      </w:pPr>
      <w:r w:rsidRPr="007E57E9">
        <w:t>製品で利用されるオープン ソース ソフトウェアは、特定され、レビューされ、承認されている。</w:t>
      </w:r>
    </w:p>
    <w:p w:rsidR="006E6715" w:rsidRPr="007E57E9" w:rsidRDefault="006E6715" w:rsidP="006E6715">
      <w:pPr>
        <w:pStyle w:val="Ibrahim"/>
        <w:spacing w:before="120"/>
      </w:pPr>
      <w:r w:rsidRPr="007E57E9">
        <w:t>製品実装は、承認されたオープン ソース コンポーネントとライセンスのみを含む。</w:t>
      </w:r>
    </w:p>
    <w:p w:rsidR="006E6715" w:rsidRDefault="006E6715" w:rsidP="006E6715">
      <w:pPr>
        <w:pStyle w:val="Ibrahim"/>
        <w:spacing w:before="120"/>
      </w:pPr>
      <w:r w:rsidRPr="007E57E9">
        <w:t>ライセンスされたものの利用に関する全ての義務は、特定されている。</w:t>
      </w:r>
    </w:p>
    <w:p w:rsidR="006E6715" w:rsidRDefault="006E6715" w:rsidP="006E6715">
      <w:pPr>
        <w:pStyle w:val="Ibrahim"/>
        <w:spacing w:before="120"/>
      </w:pPr>
      <w:r w:rsidRPr="007E57E9">
        <w:t>適切な通知は、帰属表記や著作権表記を含む文書で提示されている。</w:t>
      </w:r>
    </w:p>
    <w:p w:rsidR="006E6715" w:rsidRDefault="006E6715" w:rsidP="006E6715">
      <w:pPr>
        <w:pStyle w:val="Ibrahim"/>
        <w:spacing w:before="120"/>
      </w:pPr>
      <w:r w:rsidRPr="007E57E9">
        <w:t>変更（適用可能な場合）を含むソース コードは準備されて、製品出荷の時点で入手可能になっている。</w:t>
      </w:r>
    </w:p>
    <w:p w:rsidR="006E6715" w:rsidRPr="007E57E9" w:rsidRDefault="006E6715" w:rsidP="006E6715">
      <w:pPr>
        <w:pStyle w:val="Ibrahim"/>
        <w:spacing w:before="120"/>
      </w:pPr>
      <w:r w:rsidRPr="007E57E9">
        <w:t>プロセス中の全段階の検証</w:t>
      </w:r>
    </w:p>
    <w:p w:rsidR="006E6715" w:rsidRPr="007E57E9" w:rsidRDefault="006E6715" w:rsidP="006E6715">
      <w:pPr>
        <w:rPr>
          <w:rFonts w:hAnsi="メイリオ"/>
          <w:lang w:eastAsia="ja-JP"/>
        </w:rPr>
      </w:pPr>
    </w:p>
    <w:p w:rsidR="006E6715" w:rsidRPr="007E57E9" w:rsidRDefault="006E6715" w:rsidP="006E6715">
      <w:pPr>
        <w:pStyle w:val="Ibrahim0"/>
        <w:spacing w:before="120" w:after="120"/>
      </w:pPr>
      <w:r w:rsidRPr="007E57E9">
        <w:rPr>
          <w:rFonts w:hint="eastAsia"/>
        </w:rPr>
        <w:t>簡潔で、組織内で十分に理解されている一貫したコンプライアンス</w:t>
      </w:r>
      <w:r w:rsidRPr="007E57E9">
        <w:t xml:space="preserve"> プロセスを持つことには大きな利点があります。そのようなプロセスは：</w:t>
      </w:r>
    </w:p>
    <w:p w:rsidR="006E6715" w:rsidRDefault="006E6715" w:rsidP="006E6715">
      <w:pPr>
        <w:pStyle w:val="Ibrahim"/>
        <w:spacing w:before="120"/>
      </w:pPr>
      <w:r w:rsidRPr="007E57E9">
        <w:t>組織に義務を履行させつつ、一方で組織がオープン ソースから恩恵を得られるようにします。</w:t>
      </w:r>
    </w:p>
    <w:p w:rsidR="006E6715" w:rsidRPr="007E57E9" w:rsidRDefault="006E6715" w:rsidP="006E6715">
      <w:pPr>
        <w:pStyle w:val="Ibrahim"/>
        <w:spacing w:before="120"/>
      </w:pPr>
      <w:r w:rsidRPr="007E57E9">
        <w:t>オープン ソース利用を一時的なものから標準プロセスへと移行させます。</w:t>
      </w:r>
    </w:p>
    <w:p w:rsidR="006E6715" w:rsidRDefault="006E6715" w:rsidP="006E6715">
      <w:pPr>
        <w:pStyle w:val="Ibrahim"/>
        <w:spacing w:before="120"/>
      </w:pPr>
      <w:r w:rsidRPr="007E57E9">
        <w:t>オープン ソース コンポーネント入手の管理を助けます。</w:t>
      </w:r>
    </w:p>
    <w:p w:rsidR="006E6715" w:rsidRPr="007E57E9" w:rsidRDefault="006E6715" w:rsidP="006E6715">
      <w:pPr>
        <w:pStyle w:val="Ibrahim"/>
        <w:spacing w:before="120"/>
      </w:pPr>
      <w:r w:rsidRPr="007E57E9">
        <w:t>従業員が、責任ある方法でオープン ソースとどのように取り組めばよいか理解するのを助けます。</w:t>
      </w:r>
    </w:p>
    <w:p w:rsidR="00FC123B" w:rsidRDefault="006E6715" w:rsidP="006E6715">
      <w:pPr>
        <w:pStyle w:val="Ibrahim"/>
        <w:spacing w:before="120"/>
      </w:pPr>
      <w:r w:rsidRPr="007E57E9">
        <w:t>組織で利用している</w:t>
      </w:r>
      <w:del w:id="1137" w:author="Mieko Sato" w:date="2018-01-25T16:41:00Z">
        <w:r w:rsidRPr="007E57E9" w:rsidDel="00D56E5E">
          <w:delText>様々</w:delText>
        </w:r>
      </w:del>
      <w:ins w:id="1138" w:author="Mieko Sato" w:date="2018-01-25T16:41:00Z">
        <w:r w:rsidR="00D56E5E">
          <w:t>さまざま</w:t>
        </w:r>
      </w:ins>
      <w:r w:rsidRPr="007E57E9">
        <w:t>なオープン ソース プロジェクトの開発者との関係を改善します。</w:t>
      </w:r>
    </w:p>
    <w:p w:rsidR="00FC123B" w:rsidRDefault="00FC123B">
      <w:pPr>
        <w:rPr>
          <w:rFonts w:hAnsi="メイリオ" w:cs="ＭＳ ゴシック"/>
          <w:spacing w:val="-3"/>
          <w:w w:val="95"/>
          <w:sz w:val="20"/>
          <w:szCs w:val="20"/>
          <w:lang w:eastAsia="ja-JP"/>
        </w:rPr>
      </w:pPr>
      <w:r>
        <w:rPr>
          <w:lang w:eastAsia="ja-JP"/>
        </w:rPr>
        <w:br w:type="page"/>
      </w:r>
    </w:p>
    <w:p w:rsidR="00FC123B" w:rsidRPr="00FC123B" w:rsidRDefault="006E6715" w:rsidP="00FC123B">
      <w:pPr>
        <w:pStyle w:val="Ibrahim"/>
        <w:spacing w:before="120"/>
      </w:pPr>
      <w:r w:rsidRPr="00FC123B">
        <w:t>ソース コード変更の共有を行うことで、統合コードのプロジェクト コミュニティとの間で、情報やアイディアの交換が加速されます。</w:t>
      </w:r>
    </w:p>
    <w:p w:rsidR="006E6715" w:rsidRPr="007E57E9" w:rsidRDefault="006E6715" w:rsidP="00FC123B">
      <w:pPr>
        <w:pStyle w:val="Ibrahim"/>
        <w:spacing w:before="120"/>
      </w:pPr>
      <w:r w:rsidRPr="00FC123B">
        <w:t>組織は安全にオープン ソース コンポーネントを採用して、新しいサービスや製品の立ち上げに必須のものとして利用できるので、イノベーシ</w:t>
      </w:r>
      <w:r w:rsidRPr="007E57E9">
        <w:t>ョンを加速できます。</w:t>
      </w:r>
    </w:p>
    <w:p w:rsidR="006E6715" w:rsidRPr="007E57E9" w:rsidRDefault="006E6715" w:rsidP="003121D6">
      <w:pPr>
        <w:pStyle w:val="2"/>
      </w:pPr>
      <w:bookmarkStart w:id="1139" w:name="_Toc504728064"/>
      <w:r w:rsidRPr="007E57E9">
        <w:rPr>
          <w:rFonts w:hint="eastAsia"/>
        </w:rPr>
        <w:t>一貫したコンプライアンス</w:t>
      </w:r>
      <w:r w:rsidRPr="007E57E9">
        <w:t xml:space="preserve"> プロセスの要素</w:t>
      </w:r>
      <w:bookmarkEnd w:id="1139"/>
    </w:p>
    <w:p w:rsidR="006E6715" w:rsidRPr="007E57E9" w:rsidRDefault="006E6715" w:rsidP="00FC123B">
      <w:pPr>
        <w:pStyle w:val="Ibrahim0"/>
        <w:spacing w:before="120" w:after="120"/>
      </w:pPr>
      <w:r w:rsidRPr="007E57E9">
        <w:rPr>
          <w:rFonts w:hint="eastAsia"/>
        </w:rPr>
        <w:t>一貫したコンプライアンス</w:t>
      </w:r>
      <w:r w:rsidRPr="007E57E9">
        <w:t xml:space="preserve"> プロセスの10ステップ</w:t>
      </w:r>
    </w:p>
    <w:p w:rsidR="006E6715" w:rsidRPr="007E57E9" w:rsidRDefault="006E6715" w:rsidP="00FC123B">
      <w:pPr>
        <w:pStyle w:val="Ibrahim"/>
        <w:numPr>
          <w:ilvl w:val="0"/>
          <w:numId w:val="17"/>
        </w:numPr>
        <w:spacing w:before="120"/>
        <w:ind w:left="987"/>
      </w:pPr>
      <w:r w:rsidRPr="007E57E9">
        <w:t>入るソース コードの特定</w:t>
      </w:r>
    </w:p>
    <w:p w:rsidR="006E6715" w:rsidRPr="007E57E9" w:rsidRDefault="006E6715" w:rsidP="00FC123B">
      <w:pPr>
        <w:pStyle w:val="Ibrahim"/>
        <w:numPr>
          <w:ilvl w:val="0"/>
          <w:numId w:val="17"/>
        </w:numPr>
        <w:spacing w:before="120"/>
        <w:ind w:left="987"/>
      </w:pPr>
      <w:r w:rsidRPr="007E57E9">
        <w:t>ソース コードの監査</w:t>
      </w:r>
    </w:p>
    <w:p w:rsidR="006E6715" w:rsidRPr="007E57E9" w:rsidRDefault="006E6715" w:rsidP="00FC123B">
      <w:pPr>
        <w:pStyle w:val="Ibrahim"/>
        <w:numPr>
          <w:ilvl w:val="0"/>
          <w:numId w:val="17"/>
        </w:numPr>
        <w:spacing w:before="120"/>
        <w:ind w:left="987"/>
      </w:pPr>
      <w:r w:rsidRPr="007E57E9">
        <w:t>監査で検出された課題の解決</w:t>
      </w:r>
    </w:p>
    <w:p w:rsidR="006E6715" w:rsidRPr="007E57E9" w:rsidRDefault="006E6715" w:rsidP="00FC123B">
      <w:pPr>
        <w:pStyle w:val="Ibrahim"/>
        <w:numPr>
          <w:ilvl w:val="0"/>
          <w:numId w:val="17"/>
        </w:numPr>
        <w:spacing w:before="120"/>
        <w:ind w:left="987"/>
      </w:pPr>
      <w:r w:rsidRPr="007E57E9">
        <w:t>適切なレビューの完了</w:t>
      </w:r>
    </w:p>
    <w:p w:rsidR="006E6715" w:rsidRPr="007E57E9" w:rsidRDefault="006E6715" w:rsidP="00FC123B">
      <w:pPr>
        <w:pStyle w:val="Ibrahim"/>
        <w:numPr>
          <w:ilvl w:val="0"/>
          <w:numId w:val="17"/>
        </w:numPr>
        <w:spacing w:before="120"/>
        <w:ind w:left="987"/>
      </w:pPr>
      <w:r w:rsidRPr="007E57E9">
        <w:t>オープン ソース利用の承認受領</w:t>
      </w:r>
    </w:p>
    <w:p w:rsidR="006E6715" w:rsidRPr="007E57E9" w:rsidRDefault="006E6715" w:rsidP="00FC123B">
      <w:pPr>
        <w:pStyle w:val="Ibrahim"/>
        <w:numPr>
          <w:ilvl w:val="0"/>
          <w:numId w:val="17"/>
        </w:numPr>
        <w:spacing w:before="120"/>
        <w:ind w:left="987"/>
      </w:pPr>
      <w:r w:rsidRPr="007E57E9">
        <w:t>ソフトウェア リストへのオープン ソースの登録</w:t>
      </w:r>
    </w:p>
    <w:p w:rsidR="006E6715" w:rsidRPr="007E57E9" w:rsidRDefault="006E6715" w:rsidP="00FC123B">
      <w:pPr>
        <w:pStyle w:val="Ibrahim"/>
        <w:numPr>
          <w:ilvl w:val="0"/>
          <w:numId w:val="17"/>
        </w:numPr>
        <w:spacing w:before="120"/>
        <w:ind w:left="987"/>
      </w:pPr>
      <w:r w:rsidRPr="007E57E9">
        <w:t>オープン ソース利用を反映した製品文書の更新</w:t>
      </w:r>
    </w:p>
    <w:p w:rsidR="006E6715" w:rsidRPr="007E57E9" w:rsidRDefault="006E6715" w:rsidP="00FC123B">
      <w:pPr>
        <w:pStyle w:val="Ibrahim"/>
        <w:numPr>
          <w:ilvl w:val="0"/>
          <w:numId w:val="17"/>
        </w:numPr>
        <w:spacing w:before="120"/>
        <w:ind w:left="987"/>
      </w:pPr>
      <w:r w:rsidRPr="007E57E9">
        <w:t>頒布前の上記全段階の検証</w:t>
      </w:r>
    </w:p>
    <w:p w:rsidR="006E6715" w:rsidRPr="007E57E9" w:rsidRDefault="006E6715" w:rsidP="00FC123B">
      <w:pPr>
        <w:pStyle w:val="Ibrahim"/>
        <w:numPr>
          <w:ilvl w:val="0"/>
          <w:numId w:val="17"/>
        </w:numPr>
        <w:spacing w:before="120"/>
        <w:ind w:left="987"/>
      </w:pPr>
      <w:r w:rsidRPr="007E57E9">
        <w:t>ソース コード パッケージの頒布</w:t>
      </w:r>
    </w:p>
    <w:p w:rsidR="00213F3F" w:rsidRDefault="006E6715" w:rsidP="00FC123B">
      <w:pPr>
        <w:pStyle w:val="Ibrahim"/>
        <w:numPr>
          <w:ilvl w:val="0"/>
          <w:numId w:val="17"/>
        </w:numPr>
        <w:spacing w:before="120"/>
        <w:ind w:left="987"/>
      </w:pPr>
      <w:r w:rsidRPr="007E57E9">
        <w:t xml:space="preserve">頒布に関連した最終検証の実施 </w:t>
      </w:r>
    </w:p>
    <w:p w:rsidR="00FC123B" w:rsidRDefault="00FC123B">
      <w:pPr>
        <w:rPr>
          <w:rFonts w:eastAsia="Arial"/>
          <w:sz w:val="27"/>
          <w:lang w:eastAsia="ja-JP"/>
        </w:rPr>
      </w:pPr>
      <w:r>
        <w:rPr>
          <w:sz w:val="27"/>
          <w:lang w:eastAsia="ja-JP"/>
        </w:rPr>
        <w:br w:type="page"/>
      </w:r>
    </w:p>
    <w:p w:rsidR="00213F3F" w:rsidRDefault="00405622" w:rsidP="00FC123B">
      <w:pPr>
        <w:pStyle w:val="a3"/>
        <w:spacing w:before="120" w:after="120"/>
        <w:ind w:left="599"/>
        <w:rPr>
          <w:sz w:val="7"/>
        </w:rPr>
      </w:pPr>
      <w:r>
        <w:rPr>
          <w:noProof/>
          <w:sz w:val="7"/>
        </w:rPr>
        <w:drawing>
          <wp:anchor distT="0" distB="0" distL="114300" distR="114300" simplePos="0" relativeHeight="503243656" behindDoc="0" locked="0" layoutInCell="1" allowOverlap="1" wp14:anchorId="33815E2D">
            <wp:simplePos x="0" y="0"/>
            <wp:positionH relativeFrom="column">
              <wp:posOffset>311150</wp:posOffset>
            </wp:positionH>
            <wp:positionV relativeFrom="paragraph">
              <wp:posOffset>182245</wp:posOffset>
            </wp:positionV>
            <wp:extent cx="4766310" cy="1487805"/>
            <wp:effectExtent l="0" t="0" r="0" b="0"/>
            <wp:wrapTopAndBottom/>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6310" cy="148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23B" w:rsidRPr="007E57E9" w:rsidRDefault="00FC123B" w:rsidP="00FC123B">
      <w:pPr>
        <w:pStyle w:val="Ibrahim2"/>
        <w:spacing w:after="120"/>
      </w:pPr>
      <w:bookmarkStart w:id="1140" w:name="Step_1_–_Identification_of_Open_Source_"/>
      <w:bookmarkEnd w:id="1140"/>
      <w:r w:rsidRPr="007E57E9">
        <w:rPr>
          <w:rFonts w:hint="eastAsia"/>
        </w:rPr>
        <w:t>図</w:t>
      </w:r>
      <w:r w:rsidRPr="007E57E9">
        <w:t>11</w:t>
      </w:r>
      <w:r>
        <w:rPr>
          <w:rFonts w:hint="eastAsia"/>
        </w:rPr>
        <w:t>：</w:t>
      </w:r>
      <w:r w:rsidRPr="007E57E9">
        <w:t>一貫したコンプライアンス プロセス</w:t>
      </w:r>
    </w:p>
    <w:p w:rsidR="00FC123B" w:rsidRPr="007E57E9" w:rsidRDefault="00FC123B" w:rsidP="006C0C27">
      <w:pPr>
        <w:pStyle w:val="Ibrahim0"/>
        <w:spacing w:before="120" w:after="120"/>
      </w:pPr>
      <w:r w:rsidRPr="007E57E9">
        <w:rPr>
          <w:rFonts w:hint="eastAsia"/>
        </w:rPr>
        <w:t>この章の残りの部分では、これらの</w:t>
      </w:r>
      <w:r w:rsidRPr="007E57E9">
        <w:t>10ステップについて詳しく説明します。</w:t>
      </w:r>
    </w:p>
    <w:p w:rsidR="00FC123B" w:rsidRPr="007E57E9" w:rsidRDefault="00FC123B" w:rsidP="006C0C27">
      <w:pPr>
        <w:pStyle w:val="3"/>
        <w:spacing w:before="360" w:after="120"/>
      </w:pPr>
      <w:bookmarkStart w:id="1141" w:name="_Toc504728065"/>
      <w:r w:rsidRPr="007E57E9">
        <w:rPr>
          <w:rFonts w:hint="eastAsia"/>
        </w:rPr>
        <w:t>ステップ</w:t>
      </w:r>
      <w:r w:rsidR="003121D6">
        <w:rPr>
          <w:rFonts w:hint="eastAsia"/>
        </w:rPr>
        <w:t>1</w:t>
      </w:r>
      <w:r w:rsidR="003121D6">
        <w:t xml:space="preserve"> </w:t>
      </w:r>
      <w:r w:rsidR="003121D6">
        <w:rPr>
          <w:rFonts w:hint="eastAsia"/>
        </w:rPr>
        <w:t>―</w:t>
      </w:r>
      <w:r w:rsidR="003121D6">
        <w:t xml:space="preserve"> </w:t>
      </w:r>
      <w:r w:rsidRPr="007E57E9">
        <w:t>オープン ソースの特定</w:t>
      </w:r>
      <w:bookmarkEnd w:id="1141"/>
    </w:p>
    <w:p w:rsidR="00FC123B" w:rsidRPr="007E57E9" w:rsidRDefault="00FC123B" w:rsidP="004B697C">
      <w:pPr>
        <w:pStyle w:val="Ibrahim0"/>
        <w:spacing w:before="120" w:after="120"/>
      </w:pPr>
      <w:r w:rsidRPr="007E57E9">
        <w:rPr>
          <w:rFonts w:hint="eastAsia"/>
        </w:rPr>
        <w:t>この最初のステップの目的は、標準パッケージや、サード</w:t>
      </w:r>
      <w:r w:rsidRPr="007E57E9">
        <w:t xml:space="preserve"> パーティか自社開発ソフトウェアに組み込まれた形で、オープン ソースがソフトウェア ポートフォリオに入り込んだり統合されたりすることを監視することです。製品に利用されるオープン ソースを特定するいくつかの方法があります。</w:t>
      </w:r>
    </w:p>
    <w:p w:rsidR="004B697C" w:rsidRDefault="00FC123B" w:rsidP="004B697C">
      <w:pPr>
        <w:pStyle w:val="Ibrahim"/>
        <w:spacing w:before="120"/>
      </w:pPr>
      <w:r w:rsidRPr="007E57E9">
        <w:t>オープン ソース利用の要求：これは、製品中のオープン ソース利用を特定する最も普通の方法です。技術担当か製品マネージャは、OSRB（3章で説明）かコンプライアンス チームに特定製品やプラットフォーム リリースに特定のオープン ソースを利用したい旨を通知することが求められています。申請者は、レビューと承認の対象であるオープン ソース パッケージの計画した利用に関して情報を提供します。</w:t>
      </w:r>
    </w:p>
    <w:p w:rsidR="004B697C" w:rsidRDefault="00FC123B" w:rsidP="004B697C">
      <w:pPr>
        <w:pStyle w:val="Ibrahim"/>
        <w:spacing w:before="120"/>
      </w:pPr>
      <w:r w:rsidRPr="007E57E9">
        <w:t>コンプライアンス基盤として確立するために、全プラットフォームや製品コード ベースを監査し、その上で、後続のリリースで変更</w:t>
      </w:r>
      <w:r w:rsidRPr="007E57E9">
        <w:rPr>
          <w:rFonts w:hint="eastAsia"/>
        </w:rPr>
        <w:t>されたコード</w:t>
      </w:r>
      <w:r w:rsidRPr="007E57E9">
        <w:t xml:space="preserve"> モジュールを監査する。</w:t>
      </w:r>
    </w:p>
    <w:p w:rsidR="004B697C" w:rsidRDefault="004B697C">
      <w:pPr>
        <w:rPr>
          <w:rFonts w:hAnsi="メイリオ" w:cs="ＭＳ ゴシック"/>
          <w:spacing w:val="-3"/>
          <w:w w:val="95"/>
          <w:sz w:val="20"/>
          <w:szCs w:val="20"/>
          <w:lang w:eastAsia="ja-JP"/>
        </w:rPr>
      </w:pPr>
      <w:r>
        <w:rPr>
          <w:lang w:eastAsia="ja-JP"/>
        </w:rPr>
        <w:br w:type="page"/>
      </w:r>
    </w:p>
    <w:p w:rsidR="004B697C" w:rsidRDefault="00FC123B" w:rsidP="004B697C">
      <w:pPr>
        <w:pStyle w:val="Ibrahim"/>
        <w:spacing w:before="120"/>
      </w:pPr>
      <w:r w:rsidRPr="007E57E9">
        <w:t>サード パーティ ソフトウェア プロバイダー精査：これは、オープン ソース コンプライアンス チームによる開示内容のレビューを伴う、サード パーティ供給者によって提供された製品中にあるオープン ソース コンポーネントの全開示を要求します。あるケースでは、精査の追加として、供給コードの監査結果をサード パーティ ソフトウェア ベンダーに要求することも意味があります。これは、製品へ入るオープン ソースの管理を確実にします。</w:t>
      </w:r>
    </w:p>
    <w:p w:rsidR="00FC123B" w:rsidRPr="007E57E9" w:rsidRDefault="00FC123B" w:rsidP="004B697C">
      <w:pPr>
        <w:pStyle w:val="Ibrahim"/>
        <w:spacing w:before="120"/>
      </w:pPr>
      <w:r w:rsidRPr="007E57E9">
        <w:t>プロプライエタリ（自社開発の） ソフトウェア コンポーネントの監査：例として、技術</w:t>
      </w:r>
      <w:r w:rsidRPr="007E57E9">
        <w:rPr>
          <w:rFonts w:hint="eastAsia"/>
        </w:rPr>
        <w:t>者が、オープン</w:t>
      </w:r>
      <w:r w:rsidRPr="007E57E9">
        <w:t xml:space="preserve"> ソース コンポーネントにあるソース コードをコピー／ペーストして、プロプライエタリ ソフトウェアに加えるかもしれません。それゆえに、製品出荷日前に発見されなければコンプライアンス違反に陥るようなオープン ソース コードを含んでいるかもしれませんので、自社開発ソフトウェア コンポーネントを監査することは重要です。</w:t>
      </w:r>
    </w:p>
    <w:p w:rsidR="004B697C" w:rsidRPr="004B697C" w:rsidRDefault="00FC123B" w:rsidP="004B697C">
      <w:pPr>
        <w:pStyle w:val="Ibrahim"/>
        <w:numPr>
          <w:ilvl w:val="0"/>
          <w:numId w:val="0"/>
        </w:numPr>
        <w:spacing w:before="120"/>
        <w:ind w:left="1560" w:hanging="420"/>
      </w:pPr>
      <w:r w:rsidRPr="007E57E9">
        <w:t>組織のソース コード リポジトリに入る、オープン ソースの利用要求に対応していない全オープン ソース コンポーネントの検査：オープン ソース利用の意図のフォームへの記載を技術者に頼るのは、全ての入るオープン ソース ソフトウェアを説明するには必ずしも確実な方法とはいえません。それゆえに、バックアップとして、オープン ソース用の分離したフォルダーを持つソース コード管理システムの準備と、このフォルダーにチェックインがされた時の警告を検討して下さい。オープン ソースと自社開発プロプライエタリ ソフトウェアと</w:t>
      </w:r>
      <w:r w:rsidRPr="007E57E9">
        <w:rPr>
          <w:rFonts w:hint="eastAsia"/>
        </w:rPr>
        <w:t>サード</w:t>
      </w:r>
      <w:r w:rsidRPr="007E57E9">
        <w:t xml:space="preserve"> パーティ ソフトウェアをビルド システムで別のフォルダーに分離しておくのは常に奨励されるプラクティスですから、新しいコードが提出された時に警告が出るようにすることはできます。既存の利用（オープン ソース要求）フォームに対応しない新しいコンポーネントが提出されたら、それは新しいコンポーネントであり、新しいフォームに記入する必要があります。</w:t>
      </w:r>
    </w:p>
    <w:p w:rsidR="00FC123B" w:rsidRPr="007E57E9" w:rsidRDefault="00FC123B" w:rsidP="004B697C">
      <w:pPr>
        <w:pStyle w:val="4"/>
        <w:spacing w:before="240" w:after="120"/>
        <w:rPr>
          <w:lang w:eastAsia="ja-JP"/>
        </w:rPr>
      </w:pPr>
      <w:r w:rsidRPr="007E57E9">
        <w:rPr>
          <w:rFonts w:hint="eastAsia"/>
          <w:lang w:eastAsia="ja-JP"/>
        </w:rPr>
        <w:t>特定フェーズの前提条件</w:t>
      </w:r>
    </w:p>
    <w:p w:rsidR="00FC123B" w:rsidRPr="007E57E9" w:rsidRDefault="00FC123B" w:rsidP="004B697C">
      <w:pPr>
        <w:pStyle w:val="Ibrahim0"/>
        <w:spacing w:before="120" w:after="120"/>
      </w:pPr>
      <w:r w:rsidRPr="007E57E9">
        <w:rPr>
          <w:rFonts w:hint="eastAsia"/>
        </w:rPr>
        <w:t>以下条件の一つが満たされる：</w:t>
      </w:r>
    </w:p>
    <w:p w:rsidR="004B697C" w:rsidRDefault="00FC123B" w:rsidP="004B697C">
      <w:pPr>
        <w:pStyle w:val="Ibrahim"/>
        <w:spacing w:before="120"/>
      </w:pPr>
      <w:r w:rsidRPr="007E57E9">
        <w:t>. 特定のオープン ソース利用を要求する入るOSRBフォーム</w:t>
      </w:r>
    </w:p>
    <w:p w:rsidR="00FC123B" w:rsidRPr="007E57E9" w:rsidRDefault="00FC123B" w:rsidP="004B697C">
      <w:pPr>
        <w:pStyle w:val="Ibrahim"/>
        <w:spacing w:before="120"/>
      </w:pPr>
      <w:r w:rsidRPr="007E57E9">
        <w:t xml:space="preserve">プラットフォーム スキャンによって（適切な承認なしに）利用されているオープン ソースの発覚 </w:t>
      </w:r>
    </w:p>
    <w:p w:rsidR="00FC123B" w:rsidRPr="007E57E9" w:rsidRDefault="00FC123B" w:rsidP="004B697C">
      <w:pPr>
        <w:pStyle w:val="Ibrahim"/>
        <w:spacing w:before="120"/>
      </w:pPr>
      <w:r w:rsidRPr="007E57E9">
        <w:t xml:space="preserve">サード パーティ ソフトウェアの一部として利用されているオープン ソースの発覚 </w:t>
      </w:r>
    </w:p>
    <w:p w:rsidR="00FC123B" w:rsidRPr="007E57E9" w:rsidRDefault="00FC123B" w:rsidP="004B697C">
      <w:pPr>
        <w:pStyle w:val="Ibrahim0"/>
        <w:spacing w:before="120" w:after="120"/>
      </w:pPr>
      <w:r w:rsidRPr="007E57E9">
        <w:rPr>
          <w:rFonts w:hint="eastAsia"/>
        </w:rPr>
        <w:t>特定フェーズの結果</w:t>
      </w:r>
    </w:p>
    <w:p w:rsidR="004B697C" w:rsidRDefault="00FC123B" w:rsidP="004B697C">
      <w:pPr>
        <w:pStyle w:val="Ibrahim"/>
        <w:spacing w:before="120"/>
      </w:pPr>
      <w:r w:rsidRPr="007E57E9">
        <w:t>コンプライアンス記録は、オープン ソースに対して生成（更新）されます。</w:t>
      </w:r>
    </w:p>
    <w:p w:rsidR="00FC123B" w:rsidRPr="007E57E9" w:rsidRDefault="00FC123B" w:rsidP="004B697C">
      <w:pPr>
        <w:pStyle w:val="Ibrahim"/>
        <w:spacing w:before="120"/>
      </w:pPr>
      <w:r w:rsidRPr="007E57E9">
        <w:t>ソース コードをスキャンするように、監査が要求されます。</w:t>
      </w:r>
    </w:p>
    <w:p w:rsidR="00FC123B" w:rsidRPr="007E57E9" w:rsidRDefault="00FC123B" w:rsidP="004B697C">
      <w:pPr>
        <w:pStyle w:val="3"/>
        <w:spacing w:before="360" w:after="120"/>
      </w:pPr>
      <w:bookmarkStart w:id="1142" w:name="_Toc504728066"/>
      <w:r w:rsidRPr="007E57E9">
        <w:rPr>
          <w:rFonts w:hint="eastAsia"/>
        </w:rPr>
        <w:t>ステップ</w:t>
      </w:r>
      <w:r w:rsidRPr="007E57E9">
        <w:t>2</w:t>
      </w:r>
      <w:r w:rsidR="003121D6">
        <w:t xml:space="preserve"> </w:t>
      </w:r>
      <w:r w:rsidR="003121D6">
        <w:rPr>
          <w:rFonts w:hint="eastAsia"/>
        </w:rPr>
        <w:t>―</w:t>
      </w:r>
      <w:r w:rsidR="003121D6">
        <w:t xml:space="preserve"> </w:t>
      </w:r>
      <w:r w:rsidRPr="007E57E9">
        <w:t xml:space="preserve"> ソース コードの監査</w:t>
      </w:r>
      <w:bookmarkEnd w:id="1142"/>
    </w:p>
    <w:p w:rsidR="00FC123B" w:rsidRPr="007E57E9" w:rsidRDefault="00FC123B" w:rsidP="00E65DCF">
      <w:pPr>
        <w:pStyle w:val="Ibrahim0"/>
        <w:spacing w:before="120" w:after="120"/>
      </w:pPr>
      <w:r w:rsidRPr="007E57E9">
        <w:rPr>
          <w:rFonts w:hint="eastAsia"/>
        </w:rPr>
        <w:t>コンプライアンス精査の</w:t>
      </w:r>
      <w:r w:rsidRPr="007E57E9">
        <w:t>2番目のステップは、既知のオープン ソース プロジェクトとの一致を検出する自動解析ツールを使ったスキャンで構成されます。</w:t>
      </w:r>
    </w:p>
    <w:p w:rsidR="00FC123B" w:rsidRPr="007E57E9" w:rsidRDefault="00FC123B" w:rsidP="00E65DCF">
      <w:pPr>
        <w:pStyle w:val="Ibrahim0"/>
        <w:spacing w:before="120" w:after="120"/>
      </w:pPr>
      <w:r w:rsidRPr="007E57E9">
        <w:rPr>
          <w:rFonts w:hint="eastAsia"/>
        </w:rPr>
        <w:t>監査担当者は、リリースに含まれているものは</w:t>
      </w:r>
      <w:del w:id="1143" w:author="Mieko Sato" w:date="2018-01-25T16:41:00Z">
        <w:r w:rsidRPr="007E57E9" w:rsidDel="00D56E5E">
          <w:rPr>
            <w:rFonts w:hint="eastAsia"/>
          </w:rPr>
          <w:delText>様々</w:delText>
        </w:r>
      </w:del>
      <w:ins w:id="1144" w:author="Mieko Sato" w:date="2018-01-25T16:41:00Z">
        <w:r w:rsidR="00D56E5E">
          <w:rPr>
            <w:rFonts w:hint="eastAsia"/>
          </w:rPr>
          <w:t>さまざま</w:t>
        </w:r>
      </w:ins>
      <w:r w:rsidRPr="007E57E9">
        <w:rPr>
          <w:rFonts w:hint="eastAsia"/>
        </w:rPr>
        <w:t>な適用可能なオープン</w:t>
      </w:r>
      <w:r w:rsidRPr="007E57E9">
        <w:t xml:space="preserve"> ソース ライセンスに適合している証拠を、リリースごとに反復して、</w:t>
      </w:r>
      <w:del w:id="1145" w:author="Mieko Sato" w:date="2018-01-25T15:45:00Z">
        <w:r w:rsidRPr="007E57E9" w:rsidDel="00E15361">
          <w:delText>ソースコード</w:delText>
        </w:r>
      </w:del>
      <w:ins w:id="1146" w:author="Mieko Sato" w:date="2018-01-25T15:45:00Z">
        <w:r w:rsidR="00E15361">
          <w:t>ソース コード</w:t>
        </w:r>
      </w:ins>
      <w:r w:rsidRPr="007E57E9">
        <w:t>スキャンを実施します。</w:t>
      </w:r>
    </w:p>
    <w:p w:rsidR="00FC123B" w:rsidRPr="007E57E9" w:rsidRDefault="00FC123B" w:rsidP="00E65DCF">
      <w:pPr>
        <w:pStyle w:val="Ibrahim0"/>
        <w:spacing w:before="120" w:after="120"/>
      </w:pPr>
      <w:r w:rsidRPr="007E57E9">
        <w:rPr>
          <w:rFonts w:hint="eastAsia"/>
        </w:rPr>
        <w:t>監査の目的は：</w:t>
      </w:r>
    </w:p>
    <w:p w:rsidR="00FC123B" w:rsidRPr="007E57E9" w:rsidRDefault="00FC123B" w:rsidP="00E65DCF">
      <w:pPr>
        <w:pStyle w:val="Ibrahim"/>
        <w:spacing w:before="120"/>
      </w:pPr>
      <w:r w:rsidRPr="007E57E9">
        <w:t>最後のスキャンからの間に、加えられた（削除された）オープン ソースを説明するリリースBOMを更新します。</w:t>
      </w:r>
    </w:p>
    <w:p w:rsidR="00E65DCF" w:rsidRDefault="00FC123B" w:rsidP="00E65DCF">
      <w:pPr>
        <w:pStyle w:val="Ibrahim"/>
        <w:spacing w:before="120"/>
      </w:pPr>
      <w:r w:rsidRPr="007E57E9">
        <w:t>オープン ソースの由来も含めて、ソース コードの由来を確認します。</w:t>
      </w:r>
    </w:p>
    <w:p w:rsidR="00FC123B" w:rsidRPr="007E57E9" w:rsidRDefault="00FC123B" w:rsidP="00E65DCF">
      <w:pPr>
        <w:pStyle w:val="Ibrahim"/>
        <w:spacing w:before="120"/>
      </w:pPr>
      <w:r w:rsidRPr="007E57E9">
        <w:t>全ての依存関係、コード一致、ライセンス矛盾にフラグを付けます。</w:t>
      </w:r>
    </w:p>
    <w:p w:rsidR="00FC123B" w:rsidRPr="007E57E9" w:rsidRDefault="00FC123B" w:rsidP="00A75E9B">
      <w:pPr>
        <w:pStyle w:val="4"/>
        <w:spacing w:before="240" w:after="120"/>
        <w:rPr>
          <w:lang w:eastAsia="ja-JP"/>
        </w:rPr>
      </w:pPr>
      <w:r w:rsidRPr="007E57E9">
        <w:rPr>
          <w:rFonts w:hint="eastAsia"/>
          <w:lang w:eastAsia="ja-JP"/>
        </w:rPr>
        <w:t>監査フェーズの前提条件</w:t>
      </w:r>
    </w:p>
    <w:p w:rsidR="00A75E9B" w:rsidRDefault="00FC123B" w:rsidP="00A75E9B">
      <w:pPr>
        <w:pStyle w:val="Ibrahim0"/>
        <w:spacing w:before="120" w:after="120"/>
      </w:pPr>
      <w:r w:rsidRPr="007E57E9">
        <w:rPr>
          <w:rFonts w:hint="eastAsia"/>
        </w:rPr>
        <w:t>適切なコンプライアンス記録（チケットとも呼ばれます）は、特定のオープン</w:t>
      </w:r>
      <w:r w:rsidRPr="007E57E9">
        <w:t xml:space="preserve"> ソース利用に関する全ての必要な情報を補足し、内部ビルドシステム内のソース コードの場所を提供するように、作成されます。ある場合には、特にプラットフォームのフル スキャンが実施される時、適切なコンプライアンス報告が作成される前に、オープン ソース コンポーネントはスキャンされることもあります。この場合には、オープン ソース コンポーネントが発見された時に、記録が作成されます。</w:t>
      </w:r>
    </w:p>
    <w:p w:rsidR="00A75E9B" w:rsidRDefault="00A75E9B">
      <w:pPr>
        <w:rPr>
          <w:rFonts w:hAnsi="メイリオ" w:cs="ＭＳ ゴシック"/>
          <w:spacing w:val="-3"/>
          <w:w w:val="95"/>
          <w:sz w:val="20"/>
          <w:szCs w:val="20"/>
          <w:lang w:eastAsia="ja-JP"/>
        </w:rPr>
      </w:pPr>
      <w:r>
        <w:rPr>
          <w:lang w:eastAsia="ja-JP"/>
        </w:rPr>
        <w:br w:type="page"/>
      </w:r>
    </w:p>
    <w:p w:rsidR="00FC123B" w:rsidRPr="007E57E9" w:rsidRDefault="00FC123B" w:rsidP="00A75E9B">
      <w:pPr>
        <w:pStyle w:val="4"/>
        <w:spacing w:before="240" w:after="120"/>
        <w:rPr>
          <w:lang w:eastAsia="ja-JP"/>
        </w:rPr>
      </w:pPr>
      <w:r w:rsidRPr="007E57E9">
        <w:rPr>
          <w:rFonts w:hint="eastAsia"/>
          <w:lang w:eastAsia="ja-JP"/>
        </w:rPr>
        <w:t>監査フェーズの結果</w:t>
      </w:r>
    </w:p>
    <w:p w:rsidR="00FC123B" w:rsidRPr="007E57E9" w:rsidRDefault="00FC123B" w:rsidP="00A75E9B">
      <w:pPr>
        <w:pStyle w:val="Ibrahim"/>
        <w:spacing w:before="120"/>
      </w:pPr>
      <w:r w:rsidRPr="007E57E9">
        <w:t>ソース コードの出自とライセンスを特定する監査報告</w:t>
      </w:r>
    </w:p>
    <w:p w:rsidR="00FC123B" w:rsidRPr="007E57E9" w:rsidRDefault="00FC123B" w:rsidP="00A75E9B">
      <w:pPr>
        <w:pStyle w:val="Ibrahim"/>
        <w:spacing w:before="120"/>
      </w:pPr>
      <w:r w:rsidRPr="007E57E9">
        <w:t>変更要求チケットは、適切な技術チームに対して、監査中に特定された解決すべき課題について記載されます。</w:t>
      </w:r>
    </w:p>
    <w:p w:rsidR="00FC123B" w:rsidRPr="007E57E9" w:rsidRDefault="00FC123B" w:rsidP="00F369A8">
      <w:pPr>
        <w:pStyle w:val="Ibrahim0"/>
        <w:spacing w:before="120" w:after="120"/>
      </w:pPr>
      <w:r w:rsidRPr="007E57E9">
        <w:rPr>
          <w:rFonts w:hint="eastAsia"/>
        </w:rPr>
        <w:t>いくつかの活動が、ソフトウェア</w:t>
      </w:r>
      <w:r w:rsidRPr="007E57E9">
        <w:t xml:space="preserve"> コンポーネントの発見と監査の契機となります。（図12、次ページ）</w:t>
      </w:r>
    </w:p>
    <w:p w:rsidR="00FC123B" w:rsidRPr="007E57E9" w:rsidRDefault="00FC123B" w:rsidP="00F369A8">
      <w:pPr>
        <w:pStyle w:val="Ibrahim"/>
        <w:spacing w:before="120"/>
      </w:pPr>
      <w:r w:rsidRPr="007E57E9">
        <w:t>開発者からのオープン ソース コンポーネント利用の要求.</w:t>
      </w:r>
    </w:p>
    <w:p w:rsidR="00FC123B" w:rsidRPr="007E57E9" w:rsidRDefault="00FC123B" w:rsidP="00F369A8">
      <w:pPr>
        <w:pStyle w:val="Ibrahim"/>
        <w:spacing w:before="120"/>
      </w:pPr>
      <w:r w:rsidRPr="007E57E9">
        <w:t>全ソフトウェア スタックのソース コード スキャン</w:t>
      </w:r>
    </w:p>
    <w:p w:rsidR="00FC123B" w:rsidRPr="007E57E9" w:rsidRDefault="00FC123B" w:rsidP="00F369A8">
      <w:pPr>
        <w:pStyle w:val="Ibrahim"/>
        <w:spacing w:before="120"/>
      </w:pPr>
      <w:r w:rsidRPr="007E57E9">
        <w:t>以前に承認されたコンポーネントでのソース コード変更サード パーティ ベンダーから受け取ったオープン ソースウェブからダウンロードされたソース コード（著者やライセンスが不明）</w:t>
      </w:r>
    </w:p>
    <w:p w:rsidR="00FC123B" w:rsidRPr="007E57E9" w:rsidRDefault="00FC123B" w:rsidP="00F369A8">
      <w:pPr>
        <w:pStyle w:val="Ibrahim"/>
        <w:spacing w:before="120"/>
      </w:pPr>
      <w:r w:rsidRPr="007E57E9">
        <w:t>ソース コード リポジトリへ提出されるプロプライエタリ ソフトウェア</w:t>
      </w:r>
    </w:p>
    <w:p w:rsidR="00FC123B" w:rsidRPr="007E57E9" w:rsidRDefault="00FC123B" w:rsidP="00F369A8">
      <w:pPr>
        <w:pStyle w:val="Ibrahim"/>
        <w:spacing w:before="120"/>
      </w:pPr>
      <w:r w:rsidRPr="007E57E9">
        <w:t xml:space="preserve">コード リポジトリへ追加された、利用申請フォームに対応していないオープン </w:t>
      </w:r>
      <w:del w:id="1147" w:author="Mieko Sato" w:date="2018-01-25T15:45:00Z">
        <w:r w:rsidRPr="007E57E9" w:rsidDel="00E15361">
          <w:delText>ソースコード</w:delText>
        </w:r>
      </w:del>
      <w:ins w:id="1148" w:author="Mieko Sato" w:date="2018-01-25T15:45:00Z">
        <w:r w:rsidR="00E15361">
          <w:t>ソース コード</w:t>
        </w:r>
      </w:ins>
      <w:r w:rsidRPr="007E57E9">
        <w:t xml:space="preserve"> リポジトリへ追加された、利用申請フォームに対応していないオープン ソース</w:t>
      </w:r>
    </w:p>
    <w:p w:rsidR="00FC123B" w:rsidRPr="007E57E9" w:rsidRDefault="00FC123B" w:rsidP="00F369A8">
      <w:pPr>
        <w:pStyle w:val="Ibrahim"/>
        <w:spacing w:before="120"/>
      </w:pPr>
      <w:r w:rsidRPr="007E57E9">
        <w:t>以前、異なる製品で承認を受けたオープン ソースの利用</w:t>
      </w:r>
    </w:p>
    <w:p w:rsidR="00372F3A" w:rsidRDefault="00372F3A">
      <w:pPr>
        <w:rPr>
          <w:rFonts w:eastAsia="Arial"/>
          <w:sz w:val="17"/>
          <w:lang w:eastAsia="ja-JP"/>
        </w:rPr>
      </w:pPr>
      <w:r>
        <w:rPr>
          <w:sz w:val="17"/>
          <w:lang w:eastAsia="ja-JP"/>
        </w:rPr>
        <w:br w:type="page"/>
      </w:r>
    </w:p>
    <w:p w:rsidR="00213F3F" w:rsidRDefault="003D44B2">
      <w:pPr>
        <w:pStyle w:val="a3"/>
        <w:spacing w:before="120" w:after="120"/>
        <w:ind w:left="599"/>
        <w:rPr>
          <w:sz w:val="20"/>
        </w:rPr>
      </w:pPr>
      <w:r>
        <w:rPr>
          <w:noProof/>
          <w:sz w:val="20"/>
        </w:rPr>
        <w:drawing>
          <wp:anchor distT="0" distB="0" distL="114300" distR="114300" simplePos="0" relativeHeight="503246728" behindDoc="0" locked="0" layoutInCell="1" allowOverlap="1" wp14:anchorId="4B3AA251">
            <wp:simplePos x="0" y="0"/>
            <wp:positionH relativeFrom="column">
              <wp:posOffset>457835</wp:posOffset>
            </wp:positionH>
            <wp:positionV relativeFrom="paragraph">
              <wp:posOffset>241300</wp:posOffset>
            </wp:positionV>
            <wp:extent cx="4460875" cy="5480050"/>
            <wp:effectExtent l="0" t="0" r="0" b="6350"/>
            <wp:wrapTopAndBottom/>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0875" cy="548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2F3A" w:rsidRDefault="00372F3A" w:rsidP="00372F3A">
      <w:pPr>
        <w:pStyle w:val="Ibrahim2"/>
        <w:spacing w:after="120"/>
      </w:pPr>
      <w:r w:rsidRPr="007E57E9">
        <w:rPr>
          <w:rFonts w:ascii="ＭＳ ゴシック" w:eastAsia="ＭＳ ゴシック" w:hAnsi="ＭＳ ゴシック" w:hint="eastAsia"/>
        </w:rPr>
        <w:t>図</w:t>
      </w:r>
      <w:r w:rsidRPr="007E57E9">
        <w:t>12</w:t>
      </w:r>
      <w:ins w:id="1149" w:author="Mieko Sato" w:date="2018-01-26T08:34:00Z">
        <w:r w:rsidR="000B5A5D">
          <w:rPr>
            <w:rFonts w:ascii="ＭＳ ゴシック" w:eastAsia="ＭＳ ゴシック" w:hAnsi="ＭＳ ゴシック" w:hint="eastAsia"/>
          </w:rPr>
          <w:t>：</w:t>
        </w:r>
      </w:ins>
      <w:r w:rsidRPr="007E57E9">
        <w:rPr>
          <w:rFonts w:ascii="ＭＳ ゴシック" w:eastAsia="ＭＳ ゴシック" w:hAnsi="ＭＳ ゴシック" w:hint="eastAsia"/>
        </w:rPr>
        <w:t>入るオープン</w:t>
      </w:r>
      <w:r w:rsidRPr="007E57E9">
        <w:t xml:space="preserve"> </w:t>
      </w:r>
      <w:r w:rsidRPr="007E57E9">
        <w:rPr>
          <w:rFonts w:ascii="ＭＳ ゴシック" w:eastAsia="ＭＳ ゴシック" w:hAnsi="ＭＳ ゴシック" w:hint="eastAsia"/>
        </w:rPr>
        <w:t>ソースの特定と監査の方法</w:t>
      </w:r>
    </w:p>
    <w:p w:rsidR="00372F3A" w:rsidRPr="007E57E9" w:rsidRDefault="00372F3A" w:rsidP="00372F3A">
      <w:pPr>
        <w:rPr>
          <w:lang w:eastAsia="ja-JP"/>
        </w:rPr>
      </w:pPr>
      <w:r>
        <w:rPr>
          <w:lang w:eastAsia="ja-JP"/>
        </w:rPr>
        <w:br w:type="page"/>
      </w:r>
    </w:p>
    <w:p w:rsidR="00372F3A" w:rsidRPr="007E57E9" w:rsidRDefault="00372F3A" w:rsidP="00372F3A">
      <w:pPr>
        <w:pStyle w:val="3"/>
        <w:spacing w:before="360" w:after="120"/>
      </w:pPr>
      <w:bookmarkStart w:id="1150" w:name="Step_3_–_Resolving_Issues_"/>
      <w:bookmarkStart w:id="1151" w:name="Step_4_–_Reviews_"/>
      <w:bookmarkStart w:id="1152" w:name="_Toc504728067"/>
      <w:bookmarkEnd w:id="1150"/>
      <w:bookmarkEnd w:id="1151"/>
      <w:r w:rsidRPr="007E57E9">
        <w:rPr>
          <w:rFonts w:hint="eastAsia"/>
        </w:rPr>
        <w:t>ステップ</w:t>
      </w:r>
      <w:r w:rsidR="003121D6">
        <w:rPr>
          <w:rFonts w:hint="eastAsia"/>
        </w:rPr>
        <w:t>3</w:t>
      </w:r>
      <w:r w:rsidR="003121D6">
        <w:t xml:space="preserve"> </w:t>
      </w:r>
      <w:r w:rsidR="003121D6">
        <w:rPr>
          <w:rFonts w:hint="eastAsia"/>
        </w:rPr>
        <w:t>―</w:t>
      </w:r>
      <w:r w:rsidR="003121D6">
        <w:t xml:space="preserve"> </w:t>
      </w:r>
      <w:r w:rsidRPr="007E57E9">
        <w:t>課題解決</w:t>
      </w:r>
      <w:bookmarkEnd w:id="1152"/>
    </w:p>
    <w:p w:rsidR="00372F3A" w:rsidRPr="007E57E9" w:rsidRDefault="00372F3A" w:rsidP="00372F3A">
      <w:pPr>
        <w:pStyle w:val="Ibrahim0"/>
        <w:spacing w:before="120" w:after="120"/>
      </w:pPr>
      <w:r w:rsidRPr="007E57E9">
        <w:rPr>
          <w:rFonts w:hint="eastAsia"/>
        </w:rPr>
        <w:t>コンプライアンス精査のこのステップでは、監査ステップで特定された全ての課題が解決されます。</w:t>
      </w:r>
      <w:r w:rsidRPr="007E57E9">
        <w:t>OSRBチェアは、監査ステップで技術者に割り当てられたチケットのクローズを監視します。技術者が特定された課題を解決した時には、OSRBチェアは、解決された課題がもはや存在しないことを確認するために監査を要求するべきです。</w:t>
      </w:r>
    </w:p>
    <w:p w:rsidR="00372F3A" w:rsidRPr="007E57E9" w:rsidRDefault="00372F3A" w:rsidP="00372F3A">
      <w:pPr>
        <w:pStyle w:val="4"/>
        <w:spacing w:before="240" w:after="120"/>
        <w:rPr>
          <w:lang w:eastAsia="ja-JP"/>
        </w:rPr>
      </w:pPr>
      <w:r w:rsidRPr="007E57E9">
        <w:rPr>
          <w:rFonts w:hint="eastAsia"/>
          <w:lang w:eastAsia="ja-JP"/>
        </w:rPr>
        <w:t>課題解決フェーズの前提条件</w:t>
      </w:r>
    </w:p>
    <w:p w:rsidR="00372F3A" w:rsidRPr="007E57E9" w:rsidRDefault="00372F3A" w:rsidP="00372F3A">
      <w:pPr>
        <w:pStyle w:val="Ibrahim0"/>
        <w:spacing w:before="120" w:after="120"/>
      </w:pPr>
      <w:r w:rsidRPr="007E57E9">
        <w:rPr>
          <w:rFonts w:hint="eastAsia"/>
        </w:rPr>
        <w:t>ソース</w:t>
      </w:r>
      <w:r w:rsidRPr="007E57E9">
        <w:t xml:space="preserve"> コード スキャンが完了し、ソース コードの出自とライセンスを特定した監査報告が生成される。報告は、特定されていないソース コード ファイルや、異なるライセンスで結合されるソース コードによって生じるライセンス矛盾にフラグを付けます。コンプライアンス オフィサーは、これらの課題解決を推進します。</w:t>
      </w:r>
    </w:p>
    <w:p w:rsidR="00372F3A" w:rsidRPr="007E57E9" w:rsidRDefault="00372F3A" w:rsidP="00372F3A">
      <w:pPr>
        <w:pStyle w:val="4"/>
        <w:spacing w:before="240" w:after="120"/>
        <w:rPr>
          <w:lang w:eastAsia="ja-JP"/>
        </w:rPr>
      </w:pPr>
      <w:r w:rsidRPr="007E57E9">
        <w:rPr>
          <w:rFonts w:hint="eastAsia"/>
          <w:lang w:eastAsia="ja-JP"/>
        </w:rPr>
        <w:t>課題解決フェーズの結果</w:t>
      </w:r>
    </w:p>
    <w:p w:rsidR="00372F3A" w:rsidRPr="007E57E9" w:rsidRDefault="00372F3A" w:rsidP="00372F3A">
      <w:pPr>
        <w:pStyle w:val="Ibrahim0"/>
        <w:spacing w:before="120" w:after="120"/>
      </w:pPr>
      <w:r w:rsidRPr="007E57E9">
        <w:rPr>
          <w:rFonts w:hint="eastAsia"/>
        </w:rPr>
        <w:t>報告にあるフラグ付きのファイルの解決と、フラグ付きのライセンス矛盾の解決</w:t>
      </w:r>
    </w:p>
    <w:p w:rsidR="00372F3A" w:rsidRPr="007E57E9" w:rsidRDefault="00372F3A" w:rsidP="00372F3A">
      <w:pPr>
        <w:pStyle w:val="3"/>
        <w:spacing w:before="360" w:after="120"/>
      </w:pPr>
      <w:bookmarkStart w:id="1153" w:name="_Toc504728068"/>
      <w:r w:rsidRPr="007E57E9">
        <w:rPr>
          <w:rFonts w:hint="eastAsia"/>
        </w:rPr>
        <w:t>ステップ</w:t>
      </w:r>
      <w:r w:rsidR="003121D6">
        <w:rPr>
          <w:rFonts w:hint="eastAsia"/>
        </w:rPr>
        <w:t>4</w:t>
      </w:r>
      <w:r w:rsidR="003121D6">
        <w:t xml:space="preserve"> </w:t>
      </w:r>
      <w:r w:rsidR="003121D6">
        <w:rPr>
          <w:rFonts w:hint="eastAsia"/>
        </w:rPr>
        <w:t>―</w:t>
      </w:r>
      <w:r w:rsidR="003121D6">
        <w:t xml:space="preserve"> </w:t>
      </w:r>
      <w:r w:rsidRPr="007E57E9">
        <w:t>レビュー</w:t>
      </w:r>
      <w:bookmarkEnd w:id="1153"/>
    </w:p>
    <w:p w:rsidR="00372F3A" w:rsidRPr="007E57E9" w:rsidRDefault="00372F3A" w:rsidP="00372F3A">
      <w:pPr>
        <w:pStyle w:val="Ibrahim0"/>
        <w:spacing w:before="120" w:after="120"/>
      </w:pPr>
      <w:r w:rsidRPr="007E57E9">
        <w:rPr>
          <w:rFonts w:hint="eastAsia"/>
        </w:rPr>
        <w:t>監査が完了し、以前に特定された全ての課題が解決されたら、特定のソフトウェア</w:t>
      </w:r>
      <w:r w:rsidRPr="007E57E9">
        <w:t xml:space="preserve"> コンポーネントに対するコンプライアンス チケットは、レビュー ステップへ移動します。図13（次ページ）に示すように、</w:t>
      </w:r>
      <w:del w:id="1154" w:author="Mieko Sato" w:date="2018-01-25T16:41:00Z">
        <w:r w:rsidRPr="007E57E9" w:rsidDel="00D56E5E">
          <w:delText>様々</w:delText>
        </w:r>
      </w:del>
      <w:ins w:id="1155" w:author="Mieko Sato" w:date="2018-01-25T16:41:00Z">
        <w:r w:rsidR="00D56E5E">
          <w:t>さまざま</w:t>
        </w:r>
      </w:ins>
      <w:r w:rsidRPr="007E57E9">
        <w:t>なレビューが実施され、特定された全ての課題は解決していなければなりません。レビュアーは、ソフトウェアの利用、変更、頒布を支配するライセンスを理解し、</w:t>
      </w:r>
      <w:del w:id="1156" w:author="Mieko Sato" w:date="2018-01-25T16:41:00Z">
        <w:r w:rsidRPr="007E57E9" w:rsidDel="00D56E5E">
          <w:delText>様々</w:delText>
        </w:r>
      </w:del>
      <w:ins w:id="1157" w:author="Mieko Sato" w:date="2018-01-25T16:41:00Z">
        <w:r w:rsidR="00D56E5E">
          <w:t>さまざま</w:t>
        </w:r>
      </w:ins>
      <w:r w:rsidRPr="007E57E9">
        <w:t>なライセンスの義務を特定する必要があります。与えられたソフトウェア コンポーネントに対する、コンプライアンス チケットのレビュアーは、</w:t>
      </w:r>
    </w:p>
    <w:p w:rsidR="00372F3A" w:rsidRPr="007E57E9" w:rsidRDefault="00372F3A" w:rsidP="00372F3A">
      <w:pPr>
        <w:pStyle w:val="Ibrahim"/>
        <w:spacing w:before="120"/>
      </w:pPr>
      <w:r w:rsidRPr="007E57E9">
        <w:t>社内パッケージ所有者（特定のソース コード コンポーネントの開発者）</w:t>
      </w:r>
    </w:p>
    <w:p w:rsidR="00372F3A" w:rsidRPr="007E57E9" w:rsidRDefault="00372F3A" w:rsidP="00372F3A">
      <w:pPr>
        <w:pStyle w:val="Ibrahim"/>
        <w:spacing w:before="120"/>
      </w:pPr>
      <w:r w:rsidRPr="007E57E9">
        <w:t>ソース コード スキャンか監査の担当者</w:t>
      </w:r>
    </w:p>
    <w:p w:rsidR="00372F3A" w:rsidRPr="007E57E9" w:rsidRDefault="00372F3A" w:rsidP="00372F3A">
      <w:pPr>
        <w:rPr>
          <w:rFonts w:hAnsi="メイリオ"/>
          <w:lang w:eastAsia="ja-JP"/>
        </w:rPr>
      </w:pPr>
    </w:p>
    <w:p w:rsidR="00372F3A" w:rsidRPr="007E57E9" w:rsidRDefault="00372F3A" w:rsidP="00372F3A">
      <w:pPr>
        <w:rPr>
          <w:rFonts w:hAnsi="メイリオ"/>
          <w:lang w:eastAsia="ja-JP"/>
        </w:rPr>
      </w:pPr>
    </w:p>
    <w:p w:rsidR="00FB18D6" w:rsidRDefault="00372F3A" w:rsidP="00FB18D6">
      <w:pPr>
        <w:pStyle w:val="Ibrahim"/>
        <w:spacing w:before="120"/>
      </w:pPr>
      <w:r w:rsidRPr="007E57E9">
        <w:t>OSRBチェア、法務担当、およびOSRB技術代表からなるOSRB (オープン ソース レビュー ボード)</w:t>
      </w:r>
    </w:p>
    <w:p w:rsidR="00372F3A" w:rsidRPr="007E57E9" w:rsidRDefault="00372F3A" w:rsidP="00FB18D6">
      <w:pPr>
        <w:pStyle w:val="Ibrahim"/>
        <w:spacing w:before="120"/>
      </w:pPr>
      <w:r w:rsidRPr="007E57E9">
        <w:t>OSEC （オープン ソース エグゼクティブ ボード）</w:t>
      </w:r>
    </w:p>
    <w:p w:rsidR="00213F3F" w:rsidRDefault="003D44B2">
      <w:pPr>
        <w:pStyle w:val="a3"/>
        <w:spacing w:before="120" w:after="120"/>
        <w:rPr>
          <w:sz w:val="12"/>
          <w:lang w:eastAsia="ja-JP"/>
        </w:rPr>
      </w:pPr>
      <w:r>
        <w:rPr>
          <w:noProof/>
          <w:sz w:val="12"/>
          <w:lang w:eastAsia="ja-JP"/>
        </w:rPr>
        <w:drawing>
          <wp:anchor distT="0" distB="0" distL="114300" distR="114300" simplePos="0" relativeHeight="503245704" behindDoc="0" locked="0" layoutInCell="1" allowOverlap="1" wp14:anchorId="6CB45455">
            <wp:simplePos x="0" y="0"/>
            <wp:positionH relativeFrom="column">
              <wp:posOffset>320675</wp:posOffset>
            </wp:positionH>
            <wp:positionV relativeFrom="paragraph">
              <wp:posOffset>233045</wp:posOffset>
            </wp:positionV>
            <wp:extent cx="4937540" cy="4159250"/>
            <wp:effectExtent l="0" t="0" r="0" b="0"/>
            <wp:wrapTopAndBottom/>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540" cy="415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847" w:rsidRDefault="00B11847" w:rsidP="00184366">
      <w:pPr>
        <w:pStyle w:val="Ibrahim2"/>
        <w:spacing w:after="120"/>
      </w:pPr>
    </w:p>
    <w:p w:rsidR="00FB18D6" w:rsidRPr="00184366" w:rsidRDefault="00FB18D6" w:rsidP="00184366">
      <w:pPr>
        <w:pStyle w:val="Ibrahim2"/>
        <w:spacing w:after="120"/>
      </w:pPr>
      <w:r w:rsidRPr="00184366">
        <w:rPr>
          <w:rFonts w:hint="eastAsia"/>
        </w:rPr>
        <w:t>図</w:t>
      </w:r>
      <w:r w:rsidRPr="00184366">
        <w:t>13コンプライアンス チケットのレビュアーとその役割</w:t>
      </w:r>
    </w:p>
    <w:p w:rsidR="00184366" w:rsidRPr="00184366" w:rsidRDefault="00FB18D6" w:rsidP="00184366">
      <w:pPr>
        <w:pStyle w:val="Ibrahim0"/>
        <w:spacing w:before="120" w:after="120"/>
      </w:pPr>
      <w:r w:rsidRPr="007E57E9">
        <w:rPr>
          <w:rFonts w:hint="eastAsia"/>
        </w:rPr>
        <w:t>コンプライアンス精査のこのステップの一部として、</w:t>
      </w:r>
      <w:r w:rsidRPr="007E57E9">
        <w:t>2つの重要なレビューがあります：</w:t>
      </w:r>
      <w:r w:rsidR="00184366" w:rsidRPr="007E57E9">
        <w:t>アーキテクチャー レビュー、リンク解析レビュー</w:t>
      </w:r>
    </w:p>
    <w:p w:rsidR="00184366" w:rsidRDefault="00184366">
      <w:pPr>
        <w:rPr>
          <w:rFonts w:hAnsi="メイリオ" w:cs="ＭＳ ゴシック"/>
          <w:spacing w:val="-3"/>
          <w:w w:val="95"/>
          <w:sz w:val="20"/>
          <w:szCs w:val="20"/>
          <w:lang w:eastAsia="ja-JP"/>
        </w:rPr>
      </w:pPr>
      <w:r>
        <w:rPr>
          <w:lang w:eastAsia="ja-JP"/>
        </w:rPr>
        <w:br w:type="page"/>
      </w:r>
    </w:p>
    <w:p w:rsidR="00FB18D6" w:rsidRPr="007E57E9" w:rsidRDefault="00FB18D6" w:rsidP="00184366">
      <w:pPr>
        <w:pStyle w:val="4"/>
        <w:spacing w:before="240" w:after="120"/>
        <w:rPr>
          <w:lang w:eastAsia="ja-JP"/>
        </w:rPr>
      </w:pPr>
      <w:r w:rsidRPr="007E57E9">
        <w:rPr>
          <w:rFonts w:hint="eastAsia"/>
          <w:lang w:eastAsia="ja-JP"/>
        </w:rPr>
        <w:t>アーキテクチャー</w:t>
      </w:r>
      <w:r w:rsidRPr="007E57E9">
        <w:rPr>
          <w:lang w:eastAsia="ja-JP"/>
        </w:rPr>
        <w:t xml:space="preserve"> レビュー</w:t>
      </w:r>
    </w:p>
    <w:p w:rsidR="00FB18D6" w:rsidRPr="007E57E9" w:rsidRDefault="00FB18D6" w:rsidP="00184366">
      <w:pPr>
        <w:pStyle w:val="Ibrahim0"/>
        <w:spacing w:before="120" w:after="120"/>
      </w:pPr>
      <w:r w:rsidRPr="007E57E9">
        <w:rPr>
          <w:rFonts w:hint="eastAsia"/>
        </w:rPr>
        <w:t>アーキテクチャー</w:t>
      </w:r>
      <w:r w:rsidRPr="007E57E9">
        <w:t xml:space="preserve"> レビューの目的は、オープン ソース、サード パーティ、プロプライエタリ コード間の相互作用を解析することです。アーキテクチャー レビューの結果は、オープン ソース コンポーネントからプロプライエタリ コンポーネントへ（その逆も）影響を与えるライセンス義務の解析です。社内パッケージ所有者、OSRB技術代表、そしてオープン ソース エキスパートが、アーキテクチャ</w:t>
      </w:r>
      <w:ins w:id="1158" w:author="Mieko Sato" w:date="2018-01-25T16:19:00Z">
        <w:r w:rsidR="007A72D6">
          <w:rPr>
            <w:rFonts w:hint="eastAsia"/>
          </w:rPr>
          <w:t>ー</w:t>
        </w:r>
      </w:ins>
      <w:r w:rsidRPr="007E57E9">
        <w:t xml:space="preserve"> レビューを行います。もしライセンスの矛盾になるような依存関係を発見した場合、コンプライアンス オフィサーは、ソース コードの再作業に</w:t>
      </w:r>
      <w:r w:rsidRPr="007E57E9">
        <w:rPr>
          <w:rFonts w:hint="eastAsia"/>
        </w:rPr>
        <w:t>よって依存関係問を題解決するためにチケットを技術担当に発行する。</w:t>
      </w:r>
    </w:p>
    <w:p w:rsidR="00FB18D6" w:rsidRPr="007E57E9" w:rsidRDefault="00FB18D6" w:rsidP="00184366">
      <w:pPr>
        <w:pStyle w:val="4"/>
        <w:spacing w:before="240" w:after="120"/>
        <w:rPr>
          <w:lang w:eastAsia="ja-JP"/>
        </w:rPr>
      </w:pPr>
      <w:r w:rsidRPr="007E57E9">
        <w:rPr>
          <w:rFonts w:hint="eastAsia"/>
          <w:lang w:eastAsia="ja-JP"/>
        </w:rPr>
        <w:t>リンク解析レビュー</w:t>
      </w:r>
    </w:p>
    <w:p w:rsidR="00FB18D6" w:rsidRPr="007E57E9" w:rsidRDefault="00FB18D6" w:rsidP="00184366">
      <w:pPr>
        <w:pStyle w:val="Ibrahim0"/>
        <w:spacing w:before="120" w:after="120"/>
      </w:pPr>
      <w:r w:rsidRPr="007E57E9">
        <w:rPr>
          <w:rFonts w:hint="eastAsia"/>
        </w:rPr>
        <w:t>リンク解析の目的は、動的および静的リンク</w:t>
      </w:r>
      <w:r w:rsidRPr="007E57E9">
        <w:t xml:space="preserve"> レベルで、GPL ライブラリをプロプライエタリ ソース コード コンポーネントにリンクしているなど、問題発生の可能性のあるコードの組み合わせ を検出することです。OSRB チェアは、自動ツールを使用してこの調査を行います。リンク問題は、解決するように技術担当に報告されます。</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フェーズの前提条件</w:t>
      </w:r>
    </w:p>
    <w:p w:rsidR="00FB18D6" w:rsidRPr="007E57E9" w:rsidRDefault="00FB18D6" w:rsidP="00184366">
      <w:pPr>
        <w:pStyle w:val="Ibrahim0"/>
        <w:spacing w:before="120" w:after="120"/>
      </w:pPr>
      <w:r w:rsidRPr="007E57E9">
        <w:rPr>
          <w:rFonts w:hint="eastAsia"/>
        </w:rPr>
        <w:t>監査されたソース</w:t>
      </w:r>
      <w:r w:rsidRPr="007E57E9">
        <w:t xml:space="preserve"> コード、解決されている全ての課題。</w:t>
      </w:r>
    </w:p>
    <w:p w:rsidR="00FB18D6" w:rsidRPr="007E57E9" w:rsidRDefault="00FB18D6" w:rsidP="00184366">
      <w:pPr>
        <w:pStyle w:val="4"/>
        <w:spacing w:before="240" w:after="120"/>
        <w:rPr>
          <w:lang w:eastAsia="ja-JP"/>
        </w:rPr>
      </w:pPr>
      <w:r w:rsidRPr="007E57E9">
        <w:rPr>
          <w:rFonts w:hint="eastAsia"/>
          <w:lang w:eastAsia="ja-JP"/>
        </w:rPr>
        <w:t>レビュー</w:t>
      </w:r>
      <w:r w:rsidRPr="007E57E9">
        <w:rPr>
          <w:lang w:eastAsia="ja-JP"/>
        </w:rPr>
        <w:t xml:space="preserve"> フェーズの結果</w:t>
      </w:r>
    </w:p>
    <w:p w:rsidR="00184366" w:rsidRDefault="00FB18D6" w:rsidP="00184366">
      <w:pPr>
        <w:pStyle w:val="Ibrahim0"/>
        <w:spacing w:before="120" w:after="120"/>
      </w:pPr>
      <w:r w:rsidRPr="007E57E9">
        <w:t>OSRBメンバーは、特定のコンポーネントに対してアーキテクチャ</w:t>
      </w:r>
      <w:ins w:id="1159" w:author="Mieko Sato" w:date="2018-01-25T16:19:00Z">
        <w:r w:rsidR="007A72D6">
          <w:rPr>
            <w:rFonts w:hint="eastAsia"/>
          </w:rPr>
          <w:t>ー</w:t>
        </w:r>
      </w:ins>
      <w:r w:rsidRPr="007E57E9">
        <w:t xml:space="preserve"> レビューとリンク解析を実施し、もし課題が発見されなければ、次のステップ（つまり承認）への準備が整っているという印をつけます。</w:t>
      </w:r>
    </w:p>
    <w:p w:rsidR="00FB18D6" w:rsidRPr="007E57E9" w:rsidRDefault="00FB18D6" w:rsidP="00184366">
      <w:pPr>
        <w:pStyle w:val="3"/>
        <w:spacing w:before="360" w:after="120"/>
      </w:pPr>
      <w:bookmarkStart w:id="1160" w:name="_Toc504728069"/>
      <w:r w:rsidRPr="007E57E9">
        <w:rPr>
          <w:rFonts w:hint="eastAsia"/>
        </w:rPr>
        <w:t>ステップ</w:t>
      </w:r>
      <w:r w:rsidR="003121D6">
        <w:rPr>
          <w:rFonts w:hint="eastAsia"/>
        </w:rPr>
        <w:t>5</w:t>
      </w:r>
      <w:r w:rsidR="003121D6">
        <w:t xml:space="preserve">  </w:t>
      </w:r>
      <w:r w:rsidR="003121D6">
        <w:rPr>
          <w:rFonts w:hint="eastAsia"/>
        </w:rPr>
        <w:t>―</w:t>
      </w:r>
      <w:r w:rsidR="003121D6">
        <w:t xml:space="preserve"> </w:t>
      </w:r>
      <w:r w:rsidRPr="007E57E9">
        <w:t>承認</w:t>
      </w:r>
      <w:bookmarkEnd w:id="1160"/>
    </w:p>
    <w:p w:rsidR="00FB18D6" w:rsidRPr="007E57E9" w:rsidRDefault="00FB18D6" w:rsidP="00184366">
      <w:pPr>
        <w:pStyle w:val="Ibrahim0"/>
        <w:spacing w:before="120" w:after="120"/>
      </w:pPr>
      <w:r w:rsidRPr="007E57E9">
        <w:rPr>
          <w:rFonts w:hint="eastAsia"/>
        </w:rPr>
        <w:t>全てのレビューが完了したら、ソフトウェア</w:t>
      </w:r>
      <w:r w:rsidRPr="007E57E9">
        <w:t xml:space="preserve"> コンポーネントのコンプライアンス チケットは、製品に利用して良いかを決定する承認ステップへ移動します。承認はOSRBが行います（前の章で説明したように、法務担当、技術代表、オープン ソース エキスパートが含まれます）</w:t>
      </w:r>
      <w:r w:rsidR="00184366">
        <w:rPr>
          <w:rFonts w:hint="eastAsia"/>
        </w:rPr>
        <w:t>。</w:t>
      </w:r>
      <w:r w:rsidR="00184366">
        <w:br/>
      </w:r>
    </w:p>
    <w:p w:rsidR="00FB18D6" w:rsidRPr="007E57E9" w:rsidRDefault="00FB18D6" w:rsidP="00184366">
      <w:pPr>
        <w:pStyle w:val="Ibrahim0"/>
        <w:spacing w:before="120" w:after="120"/>
      </w:pPr>
      <w:r w:rsidRPr="007E57E9">
        <w:rPr>
          <w:rFonts w:hint="eastAsia"/>
        </w:rPr>
        <w:t>ほとんどのソフトウェア</w:t>
      </w:r>
      <w:r w:rsidRPr="007E57E9">
        <w:t xml:space="preserve"> コンポーネントに対して、チケットがコンプライアンス プロセスのこの点まで進めば、承認が与えられます。OSRBがオープン ソース コンポーネントの利用を承認したら、OSRBは製品チームに承認を伝えますので、製品チームは責任を理解し、ライセンス義務履行の準備を始めます。OSRBがオープン ソース コンポーネントの利用を却下する場合、OSRBは却下の理由を要求者に伝え、この情報はコンプライアンス チケットの一部として記録されます。要求者はOSRBに再考を促すことは可能ですが、結果としては、</w:t>
      </w:r>
      <w:r w:rsidRPr="007E57E9">
        <w:rPr>
          <w:rFonts w:hint="eastAsia"/>
        </w:rPr>
        <w:t>オープン</w:t>
      </w:r>
      <w:r w:rsidRPr="007E57E9">
        <w:t xml:space="preserve"> ソース コンポーネントは製品に使用できません。</w:t>
      </w:r>
    </w:p>
    <w:p w:rsidR="00FB18D6" w:rsidRPr="007E57E9" w:rsidRDefault="00FB18D6" w:rsidP="00184366">
      <w:pPr>
        <w:pStyle w:val="4"/>
        <w:spacing w:before="240" w:after="120"/>
        <w:rPr>
          <w:lang w:eastAsia="ja-JP"/>
        </w:rPr>
      </w:pPr>
      <w:r w:rsidRPr="007E57E9">
        <w:rPr>
          <w:rFonts w:hint="eastAsia"/>
          <w:lang w:eastAsia="ja-JP"/>
        </w:rPr>
        <w:t>承認フェーズの前提条件</w:t>
      </w:r>
    </w:p>
    <w:p w:rsidR="00FB18D6" w:rsidRPr="007E57E9" w:rsidRDefault="00FB18D6" w:rsidP="00184366">
      <w:pPr>
        <w:pStyle w:val="Ibrahim0"/>
        <w:spacing w:before="120" w:after="120"/>
      </w:pPr>
      <w:r w:rsidRPr="007E57E9">
        <w:rPr>
          <w:rFonts w:hint="eastAsia"/>
        </w:rPr>
        <w:t>全ての</w:t>
      </w:r>
      <w:r w:rsidRPr="007E57E9">
        <w:t>OSRBメンバーはコンプライアンス チケットをレビューし、OSRBはアーキテクチャー レビューとリンク解析を完了している。</w:t>
      </w:r>
    </w:p>
    <w:p w:rsidR="00FB18D6" w:rsidRPr="007E57E9" w:rsidRDefault="00FB18D6" w:rsidP="00184366">
      <w:pPr>
        <w:pStyle w:val="4"/>
        <w:spacing w:before="240" w:after="120"/>
        <w:rPr>
          <w:lang w:eastAsia="ja-JP"/>
        </w:rPr>
      </w:pPr>
      <w:r w:rsidRPr="007E57E9">
        <w:rPr>
          <w:rFonts w:hint="eastAsia"/>
          <w:lang w:eastAsia="ja-JP"/>
        </w:rPr>
        <w:t>承認フェーズの結果</w:t>
      </w:r>
    </w:p>
    <w:p w:rsidR="00FB18D6" w:rsidRPr="007E57E9" w:rsidRDefault="00FB18D6" w:rsidP="00184366">
      <w:pPr>
        <w:pStyle w:val="Ibrahim0"/>
        <w:spacing w:before="120" w:after="120"/>
      </w:pPr>
      <w:r w:rsidRPr="007E57E9">
        <w:rPr>
          <w:rFonts w:hint="eastAsia"/>
        </w:rPr>
        <w:t>特定コンポーネントの利用の承認または却下</w:t>
      </w:r>
    </w:p>
    <w:p w:rsidR="00FB18D6" w:rsidRPr="007E57E9" w:rsidRDefault="00FB18D6" w:rsidP="00184366">
      <w:pPr>
        <w:pStyle w:val="3"/>
        <w:spacing w:before="360" w:after="120"/>
      </w:pPr>
      <w:bookmarkStart w:id="1161" w:name="_Toc504728070"/>
      <w:r w:rsidRPr="007E57E9">
        <w:rPr>
          <w:rFonts w:hint="eastAsia"/>
        </w:rPr>
        <w:t>ステップ</w:t>
      </w:r>
      <w:r w:rsidR="003121D6">
        <w:rPr>
          <w:rFonts w:hint="eastAsia"/>
        </w:rPr>
        <w:t>6</w:t>
      </w:r>
      <w:r w:rsidR="003121D6">
        <w:t xml:space="preserve"> </w:t>
      </w:r>
      <w:r w:rsidR="003121D6">
        <w:rPr>
          <w:rFonts w:hint="eastAsia"/>
        </w:rPr>
        <w:t>―</w:t>
      </w:r>
      <w:r w:rsidR="003121D6">
        <w:t xml:space="preserve"> </w:t>
      </w:r>
      <w:r w:rsidRPr="007E57E9">
        <w:t>登録</w:t>
      </w:r>
      <w:bookmarkEnd w:id="1161"/>
    </w:p>
    <w:p w:rsidR="00FB18D6" w:rsidRPr="007E57E9" w:rsidRDefault="00FB18D6" w:rsidP="00184366">
      <w:pPr>
        <w:pStyle w:val="Ibrahim0"/>
        <w:spacing w:before="120" w:after="120"/>
      </w:pPr>
      <w:r w:rsidRPr="007E57E9">
        <w:rPr>
          <w:rFonts w:hint="eastAsia"/>
        </w:rPr>
        <w:t>ソフトウェア</w:t>
      </w:r>
      <w:r w:rsidRPr="007E57E9">
        <w:t xml:space="preserve"> コンポーネントが製品やサービスへの利用を承認されたら、コンプライアンス チケットは、承認を反映するように更新されます。ソフトウェア コンポーネントは、オープン ソース利用とユースケースを記録したソフトウェア一覧表に加えられます。</w:t>
      </w:r>
    </w:p>
    <w:p w:rsidR="00FB18D6" w:rsidRPr="007E57E9" w:rsidRDefault="00FB18D6" w:rsidP="00184366">
      <w:pPr>
        <w:pStyle w:val="Ibrahim0"/>
        <w:spacing w:before="120" w:after="120"/>
      </w:pPr>
      <w:r w:rsidRPr="007E57E9">
        <w:rPr>
          <w:rFonts w:hint="eastAsia"/>
        </w:rPr>
        <w:t>保守的なアプローチの後にコンプライアンス</w:t>
      </w:r>
      <w:r w:rsidRPr="007E57E9">
        <w:t xml:space="preserve"> プラクティスを進めるならば、特定のバージョンと、特定の製品やサービスバージョンでの利用に対して、オープン ソース ソフトウェアを承認します。このオープン ソース ソフトウェアの新しいバージョンが入手可能になったら、利用形態とライセンスが内部ポリシーと整合していることを確認するために新しい承認依頼を出します。</w:t>
      </w:r>
    </w:p>
    <w:p w:rsidR="00FB18D6" w:rsidRPr="007E57E9" w:rsidRDefault="00FB18D6" w:rsidP="0061446F">
      <w:pPr>
        <w:pStyle w:val="4"/>
        <w:spacing w:before="240" w:after="120"/>
        <w:rPr>
          <w:lang w:eastAsia="ja-JP"/>
        </w:rPr>
      </w:pPr>
      <w:r w:rsidRPr="007E57E9">
        <w:rPr>
          <w:rFonts w:hint="eastAsia"/>
          <w:lang w:eastAsia="ja-JP"/>
        </w:rPr>
        <w:t>登録フェーズの前提条件</w:t>
      </w:r>
    </w:p>
    <w:p w:rsidR="002C48F6" w:rsidRDefault="00FB18D6" w:rsidP="002C48F6">
      <w:pPr>
        <w:pStyle w:val="Ibrahim0"/>
        <w:spacing w:before="120" w:after="120"/>
      </w:pPr>
      <w:r w:rsidRPr="007E57E9">
        <w:t>OSRBはコンポーネントの製品への利用を承認している。</w:t>
      </w:r>
    </w:p>
    <w:p w:rsidR="002C48F6" w:rsidRDefault="002C48F6">
      <w:pPr>
        <w:rPr>
          <w:rFonts w:hAnsi="メイリオ" w:cs="ＭＳ ゴシック"/>
          <w:spacing w:val="-3"/>
          <w:w w:val="95"/>
          <w:sz w:val="20"/>
          <w:szCs w:val="20"/>
          <w:lang w:eastAsia="ja-JP"/>
        </w:rPr>
      </w:pPr>
      <w:r>
        <w:rPr>
          <w:lang w:eastAsia="ja-JP"/>
        </w:rPr>
        <w:br w:type="page"/>
      </w:r>
    </w:p>
    <w:p w:rsidR="00FB18D6" w:rsidRPr="007E57E9" w:rsidRDefault="00FB18D6" w:rsidP="0061446F">
      <w:pPr>
        <w:pStyle w:val="4"/>
        <w:spacing w:before="240" w:after="120"/>
        <w:rPr>
          <w:lang w:eastAsia="ja-JP"/>
        </w:rPr>
      </w:pPr>
      <w:r w:rsidRPr="007E57E9">
        <w:rPr>
          <w:rFonts w:hint="eastAsia"/>
          <w:lang w:eastAsia="ja-JP"/>
        </w:rPr>
        <w:t>登録フェーズの結果</w:t>
      </w:r>
    </w:p>
    <w:p w:rsidR="00FB18D6" w:rsidRPr="007E57E9" w:rsidRDefault="00FB18D6" w:rsidP="00184366">
      <w:pPr>
        <w:pStyle w:val="Ibrahim0"/>
        <w:spacing w:before="120" w:after="120"/>
      </w:pPr>
      <w:r w:rsidRPr="007E57E9">
        <w:rPr>
          <w:rFonts w:hint="eastAsia"/>
        </w:rPr>
        <w:t>コンポーネントは、コンポーネント名、バージョン、内部所有者、および製品名、バージョン、リリース番号等のコンポーネントが利用される場所の詳細などと共に、ソフトウェア一覧表に登録されます。</w:t>
      </w:r>
    </w:p>
    <w:p w:rsidR="00FB18D6" w:rsidRPr="007E57E9" w:rsidRDefault="00FB18D6" w:rsidP="0061446F">
      <w:pPr>
        <w:pStyle w:val="3"/>
        <w:spacing w:before="360" w:after="120"/>
      </w:pPr>
      <w:bookmarkStart w:id="1162" w:name="_Toc504728071"/>
      <w:r w:rsidRPr="007E57E9">
        <w:rPr>
          <w:rFonts w:hint="eastAsia"/>
        </w:rPr>
        <w:t>ステップ</w:t>
      </w:r>
      <w:r w:rsidR="003121D6">
        <w:rPr>
          <w:rFonts w:hint="eastAsia"/>
        </w:rPr>
        <w:t>7</w:t>
      </w:r>
      <w:r w:rsidR="003121D6">
        <w:t xml:space="preserve"> </w:t>
      </w:r>
      <w:r w:rsidR="003121D6">
        <w:rPr>
          <w:rFonts w:hint="eastAsia"/>
        </w:rPr>
        <w:t>―</w:t>
      </w:r>
      <w:r w:rsidR="003121D6">
        <w:t xml:space="preserve"> </w:t>
      </w:r>
      <w:r w:rsidRPr="007E57E9">
        <w:t>通知</w:t>
      </w:r>
      <w:bookmarkEnd w:id="1162"/>
    </w:p>
    <w:p w:rsidR="00FB18D6" w:rsidRPr="007E57E9" w:rsidRDefault="00FB18D6" w:rsidP="00184366">
      <w:pPr>
        <w:pStyle w:val="Ibrahim0"/>
        <w:spacing w:before="120" w:after="120"/>
      </w:pPr>
      <w:r w:rsidRPr="007E57E9">
        <w:rPr>
          <w:rFonts w:hint="eastAsia"/>
        </w:rPr>
        <w:t>オープン</w:t>
      </w:r>
      <w:r w:rsidRPr="007E57E9">
        <w:t xml:space="preserve"> ソースを利用する際の重要な責務の一つは、ドキュメント記載の義務、または通知義務ともいわれるものです。外部に提供する製品やサービスにオープン ソースを利用している企業は以下を行う必要があります：</w:t>
      </w:r>
    </w:p>
    <w:p w:rsidR="00FB18D6" w:rsidRPr="007E57E9" w:rsidRDefault="00FB18D6" w:rsidP="00D372F3">
      <w:pPr>
        <w:pStyle w:val="Ibrahim"/>
        <w:spacing w:before="120"/>
      </w:pPr>
      <w:r w:rsidRPr="007E57E9">
        <w:t>エンド ユーザーに、ライセンス義務を満たした結果として入手可能になっているソース コードのコピーをどのおうに入手できるかを通知します（必要に応じて）</w:t>
      </w:r>
    </w:p>
    <w:p w:rsidR="00FB18D6" w:rsidRPr="007E57E9" w:rsidRDefault="00FB18D6" w:rsidP="00D372F3">
      <w:pPr>
        <w:pStyle w:val="Ibrahim"/>
        <w:spacing w:before="120"/>
      </w:pPr>
      <w:r w:rsidRPr="007E57E9">
        <w:t>必要な著作権や帰属を通知することで、オープン ソースを利用していることを知らせます。.</w:t>
      </w:r>
    </w:p>
    <w:p w:rsidR="00FB18D6" w:rsidRPr="007E57E9" w:rsidRDefault="00FB18D6" w:rsidP="00D372F3">
      <w:pPr>
        <w:pStyle w:val="Ibrahim"/>
        <w:spacing w:before="120"/>
      </w:pPr>
      <w:r w:rsidRPr="007E57E9">
        <w:t xml:space="preserve">製品に含まれているオープン ソース コードに対応するライセンスの全文を提示します。 </w:t>
      </w:r>
    </w:p>
    <w:p w:rsidR="00FB18D6" w:rsidRPr="007E57E9" w:rsidRDefault="00FB18D6" w:rsidP="00184366">
      <w:pPr>
        <w:pStyle w:val="Ibrahim0"/>
        <w:spacing w:before="120" w:after="120"/>
      </w:pPr>
      <w:r w:rsidRPr="007E57E9">
        <w:rPr>
          <w:rFonts w:hint="eastAsia"/>
        </w:rPr>
        <w:t>オープン</w:t>
      </w:r>
      <w:r w:rsidRPr="007E57E9">
        <w:t xml:space="preserve"> ソース ライセンス義務を順守しない企業は、ライセンスを取得できず、著作権を侵害したとして、著作権所有者に法的行動をさらされる可能性があります。また、対象となるソフトウェアを使用および頒布する権利を失う可能性があります。ドキュメント記載義務を履行するには、製品に適切な通知を含める必要があります。コンプライアンス精査の中のこのステップでは、OSRB チェアが通知文を準備し、それを各担当部署に手渡します 。</w:t>
      </w:r>
    </w:p>
    <w:p w:rsidR="00FB18D6" w:rsidRPr="007E57E9" w:rsidRDefault="00FB18D6" w:rsidP="00DA1826">
      <w:pPr>
        <w:pStyle w:val="4"/>
        <w:spacing w:before="240" w:after="120"/>
        <w:rPr>
          <w:lang w:eastAsia="ja-JP"/>
        </w:rPr>
      </w:pPr>
      <w:r w:rsidRPr="007E57E9">
        <w:rPr>
          <w:rFonts w:hint="eastAsia"/>
          <w:lang w:eastAsia="ja-JP"/>
        </w:rPr>
        <w:t>通知フェーズの前提条件</w:t>
      </w:r>
    </w:p>
    <w:p w:rsidR="00DA1826" w:rsidRDefault="00FB18D6" w:rsidP="00184366">
      <w:pPr>
        <w:pStyle w:val="Ibrahim0"/>
        <w:spacing w:before="120" w:after="120"/>
      </w:pPr>
      <w:r w:rsidRPr="007E57E9">
        <w:rPr>
          <w:rFonts w:hint="eastAsia"/>
        </w:rPr>
        <w:t>ソフトウェア</w:t>
      </w:r>
      <w:r w:rsidRPr="007E57E9">
        <w:t xml:space="preserve"> コンポーネントについて、使用が承認され、ソフトウェア一覧表への登録が完了している。</w:t>
      </w:r>
    </w:p>
    <w:p w:rsidR="00DA1826" w:rsidRDefault="00DA1826">
      <w:pPr>
        <w:rPr>
          <w:rFonts w:hAnsi="メイリオ" w:cs="ＭＳ ゴシック"/>
          <w:spacing w:val="-3"/>
          <w:w w:val="95"/>
          <w:sz w:val="20"/>
          <w:szCs w:val="20"/>
          <w:lang w:eastAsia="ja-JP"/>
        </w:rPr>
      </w:pPr>
      <w:r>
        <w:rPr>
          <w:lang w:eastAsia="ja-JP"/>
        </w:rPr>
        <w:br w:type="page"/>
      </w:r>
    </w:p>
    <w:p w:rsidR="00FB18D6" w:rsidRPr="007E57E9" w:rsidRDefault="00FB18D6" w:rsidP="00DA1826">
      <w:pPr>
        <w:pStyle w:val="4"/>
        <w:spacing w:before="240" w:after="120"/>
        <w:rPr>
          <w:lang w:eastAsia="ja-JP"/>
        </w:rPr>
      </w:pPr>
      <w:r w:rsidRPr="007E57E9">
        <w:rPr>
          <w:rFonts w:hint="eastAsia"/>
          <w:lang w:eastAsia="ja-JP"/>
        </w:rPr>
        <w:t>通知フェーズの結果</w:t>
      </w:r>
    </w:p>
    <w:p w:rsidR="00FB18D6" w:rsidRPr="007E57E9" w:rsidRDefault="00FB18D6" w:rsidP="00184366">
      <w:pPr>
        <w:pStyle w:val="Ibrahim0"/>
        <w:spacing w:before="120" w:after="120"/>
      </w:pPr>
      <w:r w:rsidRPr="007E57E9">
        <w:rPr>
          <w:rFonts w:hint="eastAsia"/>
        </w:rPr>
        <w:t>対象のコンポーネントのライセンス、著作権、および帰属通知が準備され、製品の資料に含めるべく担当部署に手渡される。</w:t>
      </w:r>
    </w:p>
    <w:p w:rsidR="00FB18D6" w:rsidRPr="007E57E9" w:rsidRDefault="00FB18D6" w:rsidP="00DA1826">
      <w:pPr>
        <w:pStyle w:val="3"/>
        <w:spacing w:before="360" w:after="120"/>
      </w:pPr>
      <w:bookmarkStart w:id="1163" w:name="_Toc504728072"/>
      <w:r w:rsidRPr="007E57E9">
        <w:rPr>
          <w:rFonts w:hint="eastAsia"/>
        </w:rPr>
        <w:t>ステップ</w:t>
      </w:r>
      <w:r w:rsidR="003121D6">
        <w:rPr>
          <w:rFonts w:hint="eastAsia"/>
        </w:rPr>
        <w:t>8</w:t>
      </w:r>
      <w:r w:rsidR="003121D6">
        <w:t xml:space="preserve"> </w:t>
      </w:r>
      <w:r w:rsidR="003121D6">
        <w:rPr>
          <w:rFonts w:hint="eastAsia"/>
        </w:rPr>
        <w:t>―</w:t>
      </w:r>
      <w:r w:rsidR="003121D6">
        <w:t xml:space="preserve"> </w:t>
      </w:r>
      <w:r w:rsidRPr="007E57E9">
        <w:t>頒布前検証</w:t>
      </w:r>
      <w:bookmarkEnd w:id="1163"/>
    </w:p>
    <w:p w:rsidR="00FB18D6" w:rsidRPr="007E57E9" w:rsidRDefault="00FB18D6" w:rsidP="00184366">
      <w:pPr>
        <w:pStyle w:val="Ibrahim0"/>
        <w:spacing w:before="120" w:after="120"/>
      </w:pPr>
      <w:r w:rsidRPr="007E57E9">
        <w:rPr>
          <w:rFonts w:hint="eastAsia"/>
        </w:rPr>
        <w:t>コンプライアンス精査の次のステップは、頒布の方法とモード、頒布するパッケージのタイプ、および頒布メカニズムを決定することです。</w:t>
      </w:r>
    </w:p>
    <w:p w:rsidR="00FB18D6" w:rsidRPr="007E57E9" w:rsidRDefault="00FB18D6" w:rsidP="00184366">
      <w:pPr>
        <w:pStyle w:val="Ibrahim0"/>
        <w:spacing w:before="120" w:after="120"/>
      </w:pPr>
      <w:r w:rsidRPr="007E57E9">
        <w:rPr>
          <w:rFonts w:hint="eastAsia"/>
        </w:rPr>
        <w:t>頒布前検証の目的は、以下を確実にすることです：</w:t>
      </w:r>
    </w:p>
    <w:p w:rsidR="00FB18D6" w:rsidRPr="007E57E9" w:rsidRDefault="00FB18D6" w:rsidP="00DA1826">
      <w:pPr>
        <w:pStyle w:val="Ibrahim"/>
        <w:spacing w:before="120"/>
      </w:pPr>
      <w:r w:rsidRPr="007E57E9">
        <w:t>頒布されることになっているオープン ソース パッケージは、特定され、承認されている。</w:t>
      </w:r>
    </w:p>
    <w:p w:rsidR="00FB18D6" w:rsidRPr="007E57E9" w:rsidRDefault="00FB18D6" w:rsidP="00DA1826">
      <w:pPr>
        <w:pStyle w:val="Ibrahim"/>
        <w:spacing w:before="120"/>
      </w:pPr>
      <w:r w:rsidRPr="007E57E9">
        <w:t>ソース コード パッケージ（変更を含む）は、製品として出荷されるバイナリと一致することが確認されている。</w:t>
      </w:r>
    </w:p>
    <w:p w:rsidR="00DA1826" w:rsidRDefault="00FB18D6" w:rsidP="00DA1826">
      <w:pPr>
        <w:pStyle w:val="Ibrahim"/>
        <w:spacing w:before="120"/>
      </w:pPr>
      <w:r w:rsidRPr="007E57E9">
        <w:t>適切な通知が、製品文書に含まれていて、エンド ユーザーに特定のオープン ソースのソース コードを要求する権利があることを知らせている。</w:t>
      </w:r>
    </w:p>
    <w:p w:rsidR="00FB18D6" w:rsidRPr="007E57E9" w:rsidRDefault="00FB18D6" w:rsidP="00184366">
      <w:pPr>
        <w:pStyle w:val="Ibrahim"/>
        <w:spacing w:before="120"/>
      </w:pPr>
      <w:r w:rsidRPr="007E57E9">
        <w:t>全てのソース コード コメントはレビューされ、不適切な内容は取り除かれている。これは厳密にはコンプライアンスの課題ではないですが、しかしながら、ある場合には、コードが受け取られた場所に関する無邪気なコメントが大きなコンプライアンスに関する問い合わせを生むきっかけになる可能性があります。</w:t>
      </w:r>
    </w:p>
    <w:p w:rsidR="00FB18D6" w:rsidRPr="007E57E9" w:rsidRDefault="00FB18D6" w:rsidP="00B8254F">
      <w:pPr>
        <w:pStyle w:val="4"/>
        <w:spacing w:before="240" w:after="120"/>
        <w:rPr>
          <w:lang w:eastAsia="ja-JP"/>
        </w:rPr>
      </w:pPr>
      <w:r w:rsidRPr="007E57E9">
        <w:rPr>
          <w:rFonts w:hint="eastAsia"/>
          <w:lang w:eastAsia="ja-JP"/>
        </w:rPr>
        <w:t>頒布前検証フェーズの前提条件</w:t>
      </w:r>
    </w:p>
    <w:p w:rsidR="00B8254F" w:rsidRDefault="00FB18D6" w:rsidP="00184366">
      <w:pPr>
        <w:pStyle w:val="Ibrahim0"/>
        <w:spacing w:before="120" w:after="120"/>
      </w:pPr>
      <w:r w:rsidRPr="007E57E9">
        <w:rPr>
          <w:rFonts w:hint="eastAsia"/>
        </w:rPr>
        <w:t>コンポーネントは利用が承認され、ソフトウェア一覧表に登録され、全ての通知が収集され義務履行のために送付されている。</w:t>
      </w:r>
    </w:p>
    <w:p w:rsidR="00B8254F" w:rsidRDefault="00B8254F">
      <w:pPr>
        <w:rPr>
          <w:rFonts w:hAnsi="メイリオ" w:cs="ＭＳ ゴシック"/>
          <w:spacing w:val="-3"/>
          <w:w w:val="95"/>
          <w:sz w:val="20"/>
          <w:szCs w:val="20"/>
          <w:lang w:eastAsia="ja-JP"/>
        </w:rPr>
      </w:pPr>
      <w:r>
        <w:rPr>
          <w:lang w:eastAsia="ja-JP"/>
        </w:rPr>
        <w:br w:type="page"/>
      </w:r>
    </w:p>
    <w:p w:rsidR="00FB18D6" w:rsidRPr="007E57E9" w:rsidRDefault="00FB18D6" w:rsidP="00B8254F">
      <w:pPr>
        <w:pStyle w:val="4"/>
        <w:spacing w:before="240" w:after="120"/>
        <w:rPr>
          <w:lang w:eastAsia="ja-JP"/>
        </w:rPr>
      </w:pPr>
      <w:r w:rsidRPr="007E57E9">
        <w:rPr>
          <w:rFonts w:hint="eastAsia"/>
          <w:lang w:eastAsia="ja-JP"/>
        </w:rPr>
        <w:t>頒布前検証フェーズの結果</w:t>
      </w:r>
    </w:p>
    <w:p w:rsidR="00FB18D6" w:rsidRPr="007E57E9" w:rsidRDefault="00FB18D6" w:rsidP="00B8254F">
      <w:pPr>
        <w:pStyle w:val="Ibrahim"/>
        <w:spacing w:before="120"/>
      </w:pPr>
      <w:r w:rsidRPr="007E57E9">
        <w:t>頒布方法と様式を決定します</w:t>
      </w:r>
    </w:p>
    <w:p w:rsidR="00FB18D6" w:rsidRDefault="00FB18D6" w:rsidP="00B8254F">
      <w:pPr>
        <w:pStyle w:val="Ibrahim"/>
        <w:spacing w:before="120"/>
      </w:pPr>
      <w:r w:rsidRPr="007E57E9">
        <w:t>全ての頒布前検証が問題なく完了していることを確実にします。</w:t>
      </w:r>
    </w:p>
    <w:p w:rsidR="00FB18D6" w:rsidRPr="007E57E9" w:rsidRDefault="00FB18D6" w:rsidP="00984D73">
      <w:pPr>
        <w:pStyle w:val="3"/>
        <w:spacing w:before="360" w:after="120"/>
      </w:pPr>
      <w:bookmarkStart w:id="1164" w:name="_Toc504728073"/>
      <w:r w:rsidRPr="007E57E9">
        <w:rPr>
          <w:rFonts w:hint="eastAsia"/>
        </w:rPr>
        <w:t>ステップ</w:t>
      </w:r>
      <w:r w:rsidR="003121D6">
        <w:rPr>
          <w:rFonts w:hint="eastAsia"/>
        </w:rPr>
        <w:t>9</w:t>
      </w:r>
      <w:r w:rsidR="003121D6">
        <w:t xml:space="preserve"> </w:t>
      </w:r>
      <w:r w:rsidR="003121D6">
        <w:rPr>
          <w:rFonts w:hint="eastAsia"/>
        </w:rPr>
        <w:t>―</w:t>
      </w:r>
      <w:r w:rsidR="003121D6">
        <w:t xml:space="preserve"> </w:t>
      </w:r>
      <w:r w:rsidRPr="007E57E9">
        <w:t>頒布</w:t>
      </w:r>
      <w:bookmarkEnd w:id="1164"/>
    </w:p>
    <w:p w:rsidR="00FB18D6" w:rsidRPr="007E57E9" w:rsidRDefault="00FB18D6" w:rsidP="00184366">
      <w:pPr>
        <w:pStyle w:val="Ibrahim0"/>
        <w:spacing w:before="120" w:after="120"/>
      </w:pPr>
      <w:r w:rsidRPr="007E57E9">
        <w:rPr>
          <w:rFonts w:hint="eastAsia"/>
        </w:rPr>
        <w:t>頒布前検証が全て完了したら、対応する製品とバージョンをラベル付けして（このシナリオは、ソース</w:t>
      </w:r>
      <w:r w:rsidRPr="007E57E9">
        <w:t xml:space="preserve"> コードを入手可能になることを想定しています。他の方法は後続の章で議論します。）、オープン ソース パッケージを頒布用ウェブサイトにアップロードします。この作業は、コードのダウンロードを希望する人には役に立ちますが、これ自体でライセンス義務を満たしていることにはなりません。</w:t>
      </w:r>
      <w:del w:id="1165" w:author="Mieko Sato" w:date="2018-01-25T15:52:00Z">
        <w:r w:rsidRPr="007E57E9" w:rsidDel="007F33FC">
          <w:delText>更に</w:delText>
        </w:r>
      </w:del>
      <w:ins w:id="1166" w:author="Mieko Sato" w:date="2018-01-25T15:52:00Z">
        <w:r w:rsidR="007F33FC">
          <w:t>さらに</w:t>
        </w:r>
      </w:ins>
      <w:r w:rsidRPr="007E57E9">
        <w:t>、推奨プラクティスでは、コンプライアンスやオープン ソースに関係する問い合わせの受付に関する、電子メールや住所などの情報を提供します。</w:t>
      </w:r>
    </w:p>
    <w:p w:rsidR="00FB18D6" w:rsidRPr="007E57E9" w:rsidRDefault="00FB18D6" w:rsidP="00984D73">
      <w:pPr>
        <w:pStyle w:val="4"/>
        <w:spacing w:before="240" w:after="120"/>
        <w:rPr>
          <w:lang w:eastAsia="ja-JP"/>
        </w:rPr>
      </w:pPr>
      <w:r w:rsidRPr="007E57E9">
        <w:rPr>
          <w:rFonts w:hint="eastAsia"/>
          <w:lang w:eastAsia="ja-JP"/>
        </w:rPr>
        <w:t>頒布フェーズの前提条件</w:t>
      </w:r>
    </w:p>
    <w:p w:rsidR="00FB18D6" w:rsidRPr="007E57E9" w:rsidRDefault="00FB18D6" w:rsidP="00184366">
      <w:pPr>
        <w:pStyle w:val="Ibrahim0"/>
        <w:spacing w:before="120" w:after="120"/>
      </w:pPr>
      <w:r w:rsidRPr="007E57E9">
        <w:rPr>
          <w:rFonts w:hint="eastAsia"/>
        </w:rPr>
        <w:t>全ての頒布前検証がチェックされ、問題が発見されていない。</w:t>
      </w:r>
    </w:p>
    <w:p w:rsidR="00FB18D6" w:rsidRPr="007E57E9" w:rsidRDefault="00FB18D6" w:rsidP="00984D73">
      <w:pPr>
        <w:pStyle w:val="4"/>
        <w:spacing w:before="240" w:after="120"/>
        <w:rPr>
          <w:lang w:eastAsia="ja-JP"/>
        </w:rPr>
      </w:pPr>
      <w:r w:rsidRPr="007E57E9">
        <w:rPr>
          <w:rFonts w:hint="eastAsia"/>
          <w:lang w:eastAsia="ja-JP"/>
        </w:rPr>
        <w:t>頒布フェーズの結果</w:t>
      </w:r>
    </w:p>
    <w:p w:rsidR="00FB18D6" w:rsidRPr="007E57E9" w:rsidRDefault="00FB18D6" w:rsidP="00184366">
      <w:pPr>
        <w:pStyle w:val="Ibrahim0"/>
        <w:spacing w:before="120" w:after="120"/>
      </w:pPr>
      <w:r w:rsidRPr="007E57E9">
        <w:rPr>
          <w:rFonts w:hint="eastAsia"/>
        </w:rPr>
        <w:t>対象のコンポーネントのソース</w:t>
      </w:r>
      <w:r w:rsidRPr="007E57E9">
        <w:t xml:space="preserve"> コードは、頒布用のウェブサイトにアップロードされる。（そういう頒布方法が選択された場合）</w:t>
      </w:r>
    </w:p>
    <w:p w:rsidR="00FB18D6" w:rsidRPr="007E57E9" w:rsidRDefault="00FB18D6" w:rsidP="00984D73">
      <w:pPr>
        <w:pStyle w:val="3"/>
        <w:spacing w:before="360" w:after="120"/>
      </w:pPr>
      <w:bookmarkStart w:id="1167" w:name="_Toc504728074"/>
      <w:r w:rsidRPr="007E57E9">
        <w:rPr>
          <w:rFonts w:hint="eastAsia"/>
        </w:rPr>
        <w:t>ステップ</w:t>
      </w:r>
      <w:r w:rsidR="003121D6">
        <w:rPr>
          <w:rFonts w:hint="eastAsia"/>
        </w:rPr>
        <w:t>1</w:t>
      </w:r>
      <w:r w:rsidR="003121D6">
        <w:t xml:space="preserve">0 </w:t>
      </w:r>
      <w:r w:rsidR="003121D6">
        <w:rPr>
          <w:rFonts w:hint="eastAsia"/>
        </w:rPr>
        <w:t>―</w:t>
      </w:r>
      <w:r w:rsidR="003121D6">
        <w:t xml:space="preserve"> </w:t>
      </w:r>
      <w:r w:rsidRPr="007E57E9">
        <w:t>最終検証</w:t>
      </w:r>
      <w:bookmarkEnd w:id="1167"/>
    </w:p>
    <w:p w:rsidR="00984D73" w:rsidRDefault="00FB18D6" w:rsidP="00184366">
      <w:pPr>
        <w:pStyle w:val="Ibrahim0"/>
        <w:spacing w:before="120" w:after="120"/>
      </w:pPr>
      <w:r w:rsidRPr="007E57E9">
        <w:rPr>
          <w:rFonts w:hint="eastAsia"/>
        </w:rPr>
        <w:t>オープン</w:t>
      </w:r>
      <w:r w:rsidRPr="007E57E9">
        <w:t xml:space="preserve"> ソース パッケージを頒布用のウェブサイトにアップロードしたら、パッケージが正しくアップロードされ、ダウンロードでき、エラー無しに外部コンピューターで解凍できることを確認します。もし、パッチを提供する時には、それが容易に適用できること、アップストリーム コンポーネントの適切なバージョンを特定していることを確認します。</w:t>
      </w:r>
    </w:p>
    <w:p w:rsidR="00984D73" w:rsidRDefault="00984D73">
      <w:pPr>
        <w:rPr>
          <w:rFonts w:hAnsi="メイリオ" w:cs="ＭＳ ゴシック"/>
          <w:spacing w:val="-3"/>
          <w:w w:val="95"/>
          <w:sz w:val="20"/>
          <w:szCs w:val="20"/>
          <w:lang w:eastAsia="ja-JP"/>
        </w:rPr>
      </w:pPr>
      <w:r>
        <w:rPr>
          <w:lang w:eastAsia="ja-JP"/>
        </w:rPr>
        <w:br w:type="page"/>
      </w:r>
    </w:p>
    <w:p w:rsidR="00FB18D6" w:rsidRPr="007E57E9" w:rsidRDefault="00FB18D6" w:rsidP="00984D73">
      <w:pPr>
        <w:pStyle w:val="4"/>
        <w:spacing w:before="240" w:after="120"/>
        <w:rPr>
          <w:lang w:eastAsia="ja-JP"/>
        </w:rPr>
      </w:pPr>
      <w:r w:rsidRPr="007E57E9">
        <w:rPr>
          <w:rFonts w:hint="eastAsia"/>
          <w:lang w:eastAsia="ja-JP"/>
        </w:rPr>
        <w:t>最終検証フェーズの前提条件</w:t>
      </w:r>
    </w:p>
    <w:p w:rsidR="00FB18D6" w:rsidRPr="007E57E9" w:rsidRDefault="00FB18D6" w:rsidP="00184366">
      <w:pPr>
        <w:pStyle w:val="Ibrahim0"/>
        <w:spacing w:before="120" w:after="120"/>
      </w:pPr>
      <w:r w:rsidRPr="007E57E9">
        <w:rPr>
          <w:rFonts w:hint="eastAsia"/>
        </w:rPr>
        <w:t>ソース</w:t>
      </w:r>
      <w:r w:rsidRPr="007E57E9">
        <w:t xml:space="preserve"> コードはウェブサイト上で公開される。</w:t>
      </w:r>
    </w:p>
    <w:p w:rsidR="00FB18D6" w:rsidRPr="007E57E9" w:rsidRDefault="00FB18D6" w:rsidP="00984D73">
      <w:pPr>
        <w:pStyle w:val="4"/>
        <w:spacing w:before="240" w:after="120"/>
        <w:rPr>
          <w:lang w:eastAsia="ja-JP"/>
        </w:rPr>
      </w:pPr>
      <w:r w:rsidRPr="007E57E9">
        <w:rPr>
          <w:rFonts w:hint="eastAsia"/>
          <w:lang w:eastAsia="ja-JP"/>
        </w:rPr>
        <w:t>最終検証の結果</w:t>
      </w:r>
    </w:p>
    <w:p w:rsidR="00FB18D6" w:rsidRPr="007E57E9" w:rsidRDefault="00FB18D6" w:rsidP="00184366">
      <w:pPr>
        <w:pStyle w:val="Ibrahim0"/>
        <w:spacing w:before="120" w:after="120"/>
      </w:pPr>
      <w:r w:rsidRPr="007E57E9">
        <w:rPr>
          <w:rFonts w:hint="eastAsia"/>
        </w:rPr>
        <w:t>ソース</w:t>
      </w:r>
      <w:r w:rsidRPr="007E57E9">
        <w:t xml:space="preserve"> コードは正しくアップロードされ、ダウンロード可能で、承認されたものと同じバージョンに対応しているという確認結果を受けます。 </w:t>
      </w:r>
    </w:p>
    <w:p w:rsidR="00213F3F" w:rsidRDefault="00213F3F" w:rsidP="00184366">
      <w:pPr>
        <w:pStyle w:val="Ibrahim0"/>
        <w:spacing w:before="120" w:after="120"/>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984D73" w:rsidRPr="000767B5" w:rsidRDefault="00984D73" w:rsidP="000767B5">
      <w:pPr>
        <w:pStyle w:val="1"/>
        <w:ind w:right="1247"/>
        <w:rPr>
          <w:color w:val="auto"/>
          <w:sz w:val="32"/>
          <w:szCs w:val="32"/>
        </w:rPr>
      </w:pPr>
      <w:bookmarkStart w:id="1168" w:name="Chapter_5"/>
      <w:bookmarkStart w:id="1169" w:name="COMPLIANCE_PROCESSES_AND_POLICIES"/>
      <w:bookmarkStart w:id="1170" w:name="POLICY"/>
      <w:bookmarkStart w:id="1171" w:name="_Toc504728075"/>
      <w:bookmarkEnd w:id="1168"/>
      <w:bookmarkEnd w:id="1169"/>
      <w:bookmarkEnd w:id="1170"/>
      <w:r w:rsidRPr="000767B5">
        <w:rPr>
          <w:rFonts w:hint="eastAsia"/>
        </w:rPr>
        <w:t>第</w:t>
      </w:r>
      <w:r w:rsidRPr="000767B5">
        <w:t>5章</w:t>
      </w:r>
      <w:r w:rsidRPr="000767B5">
        <w:br/>
      </w:r>
      <w:r w:rsidRPr="000767B5">
        <w:rPr>
          <w:rFonts w:hint="eastAsia"/>
          <w:color w:val="auto"/>
          <w:sz w:val="32"/>
          <w:szCs w:val="32"/>
        </w:rPr>
        <w:t>コンプライアンス</w:t>
      </w:r>
      <w:r w:rsidRPr="000767B5">
        <w:rPr>
          <w:color w:val="auto"/>
          <w:sz w:val="32"/>
          <w:szCs w:val="32"/>
        </w:rPr>
        <w:t xml:space="preserve"> プロセスとポリシー</w:t>
      </w:r>
      <w:bookmarkEnd w:id="1171"/>
    </w:p>
    <w:p w:rsidR="00AF3D69" w:rsidRPr="003729EC" w:rsidRDefault="00AF3D69" w:rsidP="002D3F73">
      <w:pPr>
        <w:pStyle w:val="Ibrahim0"/>
        <w:spacing w:beforeLines="0" w:before="0" w:afterLines="0" w:after="0"/>
      </w:pPr>
      <w:r w:rsidRPr="003729EC">
        <w:rPr>
          <w:rFonts w:hint="eastAsia"/>
        </w:rPr>
        <w:t>本書の目的から、ここでの議論の焦点は、商用製品におけるオープン</w:t>
      </w:r>
      <w:r w:rsidRPr="003729EC">
        <w:t xml:space="preserve"> ソースとプロプライエタリやサード パーティ </w:t>
      </w:r>
      <w:del w:id="1172" w:author="Mieko Sato" w:date="2018-01-25T15:45:00Z">
        <w:r w:rsidRPr="003729EC" w:rsidDel="00E15361">
          <w:delText>ソースコード</w:delText>
        </w:r>
      </w:del>
      <w:ins w:id="1173" w:author="Mieko Sato" w:date="2018-01-25T15:45:00Z">
        <w:r w:rsidR="00E15361">
          <w:t>ソース コード</w:t>
        </w:r>
      </w:ins>
      <w:r w:rsidRPr="003729EC">
        <w:t>との統合や利用に当てます。ここでの議論では、テストや評価目的など組織内だけで利用されるオープン ソースのためのポリシーやプロセスは除外されますこの章では、基本コンプライアンス プロセスとインクリメンタル コンプライアンス プロセスや、インクリメンタル コンプライアンスを達成するためのガイドラインに加えて、利用ポリシーや利用プロセスも議論します。</w:t>
      </w:r>
    </w:p>
    <w:p w:rsidR="00AF3D69" w:rsidRPr="007E57E9" w:rsidRDefault="00AF3D69" w:rsidP="001727B2">
      <w:pPr>
        <w:pStyle w:val="2"/>
      </w:pPr>
      <w:bookmarkStart w:id="1174" w:name="_Toc504728076"/>
      <w:r w:rsidRPr="007E57E9">
        <w:rPr>
          <w:rFonts w:hint="eastAsia"/>
        </w:rPr>
        <w:t>ポリシー</w:t>
      </w:r>
      <w:bookmarkEnd w:id="1174"/>
    </w:p>
    <w:p w:rsidR="00AF3D69" w:rsidRPr="007E57E9" w:rsidRDefault="00AF3D69" w:rsidP="00AF3D69">
      <w:pPr>
        <w:pStyle w:val="Ibrahim0"/>
        <w:spacing w:before="120" w:after="120"/>
      </w:pPr>
      <w:r w:rsidRPr="007E57E9">
        <w:rPr>
          <w:rFonts w:hint="eastAsia"/>
        </w:rPr>
        <w:t>利用ポリシーは、コンプライアンス</w:t>
      </w:r>
      <w:r w:rsidRPr="007E57E9">
        <w:t xml:space="preserve"> プログラムの不可欠要素です。このポリシーは、長文や複雑なものである必要はありません。単純なポリシーでも、以下の項目を要求するものであれば、複雑なポリシーと同じように効果的であることができます。</w:t>
      </w:r>
    </w:p>
    <w:p w:rsidR="00AF3D69" w:rsidRDefault="00AF3D69" w:rsidP="00AF3D69">
      <w:pPr>
        <w:pStyle w:val="Ibrahim"/>
        <w:spacing w:before="120"/>
      </w:pPr>
      <w:r w:rsidRPr="007E57E9">
        <w:t>技術者は、いかなるオープン ソースであっても製品に統合する前には、OSRBから承認を得ることが必要です。</w:t>
      </w:r>
    </w:p>
    <w:p w:rsidR="00AF3D69" w:rsidRPr="007E57E9" w:rsidRDefault="00AF3D69" w:rsidP="00AF3D69">
      <w:pPr>
        <w:pStyle w:val="Ibrahim"/>
        <w:spacing w:before="120"/>
      </w:pPr>
      <w:r w:rsidRPr="007E57E9">
        <w:t>サード パーティ企業から受け取るソフトウェアは、含まれているオープン ソースを全て特定しなければなりません。このことは、製品出荷前までにライセンス義務を実施することを確実にしてくれます。</w:t>
      </w:r>
    </w:p>
    <w:p w:rsidR="00AF3D69" w:rsidRPr="007E57E9" w:rsidRDefault="00AF3D69" w:rsidP="00AF3D69">
      <w:pPr>
        <w:pStyle w:val="Ibrahim"/>
        <w:spacing w:before="120"/>
      </w:pPr>
      <w:r w:rsidRPr="007E57E9">
        <w:t>全てのソフトウェアは、監査とレビューを受ける必要があります。これにはプロプライエタリ ソフトウェア、サード パーティ プロバイダーから受け取ったソフトウェア、そしてオープン ソース ソフトウェアを含みます。</w:t>
      </w:r>
    </w:p>
    <w:p w:rsidR="00AF3D69" w:rsidRPr="007E57E9" w:rsidRDefault="00AF3D69" w:rsidP="00AF3D69">
      <w:pPr>
        <w:pStyle w:val="Ibrahim"/>
        <w:spacing w:before="120"/>
      </w:pPr>
      <w:r w:rsidRPr="007E57E9">
        <w:t>製品は、顧客が受け取る前に、オープン ソース ライセンス義務を実施しておく必要があります。</w:t>
      </w:r>
    </w:p>
    <w:p w:rsidR="00AF3D69" w:rsidRPr="007E57E9" w:rsidRDefault="00AF3D69" w:rsidP="00AF3D69">
      <w:pPr>
        <w:pStyle w:val="Ibrahim"/>
        <w:spacing w:before="120"/>
      </w:pPr>
      <w:r w:rsidRPr="007E57E9">
        <w:t>一つの製品に対する承認は、たとえ同じオープン ソース コンポーネントを利用していても、別の製品への承認とはなりません。</w:t>
      </w:r>
    </w:p>
    <w:p w:rsidR="00AF3D69" w:rsidRPr="007E57E9" w:rsidRDefault="00AF3D69" w:rsidP="00AF3D69">
      <w:pPr>
        <w:pStyle w:val="Ibrahim"/>
        <w:spacing w:before="120"/>
      </w:pPr>
      <w:r w:rsidRPr="007E57E9">
        <w:t>全ての変更されたコンポーネントは、承認プロセスを通過しなければなりません。</w:t>
      </w:r>
    </w:p>
    <w:p w:rsidR="00AF3D69" w:rsidRPr="007E57E9" w:rsidRDefault="00AF3D69" w:rsidP="00AF3D69">
      <w:pPr>
        <w:pStyle w:val="Ibrahim0"/>
        <w:spacing w:before="120" w:after="120"/>
      </w:pPr>
      <w:r w:rsidRPr="007E57E9">
        <w:rPr>
          <w:rFonts w:hint="eastAsia"/>
        </w:rPr>
        <w:t>これらの規則は、いずれのソフトウェア（プロプライエタリ、サード</w:t>
      </w:r>
      <w:r w:rsidRPr="007E57E9">
        <w:t xml:space="preserve"> パーティ、オープン ソース）も製品基盤へ導入されるまでに監査され、レビューされ、承認されることを確実にします。さらに、それは、顧客が製品を受け取る前に、</w:t>
      </w:r>
      <w:del w:id="1175" w:author="Mieko Sato" w:date="2018-01-25T16:41:00Z">
        <w:r w:rsidRPr="007E57E9" w:rsidDel="00D56E5E">
          <w:delText>様々</w:delText>
        </w:r>
      </w:del>
      <w:ins w:id="1176" w:author="Mieko Sato" w:date="2018-01-25T16:41:00Z">
        <w:r w:rsidR="00D56E5E">
          <w:t>さまざま</w:t>
        </w:r>
      </w:ins>
      <w:r w:rsidRPr="007E57E9">
        <w:t>なソフトウェア コンポーネント利用に起因するライセンス義務を実行する計画を、企業が持つことを確実にします。</w:t>
      </w:r>
    </w:p>
    <w:p w:rsidR="00AF3D69" w:rsidRPr="007E57E9" w:rsidRDefault="00AF3D69" w:rsidP="001727B2">
      <w:pPr>
        <w:pStyle w:val="2"/>
      </w:pPr>
      <w:bookmarkStart w:id="1177" w:name="_Toc504728077"/>
      <w:r w:rsidRPr="007E57E9">
        <w:rPr>
          <w:rFonts w:hint="eastAsia"/>
        </w:rPr>
        <w:t>プロセス</w:t>
      </w:r>
      <w:bookmarkEnd w:id="1177"/>
    </w:p>
    <w:p w:rsidR="00AF3D69" w:rsidRPr="007E57E9" w:rsidRDefault="00AF3D69" w:rsidP="00AF3D69">
      <w:pPr>
        <w:pStyle w:val="Ibrahim0"/>
        <w:spacing w:before="120" w:after="120"/>
      </w:pPr>
      <w:r w:rsidRPr="007E57E9">
        <w:rPr>
          <w:rFonts w:hint="eastAsia"/>
        </w:rPr>
        <w:t>コンプライアンス利用プロセスは、問題となるソフトウェア</w:t>
      </w:r>
      <w:r w:rsidRPr="007E57E9">
        <w:t xml:space="preserve"> パッケージの</w:t>
      </w:r>
      <w:del w:id="1178" w:author="Mieko Sato" w:date="2018-01-25T15:45:00Z">
        <w:r w:rsidRPr="007E57E9" w:rsidDel="00E15361">
          <w:delText>ソースコード</w:delText>
        </w:r>
      </w:del>
      <w:ins w:id="1179" w:author="Mieko Sato" w:date="2018-01-25T15:45:00Z">
        <w:r w:rsidR="00E15361">
          <w:t>ソース コード</w:t>
        </w:r>
      </w:ins>
      <w:r w:rsidRPr="007E57E9">
        <w:t>のスキャン、発見された課題の特定と解決、法務レビューおよびアーキテクチャー レビューの実施、そのソフトウェア パッケージに対する利用許可に関する判断を含みます。</w:t>
      </w:r>
    </w:p>
    <w:p w:rsidR="00213F3F" w:rsidRDefault="003772FD" w:rsidP="00620C41">
      <w:pPr>
        <w:pStyle w:val="Ibrahim0"/>
        <w:spacing w:before="120" w:after="120"/>
      </w:pPr>
      <w:r>
        <w:rPr>
          <w:noProof/>
        </w:rPr>
        <w:drawing>
          <wp:anchor distT="0" distB="0" distL="114300" distR="114300" simplePos="0" relativeHeight="503247752" behindDoc="0" locked="0" layoutInCell="1" allowOverlap="1" wp14:anchorId="65A3BEE8">
            <wp:simplePos x="0" y="0"/>
            <wp:positionH relativeFrom="column">
              <wp:posOffset>381000</wp:posOffset>
            </wp:positionH>
            <wp:positionV relativeFrom="paragraph">
              <wp:posOffset>845185</wp:posOffset>
            </wp:positionV>
            <wp:extent cx="4511040" cy="889000"/>
            <wp:effectExtent l="0" t="0" r="3810" b="6350"/>
            <wp:wrapTopAndBottom/>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1104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D69" w:rsidRPr="007E57E9">
        <w:rPr>
          <w:rFonts w:hint="eastAsia"/>
        </w:rPr>
        <w:t>図</w:t>
      </w:r>
      <w:r w:rsidR="00AF3D69" w:rsidRPr="007E57E9">
        <w:t>14は、コンプライアンス利用プロセスの簡略化された図を示しています。この図は、プロセスの反復的な性質は示していません。より詳しい図は、図17（90ページ）に示します。</w:t>
      </w:r>
    </w:p>
    <w:p w:rsidR="003772FD" w:rsidRDefault="003772FD" w:rsidP="00620C41">
      <w:pPr>
        <w:pStyle w:val="Ibrahim2"/>
        <w:spacing w:after="120"/>
      </w:pPr>
    </w:p>
    <w:p w:rsidR="00213F3F" w:rsidRDefault="00620C41" w:rsidP="00620C41">
      <w:pPr>
        <w:pStyle w:val="Ibrahim2"/>
        <w:spacing w:after="120"/>
        <w:rPr>
          <w:i/>
          <w:sz w:val="18"/>
        </w:rPr>
      </w:pPr>
      <w:r w:rsidRPr="007E57E9">
        <w:rPr>
          <w:rFonts w:hint="eastAsia"/>
        </w:rPr>
        <w:t>図</w:t>
      </w:r>
      <w:r w:rsidRPr="007E57E9">
        <w:t>14. コンプライアンス利用プロセスの例</w:t>
      </w:r>
    </w:p>
    <w:p w:rsidR="00620C41" w:rsidRPr="007E57E9" w:rsidRDefault="00620C41" w:rsidP="00620C41">
      <w:pPr>
        <w:pStyle w:val="3"/>
        <w:spacing w:before="360" w:after="120"/>
      </w:pPr>
      <w:bookmarkStart w:id="1180" w:name="_Toc504728078"/>
      <w:r w:rsidRPr="007E57E9">
        <w:rPr>
          <w:rFonts w:hint="eastAsia"/>
        </w:rPr>
        <w:t>ソース</w:t>
      </w:r>
      <w:r w:rsidRPr="007E57E9">
        <w:t xml:space="preserve"> コード スキャン</w:t>
      </w:r>
      <w:bookmarkEnd w:id="1180"/>
    </w:p>
    <w:p w:rsidR="00620C41" w:rsidRDefault="00620C41" w:rsidP="00620C41">
      <w:pPr>
        <w:pStyle w:val="Ibrahim0"/>
        <w:spacing w:before="120" w:after="120"/>
      </w:pPr>
      <w:r w:rsidRPr="007E57E9">
        <w:rPr>
          <w:rFonts w:hint="eastAsia"/>
        </w:rPr>
        <w:t>ソース</w:t>
      </w:r>
      <w:r w:rsidRPr="007E57E9">
        <w:t xml:space="preserve"> コード スキャン フェーズで、全てのソース コードはソース コード スキャン ツールを使用してスキャンされます。図15（82ページ）は、ソース コード スキャンを開始する要因を示しています。それらは、</w:t>
      </w:r>
    </w:p>
    <w:p w:rsidR="00620C41" w:rsidRDefault="00620C41">
      <w:pPr>
        <w:rPr>
          <w:rFonts w:hAnsi="メイリオ" w:cs="ＭＳ ゴシック"/>
          <w:spacing w:val="-3"/>
          <w:w w:val="95"/>
          <w:sz w:val="20"/>
          <w:szCs w:val="20"/>
          <w:lang w:eastAsia="ja-JP"/>
        </w:rPr>
      </w:pPr>
      <w:r>
        <w:br w:type="page"/>
      </w:r>
    </w:p>
    <w:p w:rsidR="00620C41" w:rsidRPr="007E57E9" w:rsidRDefault="00620C41" w:rsidP="00620C41">
      <w:pPr>
        <w:pStyle w:val="Ibrahim"/>
        <w:spacing w:before="120"/>
      </w:pPr>
      <w:r w:rsidRPr="007E57E9">
        <w:t>通常、技術スタッフによって記入されるOSRB利用フォームの到着。これは、技術者や開発者が、問題となるソース コードについての基本情報を提供するために記入する簡単なオンラインのフォームです。フォームの提出によって、（JIRAやBugzillaなどのシステムで）コンプライアンス チケットが自動的に生成され、ソース コード スキャン要求が監査スタッフへ送られます。</w:t>
      </w:r>
    </w:p>
    <w:p w:rsidR="00620C41" w:rsidRPr="007E57E9" w:rsidRDefault="00620C41" w:rsidP="00620C41">
      <w:pPr>
        <w:pStyle w:val="Ibrahim"/>
        <w:spacing w:before="120"/>
      </w:pPr>
      <w:r w:rsidRPr="007E57E9">
        <w:t>定期的に計画された全プラットフォーム スキャン：こうしたスキャンは、ソフトウェア プラットフォームにOSRBフォーム無しで忍び込んでいるかもしれないオープン ソースを明らかにするのに非常に役に立ちます。</w:t>
      </w:r>
    </w:p>
    <w:p w:rsidR="00620C41" w:rsidRPr="007E57E9" w:rsidRDefault="00620C41" w:rsidP="00620C41">
      <w:pPr>
        <w:pStyle w:val="Ibrahim"/>
        <w:spacing w:before="120"/>
      </w:pPr>
      <w:r w:rsidRPr="007E57E9">
        <w:t>前に承認されたソフトウェア コンポーネントに対する変更：多くの場合、技術スタッフは特定のバージョンのOSS コンポーネントを評価やテストして、新しいバージョンが利用可能になった時にそのコンポーネントを採用します。</w:t>
      </w:r>
    </w:p>
    <w:p w:rsidR="00620C41" w:rsidRPr="007E57E9" w:rsidRDefault="00620C41" w:rsidP="00620C41">
      <w:pPr>
        <w:pStyle w:val="Ibrahim"/>
        <w:spacing w:before="120"/>
      </w:pPr>
      <w:r w:rsidRPr="007E57E9">
        <w:t>オープン ソースを開示しているかわからないサード パーティ ソフトウェア プロバイダーから受け取ったソース コード。</w:t>
      </w:r>
    </w:p>
    <w:p w:rsidR="00620C41" w:rsidRPr="007E57E9" w:rsidRDefault="00620C41" w:rsidP="00620C41">
      <w:pPr>
        <w:pStyle w:val="Ibrahim"/>
        <w:spacing w:before="120"/>
      </w:pPr>
      <w:r w:rsidRPr="007E57E9">
        <w:t>作者やライセンスが不明であり、オープン ソースが含まれているかもしれないウェブからダウンロードしたソース コード。</w:t>
      </w:r>
    </w:p>
    <w:p w:rsidR="00620C41" w:rsidRPr="007E57E9" w:rsidRDefault="00620C41" w:rsidP="00620C41">
      <w:pPr>
        <w:pStyle w:val="Ibrahim"/>
        <w:spacing w:before="120"/>
      </w:pPr>
      <w:r w:rsidRPr="007E57E9">
        <w:t>技術者がオープン ソース コードを模倣しているかもしれないし、プロプライエタリ ソフトウェアにオープン ソース コード使っているかもしれないようなビルドシステムに、入ってくる新しいプロプライエタリ ソフトウェア コンポーネント。</w:t>
      </w:r>
    </w:p>
    <w:p w:rsidR="00213F3F" w:rsidRDefault="00213F3F" w:rsidP="00620C41">
      <w:pPr>
        <w:pStyle w:val="Ibrahim0"/>
        <w:spacing w:before="120" w:after="120"/>
        <w:sectPr w:rsidR="00213F3F" w:rsidSect="006D701A">
          <w:pgSz w:w="8400" w:h="11910" w:code="11"/>
          <w:pgMar w:top="440" w:right="0" w:bottom="340" w:left="0" w:header="340" w:footer="153" w:gutter="0"/>
          <w:cols w:space="720"/>
        </w:sectPr>
      </w:pPr>
    </w:p>
    <w:p w:rsidR="00213F3F" w:rsidRDefault="008F2C8C">
      <w:pPr>
        <w:pStyle w:val="a3"/>
        <w:spacing w:before="120" w:after="120"/>
        <w:ind w:left="1569"/>
        <w:rPr>
          <w:sz w:val="20"/>
        </w:rPr>
      </w:pPr>
      <w:r>
        <w:rPr>
          <w:noProof/>
          <w:sz w:val="20"/>
        </w:rPr>
        <w:drawing>
          <wp:anchor distT="0" distB="0" distL="114300" distR="114300" simplePos="0" relativeHeight="503248776" behindDoc="0" locked="0" layoutInCell="1" allowOverlap="1" wp14:anchorId="095934C8">
            <wp:simplePos x="0" y="0"/>
            <wp:positionH relativeFrom="column">
              <wp:posOffset>965200</wp:posOffset>
            </wp:positionH>
            <wp:positionV relativeFrom="paragraph">
              <wp:posOffset>106045</wp:posOffset>
            </wp:positionV>
            <wp:extent cx="2946400" cy="2633345"/>
            <wp:effectExtent l="0" t="0" r="6350" b="0"/>
            <wp:wrapTopAndBottom/>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640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066D" w:rsidRPr="00A47358" w:rsidRDefault="009A066D" w:rsidP="009A066D">
      <w:pPr>
        <w:pStyle w:val="Ibrahim2"/>
        <w:spacing w:after="120"/>
      </w:pPr>
      <w:bookmarkStart w:id="1181" w:name="Identification_and_Resolution"/>
      <w:bookmarkStart w:id="1182" w:name="Legal_Review_"/>
      <w:bookmarkEnd w:id="1181"/>
      <w:bookmarkEnd w:id="1182"/>
      <w:r w:rsidRPr="00A47358">
        <w:rPr>
          <w:rFonts w:hint="eastAsia"/>
        </w:rPr>
        <w:t>図</w:t>
      </w:r>
      <w:r w:rsidRPr="00A47358">
        <w:t>15</w:t>
      </w:r>
      <w:r w:rsidRPr="00A47358">
        <w:rPr>
          <w:rFonts w:hint="eastAsia"/>
        </w:rPr>
        <w:t>：ソース</w:t>
      </w:r>
      <w:r w:rsidRPr="00A47358">
        <w:t xml:space="preserve"> </w:t>
      </w:r>
      <w:r w:rsidRPr="00A47358">
        <w:rPr>
          <w:rFonts w:hint="eastAsia"/>
        </w:rPr>
        <w:t>コード</w:t>
      </w:r>
      <w:r w:rsidRPr="00A47358">
        <w:t xml:space="preserve"> </w:t>
      </w:r>
      <w:r w:rsidRPr="00A47358">
        <w:rPr>
          <w:rFonts w:hint="eastAsia"/>
        </w:rPr>
        <w:t>スキャンを開始するイベント</w:t>
      </w:r>
    </w:p>
    <w:p w:rsidR="009A066D" w:rsidRPr="007E57E9" w:rsidRDefault="009A066D" w:rsidP="009A066D">
      <w:pPr>
        <w:pStyle w:val="Ibrahim0"/>
        <w:spacing w:before="120" w:after="120"/>
      </w:pPr>
      <w:r w:rsidRPr="007E57E9">
        <w:rPr>
          <w:rFonts w:hint="eastAsia"/>
        </w:rPr>
        <w:t>法務レビューへの準備中に、ソース</w:t>
      </w:r>
      <w:r w:rsidRPr="007E57E9">
        <w:t xml:space="preserve"> コード スキャンを実施する担当者は、著作権や帰属を表記しているファイルに加えて、COPYING</w:t>
      </w:r>
      <w:ins w:id="1183" w:author="Mieko Sato" w:date="2018-01-25T16:34:00Z">
        <w:r w:rsidR="00586E3B">
          <w:rPr>
            <w:rFonts w:hint="eastAsia"/>
          </w:rPr>
          <w:t>、</w:t>
        </w:r>
      </w:ins>
      <w:del w:id="1184" w:author="Mieko Sato" w:date="2018-01-25T16:34:00Z">
        <w:r w:rsidRPr="007E57E9" w:rsidDel="00586E3B">
          <w:delText xml:space="preserve">, </w:delText>
        </w:r>
      </w:del>
      <w:r w:rsidRPr="007E57E9">
        <w:t>README</w:t>
      </w:r>
      <w:ins w:id="1185" w:author="Mieko Sato" w:date="2018-01-25T16:34:00Z">
        <w:r w:rsidR="00586E3B">
          <w:rPr>
            <w:rFonts w:hint="eastAsia"/>
          </w:rPr>
          <w:t>、</w:t>
        </w:r>
      </w:ins>
      <w:del w:id="1186" w:author="Mieko Sato" w:date="2018-01-25T16:34:00Z">
        <w:r w:rsidRPr="007E57E9" w:rsidDel="00586E3B">
          <w:delText xml:space="preserve">, </w:delText>
        </w:r>
      </w:del>
      <w:r w:rsidRPr="007E57E9">
        <w:t>LICENSEファイルなど、パッケージで見つかった全てのライセンス情報をコンプライアンス チケットに付けておくべきです。</w:t>
      </w:r>
    </w:p>
    <w:p w:rsidR="009A066D" w:rsidRPr="007E57E9" w:rsidRDefault="009A066D" w:rsidP="009A066D">
      <w:pPr>
        <w:pStyle w:val="3"/>
        <w:spacing w:before="360" w:after="120"/>
      </w:pPr>
      <w:bookmarkStart w:id="1187" w:name="_Toc504728079"/>
      <w:r w:rsidRPr="007E57E9">
        <w:rPr>
          <w:rFonts w:hint="eastAsia"/>
        </w:rPr>
        <w:t>特定と解決</w:t>
      </w:r>
      <w:bookmarkEnd w:id="1187"/>
    </w:p>
    <w:p w:rsidR="009A066D" w:rsidRPr="007E57E9" w:rsidRDefault="009A066D" w:rsidP="009A066D">
      <w:pPr>
        <w:pStyle w:val="Ibrahim0"/>
        <w:spacing w:before="120" w:after="120"/>
      </w:pPr>
      <w:r w:rsidRPr="007E57E9">
        <w:rPr>
          <w:rFonts w:hint="eastAsia"/>
        </w:rPr>
        <w:t>特定と解決フェーズで、監査チームは、スキャン</w:t>
      </w:r>
      <w:r w:rsidRPr="007E57E9">
        <w:t xml:space="preserve"> ツールでフラグをつけられたファイルやコード断片を検査し解決します。</w:t>
      </w:r>
    </w:p>
    <w:p w:rsidR="009A066D" w:rsidRPr="007E57E9" w:rsidRDefault="009A066D" w:rsidP="009A066D">
      <w:pPr>
        <w:pStyle w:val="3"/>
        <w:spacing w:before="360" w:after="120"/>
      </w:pPr>
      <w:bookmarkStart w:id="1188" w:name="_Toc504728080"/>
      <w:r w:rsidRPr="007E57E9">
        <w:rPr>
          <w:rFonts w:hint="eastAsia"/>
        </w:rPr>
        <w:t>法務レビュー</w:t>
      </w:r>
      <w:bookmarkEnd w:id="1188"/>
    </w:p>
    <w:p w:rsidR="009A066D" w:rsidRPr="007E57E9" w:rsidRDefault="009A066D" w:rsidP="009A066D">
      <w:pPr>
        <w:pStyle w:val="Ibrahim0"/>
        <w:spacing w:before="120" w:after="120"/>
      </w:pPr>
      <w:r w:rsidRPr="007E57E9">
        <w:rPr>
          <w:rFonts w:hint="eastAsia"/>
        </w:rPr>
        <w:t>法務レビュー</w:t>
      </w:r>
      <w:r w:rsidRPr="007E57E9">
        <w:t xml:space="preserve"> フェーズでは、法務担当（OSRBメンバー）は、スキャン ツールによって生成された報告や、ソフトウェア コンポーネントのライセンス情報や、技術者やOSRBメンバーによってコンプライアンス チケットに記載されたコメントをレビューします。ライセンスに問題が無いならば、法務担当は、ソフトウェア コンポーネントに関して、入るライセンスと出るライセンスを決定し、コンプライアンス アーキテクチャー レビュー フェーズへコンプライアンス チケットを進めます。例えば両立しないライセンスをもつソース コードを組み</w:t>
      </w:r>
      <w:r w:rsidRPr="007E57E9">
        <w:rPr>
          <w:rFonts w:hint="eastAsia"/>
        </w:rPr>
        <w:t>合わせるなど、ライセンスに課題が発見されたときには、法務担当はこれらの課題にフラグをつけて、コードの再作業のためにコンプライアンス</w:t>
      </w:r>
      <w:r w:rsidRPr="007E57E9">
        <w:t xml:space="preserve"> チケットを技術担当へ再割り当てします。ライセンス情報が不明確である、ライセンス情報が入手できない等、いくつかの場合には、法務担当は、不明瞭な点を明確にするとともに特定のソフトウェアに付与されているライセンスの確認をするために、プロジェクトのメインテナーやオープン ソース開発者にコンタクトします。</w:t>
      </w:r>
    </w:p>
    <w:p w:rsidR="009A066D" w:rsidRPr="007E57E9" w:rsidRDefault="009A066D" w:rsidP="0003385A">
      <w:pPr>
        <w:pStyle w:val="3"/>
        <w:spacing w:before="360" w:after="120"/>
      </w:pPr>
      <w:bookmarkStart w:id="1189" w:name="_Toc504728081"/>
      <w:r w:rsidRPr="007E57E9">
        <w:rPr>
          <w:rFonts w:hint="eastAsia"/>
        </w:rPr>
        <w:t>アーキテクチャー</w:t>
      </w:r>
      <w:r w:rsidRPr="007E57E9">
        <w:t xml:space="preserve"> レビュー</w:t>
      </w:r>
      <w:bookmarkEnd w:id="1189"/>
    </w:p>
    <w:p w:rsidR="009A066D" w:rsidRPr="007E57E9" w:rsidRDefault="009A066D" w:rsidP="009A066D">
      <w:pPr>
        <w:pStyle w:val="Ibrahim0"/>
        <w:spacing w:before="120" w:after="120"/>
      </w:pPr>
      <w:r w:rsidRPr="007E57E9">
        <w:rPr>
          <w:rFonts w:hint="eastAsia"/>
        </w:rPr>
        <w:t>アーキテクチャー</w:t>
      </w:r>
      <w:r w:rsidRPr="007E57E9">
        <w:t xml:space="preserve"> レビューの中では、コンプライアンス オフィサーとOSRB技術代表は、オープン ソースとプロプライエタリ、およびサード パーティ コードの間の相互関係を解析します。これは特定されたアーキテクチャー図を検査することで実行されます。</w:t>
      </w:r>
    </w:p>
    <w:p w:rsidR="0095567E" w:rsidRDefault="009A066D" w:rsidP="0095567E">
      <w:pPr>
        <w:pStyle w:val="Ibrahim"/>
        <w:spacing w:before="120"/>
      </w:pPr>
      <w:r w:rsidRPr="007E57E9">
        <w:t>オープン ソース コンポーネント (そのままで利用、又は変更して利用)</w:t>
      </w:r>
    </w:p>
    <w:p w:rsidR="009A066D" w:rsidRPr="007E57E9" w:rsidRDefault="009A066D" w:rsidP="0095567E">
      <w:pPr>
        <w:pStyle w:val="Ibrahim"/>
        <w:spacing w:before="120"/>
      </w:pPr>
      <w:r w:rsidRPr="007E57E9">
        <w:t>プロプライエタリ コンポーネント</w:t>
      </w:r>
    </w:p>
    <w:p w:rsidR="0095567E" w:rsidRDefault="009A066D" w:rsidP="0095567E">
      <w:pPr>
        <w:pStyle w:val="Ibrahim"/>
        <w:spacing w:before="120"/>
      </w:pPr>
      <w:r w:rsidRPr="007E57E9">
        <w:t>サード パーティ ソフトウェア プロバイダー由来のコンポーネント</w:t>
      </w:r>
    </w:p>
    <w:p w:rsidR="009A066D" w:rsidRPr="007E57E9" w:rsidRDefault="009A066D" w:rsidP="0095567E">
      <w:pPr>
        <w:pStyle w:val="Ibrahim"/>
        <w:spacing w:before="120"/>
      </w:pPr>
      <w:r w:rsidRPr="007E57E9">
        <w:t>コンポーネントの依存状態</w:t>
      </w:r>
    </w:p>
    <w:p w:rsidR="009A066D" w:rsidRPr="007E57E9" w:rsidRDefault="009A066D" w:rsidP="0095567E">
      <w:pPr>
        <w:pStyle w:val="Ibrahim"/>
        <w:spacing w:before="120"/>
      </w:pPr>
      <w:r w:rsidRPr="007E57E9">
        <w:t>通信プロトコル</w:t>
      </w:r>
    </w:p>
    <w:p w:rsidR="009A066D" w:rsidRPr="007E57E9" w:rsidRDefault="009A066D" w:rsidP="0095567E">
      <w:pPr>
        <w:pStyle w:val="Ibrahim"/>
        <w:spacing w:before="120"/>
      </w:pPr>
      <w:r w:rsidRPr="007E57E9">
        <w:t>特に、異なるオープン ソース ライセンスによって許諾されているような場合で、特定のソフトウェア コンポーネントが相互作用するか、または依存するような、他のオープン ソース パッケージ。</w:t>
      </w:r>
    </w:p>
    <w:p w:rsidR="0095567E" w:rsidRDefault="009A066D" w:rsidP="009A066D">
      <w:pPr>
        <w:pStyle w:val="Ibrahim0"/>
        <w:spacing w:before="120" w:after="120"/>
      </w:pPr>
      <w:r w:rsidRPr="007E57E9">
        <w:rPr>
          <w:rFonts w:hint="eastAsia"/>
        </w:rPr>
        <w:t>アーキテクチャー</w:t>
      </w:r>
      <w:r w:rsidRPr="007E57E9">
        <w:t xml:space="preserve"> レビューの結果は、オープン ソースからプロプライエタリやサード パーティ ソフトウェア コンポーネントへ（同様にオープン ソース コンポーネント間で）影響を与えるようなライセンス義務の分析となります。コンプライアンス オフィサーは、例えば、プロプライエタリ ソフトウェア コンポーネントとGPLで許諾されたコンポーネントがリンクされるような課題を見つけたら、解決のためにコンプライアンス チケットを技術担当へ送ります。課題が無いならば、コンプライアンス オフィサーは、チケットを承認プロセスの最</w:t>
      </w:r>
      <w:r w:rsidRPr="007E57E9">
        <w:rPr>
          <w:rFonts w:hint="eastAsia"/>
        </w:rPr>
        <w:t>終段階へ送ります。</w:t>
      </w:r>
    </w:p>
    <w:p w:rsidR="0095567E" w:rsidRDefault="0095567E">
      <w:pPr>
        <w:rPr>
          <w:rFonts w:hAnsi="メイリオ" w:cs="ＭＳ ゴシック"/>
          <w:spacing w:val="-3"/>
          <w:w w:val="95"/>
          <w:sz w:val="20"/>
          <w:szCs w:val="20"/>
          <w:lang w:eastAsia="ja-JP"/>
        </w:rPr>
      </w:pPr>
      <w:r>
        <w:rPr>
          <w:lang w:eastAsia="ja-JP"/>
        </w:rPr>
        <w:br w:type="page"/>
      </w:r>
    </w:p>
    <w:p w:rsidR="009A066D" w:rsidRPr="007E57E9" w:rsidRDefault="009A066D" w:rsidP="0095567E">
      <w:pPr>
        <w:pStyle w:val="3"/>
        <w:spacing w:before="360" w:after="120"/>
      </w:pPr>
      <w:bookmarkStart w:id="1190" w:name="_Toc504728082"/>
      <w:r w:rsidRPr="007E57E9">
        <w:rPr>
          <w:rFonts w:hint="eastAsia"/>
        </w:rPr>
        <w:t>最終レビュー</w:t>
      </w:r>
      <w:bookmarkEnd w:id="1190"/>
    </w:p>
    <w:p w:rsidR="009A066D" w:rsidRPr="007E57E9" w:rsidRDefault="009A066D" w:rsidP="009A066D">
      <w:pPr>
        <w:pStyle w:val="Ibrahim0"/>
        <w:spacing w:before="120" w:after="120"/>
      </w:pPr>
      <w:r w:rsidRPr="007E57E9">
        <w:rPr>
          <w:rFonts w:hint="eastAsia"/>
        </w:rPr>
        <w:t>最終レビューは、通常は</w:t>
      </w:r>
      <w:r w:rsidRPr="007E57E9">
        <w:t>OSRBメンバ</w:t>
      </w:r>
      <w:ins w:id="1191" w:author="Mieko Sato" w:date="2018-01-25T16:32:00Z">
        <w:r w:rsidR="00EC2567">
          <w:rPr>
            <w:rFonts w:hint="eastAsia"/>
          </w:rPr>
          <w:t>ー</w:t>
        </w:r>
      </w:ins>
      <w:r w:rsidRPr="007E57E9">
        <w:t>が対面する会議で行い、OSRBは利用の許可または却下を決めます。ほとんどのケースでは、ソフトウェア コンポーネントが最終レビューの段階まで到達したら、（そのソフトウェア コンポーネントがもう使われていないなどの）何かの条件が現れない限り、そのコンポーネントは承認されます。承認されたら、コンプライアンス オフィサーは、承認されたソフトウェア コンポーネントのライセンス義務リストを準備し、義務実施のために適切な部署へ送ります。</w:t>
      </w:r>
    </w:p>
    <w:p w:rsidR="009A066D" w:rsidRPr="007E57E9" w:rsidRDefault="009A066D" w:rsidP="001727B2">
      <w:pPr>
        <w:pStyle w:val="2"/>
      </w:pPr>
      <w:bookmarkStart w:id="1192" w:name="_Toc504728083"/>
      <w:r w:rsidRPr="007E57E9">
        <w:rPr>
          <w:rFonts w:hint="eastAsia"/>
        </w:rPr>
        <w:t>プロセスの各ステージにおけるインプットとアウトプット</w:t>
      </w:r>
      <w:bookmarkEnd w:id="1192"/>
    </w:p>
    <w:p w:rsidR="00213F3F" w:rsidRDefault="009A066D" w:rsidP="0095567E">
      <w:pPr>
        <w:pStyle w:val="Ibrahim0"/>
        <w:spacing w:before="120" w:after="120"/>
      </w:pPr>
      <w:r w:rsidRPr="007E57E9">
        <w:rPr>
          <w:rFonts w:hint="eastAsia"/>
        </w:rPr>
        <w:t>この節では、図</w:t>
      </w:r>
      <w:r w:rsidRPr="007E57E9">
        <w:t>16で示されるOSRB利用プロセスの5つのフェーズにおけるインプットとアウトプットについて議論します。これらのフェーズは、説明目的のものであって、実際のシナリオとは正確には一致しないかもしれません。</w:t>
      </w:r>
    </w:p>
    <w:p w:rsidR="00213F3F" w:rsidRDefault="00A47358">
      <w:pPr>
        <w:pStyle w:val="a3"/>
        <w:spacing w:before="120" w:after="120"/>
        <w:rPr>
          <w:sz w:val="10"/>
          <w:lang w:eastAsia="ja-JP"/>
        </w:rPr>
      </w:pPr>
      <w:r>
        <w:rPr>
          <w:noProof/>
          <w:sz w:val="10"/>
          <w:lang w:eastAsia="ja-JP"/>
        </w:rPr>
        <w:drawing>
          <wp:anchor distT="0" distB="0" distL="114300" distR="114300" simplePos="0" relativeHeight="503249800" behindDoc="0" locked="0" layoutInCell="1" allowOverlap="1" wp14:anchorId="0A4865C0">
            <wp:simplePos x="0" y="0"/>
            <wp:positionH relativeFrom="column">
              <wp:posOffset>431800</wp:posOffset>
            </wp:positionH>
            <wp:positionV relativeFrom="paragraph">
              <wp:posOffset>249555</wp:posOffset>
            </wp:positionV>
            <wp:extent cx="4603750" cy="2430780"/>
            <wp:effectExtent l="0" t="0" r="6350" b="0"/>
            <wp:wrapTopAndBottom/>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3750"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358" w:rsidRDefault="00A47358" w:rsidP="0095567E">
      <w:pPr>
        <w:pStyle w:val="Ibrahim2"/>
        <w:spacing w:after="120"/>
      </w:pPr>
    </w:p>
    <w:p w:rsidR="0095567E" w:rsidRDefault="0095567E" w:rsidP="0095567E">
      <w:pPr>
        <w:pStyle w:val="Ibrahim2"/>
        <w:spacing w:after="120"/>
      </w:pPr>
      <w:r w:rsidRPr="007E57E9">
        <w:rPr>
          <w:rFonts w:hint="eastAsia"/>
        </w:rPr>
        <w:t>図</w:t>
      </w:r>
      <w:r w:rsidRPr="007E57E9">
        <w:t>16利用プロセスのインプットとアウトプット</w:t>
      </w:r>
    </w:p>
    <w:p w:rsidR="0095567E" w:rsidRDefault="0095567E">
      <w:pPr>
        <w:rPr>
          <w:rFonts w:hAnsi="メイリオ" w:cs="ＭＳ ゴシック"/>
          <w:color w:val="3A3833"/>
          <w:sz w:val="16"/>
          <w:szCs w:val="16"/>
          <w:lang w:eastAsia="ja-JP"/>
        </w:rPr>
      </w:pPr>
      <w:r>
        <w:rPr>
          <w:lang w:eastAsia="ja-JP"/>
        </w:rPr>
        <w:br w:type="page"/>
      </w:r>
    </w:p>
    <w:p w:rsidR="0095567E" w:rsidRPr="007E57E9" w:rsidRDefault="0095567E" w:rsidP="0095567E">
      <w:pPr>
        <w:pStyle w:val="3"/>
        <w:spacing w:before="360" w:after="120"/>
      </w:pPr>
      <w:bookmarkStart w:id="1193" w:name="Source_Code_Scan_Phase"/>
      <w:bookmarkStart w:id="1194" w:name="_Toc504728084"/>
      <w:bookmarkEnd w:id="1193"/>
      <w:r w:rsidRPr="007E57E9">
        <w:rPr>
          <w:rFonts w:hint="eastAsia"/>
        </w:rPr>
        <w:t>ソース</w:t>
      </w:r>
      <w:r w:rsidRPr="007E57E9">
        <w:t xml:space="preserve"> コード スキャン段階</w:t>
      </w:r>
      <w:bookmarkEnd w:id="1194"/>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スキャン</w:t>
      </w:r>
      <w:r w:rsidRPr="007E57E9">
        <w:t xml:space="preserve"> フェーズへのインプットは、技術者がオンラインで記入して提出するOSRB利用フォームとなります。表6 (98ページ)はフォームの詳細です。フォームは、ソース コード リポジトリ システムの中でのソース コードの位置も含めて、問題となっているオープン ソース コンポーネントに関する全ての情報を含んでいます。定期的な全プラットフォーム スキャンは、対応するOSRBフォーム無しにプラットフォームへソフトウェア コンポーネントが入らないことを確実にするために、数週間に1回程度実施されるべきです。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スキャン</w:t>
      </w:r>
      <w:r w:rsidRPr="007E57E9">
        <w:t xml:space="preserve"> フェーズのアウトプットは、ソース コード スキャン ツールによって生成される報告です。これには、次のような情報が書かれます。</w:t>
      </w:r>
    </w:p>
    <w:p w:rsidR="0095567E" w:rsidRPr="007E57E9" w:rsidRDefault="0095567E" w:rsidP="0095567E">
      <w:pPr>
        <w:pStyle w:val="Ibrahim"/>
        <w:spacing w:before="120"/>
      </w:pPr>
      <w:r w:rsidRPr="007E57E9">
        <w:t>利用されている既知のソフトウェア コンポーネント、ソフトウェア構成リスト（BoM）として知られているもの影響があるライセンス、ライセンス文、義務の要約法務担当によって検証されるべきライセンス矛盾</w:t>
      </w:r>
    </w:p>
    <w:p w:rsidR="0095567E" w:rsidRPr="007E57E9" w:rsidRDefault="0095567E" w:rsidP="0095567E">
      <w:pPr>
        <w:pStyle w:val="Ibrahim"/>
        <w:spacing w:before="120"/>
      </w:pPr>
      <w:r w:rsidRPr="007E57E9">
        <w:t>ファイル一覧表</w:t>
      </w:r>
    </w:p>
    <w:p w:rsidR="0095567E" w:rsidRPr="007E57E9" w:rsidRDefault="0095567E" w:rsidP="0095567E">
      <w:pPr>
        <w:pStyle w:val="Ibrahim"/>
        <w:spacing w:before="120"/>
      </w:pPr>
      <w:r w:rsidRPr="007E57E9">
        <w:t>特定されたファイル</w:t>
      </w:r>
    </w:p>
    <w:p w:rsidR="0095567E" w:rsidRPr="007E57E9" w:rsidRDefault="0095567E" w:rsidP="0095567E">
      <w:pPr>
        <w:pStyle w:val="Ibrahim"/>
        <w:spacing w:before="120"/>
      </w:pPr>
      <w:r w:rsidRPr="007E57E9">
        <w:t>依存関係</w:t>
      </w:r>
    </w:p>
    <w:p w:rsidR="0095567E" w:rsidRPr="007E57E9" w:rsidRDefault="0095567E" w:rsidP="0095567E">
      <w:pPr>
        <w:pStyle w:val="Ibrahim"/>
        <w:spacing w:before="120"/>
      </w:pPr>
      <w:r w:rsidRPr="007E57E9">
        <w:t>コード一致</w:t>
      </w:r>
    </w:p>
    <w:p w:rsidR="0095567E" w:rsidRDefault="0095567E" w:rsidP="0095567E">
      <w:pPr>
        <w:pStyle w:val="Ibrahim"/>
        <w:spacing w:before="120"/>
      </w:pPr>
      <w:r w:rsidRPr="007E57E9">
        <w:t>特定保留中のファイル特定保留中のソース コード一致</w:t>
      </w:r>
    </w:p>
    <w:p w:rsidR="0095567E" w:rsidRDefault="0095567E">
      <w:pPr>
        <w:rPr>
          <w:rFonts w:hAnsi="メイリオ" w:cs="ＭＳ ゴシック"/>
          <w:spacing w:val="-3"/>
          <w:w w:val="95"/>
          <w:sz w:val="20"/>
          <w:szCs w:val="20"/>
          <w:lang w:eastAsia="ja-JP"/>
        </w:rPr>
      </w:pPr>
      <w:r>
        <w:rPr>
          <w:lang w:eastAsia="ja-JP"/>
        </w:rPr>
        <w:br w:type="page"/>
      </w:r>
    </w:p>
    <w:p w:rsidR="0095567E" w:rsidRPr="007E57E9" w:rsidRDefault="0095567E" w:rsidP="0095567E">
      <w:pPr>
        <w:pStyle w:val="3"/>
        <w:spacing w:before="360" w:after="120"/>
      </w:pPr>
      <w:bookmarkStart w:id="1195" w:name="_Toc504728085"/>
      <w:r w:rsidRPr="007E57E9">
        <w:rPr>
          <w:rFonts w:hint="eastAsia"/>
        </w:rPr>
        <w:t>特定と解決フェーズ</w:t>
      </w:r>
      <w:bookmarkEnd w:id="1195"/>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このフェーズへのインプットは、前フェーズでスキャン</w:t>
      </w:r>
      <w:r w:rsidRPr="007E57E9">
        <w:t xml:space="preserve"> ツールによって生成された報告書になります。この報告書は、矛盾を起こしているライセンスや両立しないライセンスのような課題にフラグを付けています。課題がないならば、コンプライアンス オフィサーは、コンプライアンス チケットを法務レビュー フェーズへと進めます。. 解決すべき課題がある時には、コンプライアンス オフィサーは、コンプライアンス チケットにサブタスクを設定し、解決のために適切な技術者に担当を割り当てます。ある場合にはコードの再作業が必要となりますし、</w:t>
      </w:r>
      <w:r w:rsidRPr="007E57E9">
        <w:rPr>
          <w:rFonts w:hint="eastAsia"/>
        </w:rPr>
        <w:t>別の場合には単に状況を明確にするだけで解決することもあります。サブタスクは、課題の説明、技術担当によって実施されるべき解決提案、そして完了までの具体的な日程を含んでいるべきです。</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このフェーズでは、サブタスクはクローズされた上で、全課題の解決がアウトプットとなります。コンプライアンス</w:t>
      </w:r>
      <w:r w:rsidRPr="007E57E9">
        <w:t xml:space="preserve"> オフィサーは、ソース コードの再スキャンを依頼してスキャン報告書を作成し、前に上がった課題が解決済みになっていることを確認するかもしれません。コンプライアンス オフィサーは、レビューと承認を受けるために、コンプライアンス チケットを法務代表へ送ります。</w:t>
      </w:r>
    </w:p>
    <w:p w:rsidR="0095567E" w:rsidRPr="007E57E9" w:rsidRDefault="0095567E" w:rsidP="0095567E">
      <w:pPr>
        <w:pStyle w:val="3"/>
        <w:spacing w:before="360" w:after="120"/>
      </w:pPr>
      <w:bookmarkStart w:id="1196" w:name="_Toc504728086"/>
      <w:r w:rsidRPr="007E57E9">
        <w:rPr>
          <w:rFonts w:hint="eastAsia"/>
        </w:rPr>
        <w:t>法務レビュー</w:t>
      </w:r>
      <w:bookmarkEnd w:id="1196"/>
    </w:p>
    <w:p w:rsidR="0095567E" w:rsidRPr="007E57E9" w:rsidRDefault="0095567E" w:rsidP="0095567E">
      <w:pPr>
        <w:pStyle w:val="4"/>
        <w:spacing w:before="240" w:after="120"/>
        <w:rPr>
          <w:lang w:eastAsia="ja-JP"/>
        </w:rPr>
      </w:pPr>
      <w:r w:rsidRPr="007E57E9">
        <w:rPr>
          <w:rFonts w:hint="eastAsia"/>
          <w:lang w:eastAsia="ja-JP"/>
        </w:rPr>
        <w:t>インプット</w:t>
      </w:r>
    </w:p>
    <w:p w:rsidR="0095567E" w:rsidRPr="007E57E9" w:rsidRDefault="0095567E" w:rsidP="0095567E">
      <w:pPr>
        <w:pStyle w:val="Ibrahim0"/>
        <w:spacing w:before="120" w:after="120"/>
      </w:pPr>
      <w:r w:rsidRPr="007E57E9">
        <w:rPr>
          <w:rFonts w:hint="eastAsia"/>
        </w:rPr>
        <w:t>コンプライアンス</w:t>
      </w:r>
      <w:r w:rsidRPr="007E57E9">
        <w:t xml:space="preserve"> チケットが法務レビュー フェーズへ届いた時には、コンプライアンス チケットは以下を含んでいます。</w:t>
      </w:r>
    </w:p>
    <w:p w:rsidR="0095567E" w:rsidRPr="007E57E9" w:rsidRDefault="0095567E" w:rsidP="0095567E">
      <w:pPr>
        <w:pStyle w:val="Ibrahim"/>
        <w:spacing w:before="120"/>
      </w:pPr>
      <w:r w:rsidRPr="007E57E9">
        <w:t>ソース コード スキャン報告、スキャン フェーズで発見された課題が全て解決済みであることの確認</w:t>
      </w:r>
    </w:p>
    <w:p w:rsidR="0095567E" w:rsidRPr="007E57E9" w:rsidRDefault="0095567E" w:rsidP="0095567E">
      <w:pPr>
        <w:pStyle w:val="Ibrahim"/>
        <w:spacing w:before="120"/>
      </w:pPr>
      <w:r w:rsidRPr="007E57E9">
        <w:t>チケットに付けられたライセンス情報のコピー：通常、コンプライアンス オフィサーは、ソース コード パッケージに含まれているREADME</w:t>
      </w:r>
      <w:ins w:id="1197" w:author="Mieko Sato" w:date="2018-01-25T16:34:00Z">
        <w:r w:rsidR="00586E3B">
          <w:rPr>
            <w:rFonts w:hint="eastAsia"/>
          </w:rPr>
          <w:t>、</w:t>
        </w:r>
      </w:ins>
      <w:del w:id="1198" w:author="Mieko Sato" w:date="2018-01-25T16:34:00Z">
        <w:r w:rsidRPr="007E57E9" w:rsidDel="00586E3B">
          <w:delText xml:space="preserve">, </w:delText>
        </w:r>
      </w:del>
      <w:r w:rsidRPr="007E57E9">
        <w:t>COPYING</w:t>
      </w:r>
      <w:ins w:id="1199" w:author="Mieko Sato" w:date="2018-01-25T16:34:00Z">
        <w:r w:rsidR="00586E3B">
          <w:rPr>
            <w:rFonts w:hint="eastAsia"/>
          </w:rPr>
          <w:t>、</w:t>
        </w:r>
      </w:ins>
      <w:del w:id="1200" w:author="Mieko Sato" w:date="2018-01-25T16:34:00Z">
        <w:r w:rsidRPr="007E57E9" w:rsidDel="00586E3B">
          <w:delText xml:space="preserve">, </w:delText>
        </w:r>
      </w:del>
      <w:r w:rsidRPr="007E57E9">
        <w:t>AUTHORSなどのファイルをコンプライアンス チケットに付与します。通常COPYING</w:t>
      </w:r>
      <w:del w:id="1201" w:author="Mieko Sato" w:date="2018-01-25T16:34:00Z">
        <w:r w:rsidRPr="007E57E9" w:rsidDel="00586E3B">
          <w:rPr>
            <w:rFonts w:hint="eastAsia"/>
          </w:rPr>
          <w:delText>,</w:delText>
        </w:r>
      </w:del>
      <w:ins w:id="1202" w:author="Mieko Sato" w:date="2018-01-25T16:34:00Z">
        <w:r w:rsidR="00586E3B">
          <w:rPr>
            <w:rFonts w:hint="eastAsia"/>
          </w:rPr>
          <w:t>、</w:t>
        </w:r>
      </w:ins>
      <w:del w:id="1203" w:author="Mieko Sato" w:date="2018-01-25T16:34:00Z">
        <w:r w:rsidRPr="007E57E9" w:rsidDel="00586E3B">
          <w:delText xml:space="preserve"> </w:delText>
        </w:r>
      </w:del>
      <w:r w:rsidRPr="007E57E9">
        <w:t>LICENSEファイルに含まれているOSSコンポーネントに関するライセンス情報以外にも、著作権や帰属情報を入手することが必要です。この情報は、製品ドキュメントに適切に入れられます。. コンプライアンス チケットに関するコンプライアンス オフィサーからの（懸念点</w:t>
      </w:r>
      <w:r w:rsidRPr="007E57E9">
        <w:rPr>
          <w:rFonts w:hint="eastAsia"/>
        </w:rPr>
        <w:t>や追加の質問などの）フィードバック</w:t>
      </w:r>
    </w:p>
    <w:p w:rsidR="0095567E" w:rsidRPr="007E57E9" w:rsidRDefault="0095567E" w:rsidP="0095567E">
      <w:pPr>
        <w:pStyle w:val="Ibrahim"/>
        <w:spacing w:before="120"/>
      </w:pPr>
      <w:r w:rsidRPr="007E57E9">
        <w:t>OSRBの技術代表や、内部的にこのパッケージを担当／保守する技術者（パッケージのオーナー）からのフィードバック</w:t>
      </w:r>
    </w:p>
    <w:p w:rsidR="0095567E" w:rsidRPr="007E57E9" w:rsidRDefault="0095567E" w:rsidP="0095567E">
      <w:pPr>
        <w:pStyle w:val="4"/>
        <w:spacing w:before="240" w:after="120"/>
        <w:rPr>
          <w:lang w:eastAsia="ja-JP"/>
        </w:rPr>
      </w:pPr>
      <w:r w:rsidRPr="007E57E9">
        <w:rPr>
          <w:rFonts w:hint="eastAsia"/>
          <w:lang w:eastAsia="ja-JP"/>
        </w:rPr>
        <w:t>アウトプット</w:t>
      </w:r>
    </w:p>
    <w:p w:rsidR="0095567E" w:rsidRPr="007E57E9" w:rsidRDefault="0095567E" w:rsidP="0095567E">
      <w:pPr>
        <w:pStyle w:val="Ibrahim0"/>
        <w:spacing w:before="120" w:after="120"/>
      </w:pPr>
      <w:r w:rsidRPr="007E57E9">
        <w:rPr>
          <w:rFonts w:hint="eastAsia"/>
        </w:rPr>
        <w:t>このフェーズのアウトプットは、コンプライアンスに関する法務の意見、問題となっているソフトウェア</w:t>
      </w:r>
      <w:r w:rsidRPr="007E57E9">
        <w:t xml:space="preserve"> コンポーネントについての入るライセンスと出るライセンスに対する決定となり</w:t>
      </w:r>
      <w:r w:rsidRPr="00A47358">
        <w:rPr>
          <w:highlight w:val="yellow"/>
        </w:rPr>
        <w:t>ま</w:t>
      </w:r>
      <w:r w:rsidRPr="007E57E9">
        <w:t>ソフトウェア コンポーネントは、異なるライセンスによって許諾されるソース コードを含むことがあるので、入るライセンスと出るライセンスは、複数のフォーム入ることがあります。</w:t>
      </w:r>
    </w:p>
    <w:p w:rsidR="0095567E" w:rsidRPr="007E57E9" w:rsidRDefault="0095567E" w:rsidP="0095567E">
      <w:pPr>
        <w:pStyle w:val="4"/>
        <w:spacing w:before="240" w:after="120"/>
        <w:rPr>
          <w:lang w:eastAsia="ja-JP"/>
        </w:rPr>
      </w:pPr>
      <w:r w:rsidRPr="007E57E9">
        <w:rPr>
          <w:rFonts w:hint="eastAsia"/>
          <w:lang w:eastAsia="ja-JP"/>
        </w:rPr>
        <w:t>入るライセンス、出るライセンス</w:t>
      </w:r>
    </w:p>
    <w:p w:rsidR="0095567E" w:rsidRDefault="0095567E" w:rsidP="0095567E">
      <w:pPr>
        <w:pStyle w:val="Ibrahim0"/>
        <w:spacing w:before="120" w:after="120"/>
      </w:pPr>
      <w:r w:rsidRPr="007E57E9">
        <w:rPr>
          <w:rFonts w:hint="eastAsia"/>
        </w:rPr>
        <w:t>入るライセンスは、受け取ったソフトウェア</w:t>
      </w:r>
      <w:r w:rsidRPr="007E57E9">
        <w:t xml:space="preserve"> パッケージに対するライセンスです。出るライセンスは、使用許諾するソフトウェア パッケージに対するライセンスです。あるケースでは、入るライセンスが（BSDのように）再許諾を許すような許容型ライセンスである場合には、企業はそのソフトウェアをプロプライエタリ ライセンスで再許諾します。より複雑な例としては、プロプライエタリ ソース コード、ライセンスAで許諾されているがライセンスBでも許諾可能なソース コード、ライセンスCで許諾されたソース コードが含まれるものがあります</w:t>
      </w:r>
      <w:r w:rsidRPr="007E57E9">
        <w:rPr>
          <w:rFonts w:hint="eastAsia"/>
        </w:rPr>
        <w:t>。法務レビュー期間に、法務担当は出るライセンスと入るライセンスを決める必要があります。</w:t>
      </w:r>
    </w:p>
    <w:p w:rsidR="0095567E" w:rsidRPr="007E57E9" w:rsidRDefault="0095567E" w:rsidP="0095567E">
      <w:pPr>
        <w:pStyle w:val="Ibrahim0"/>
        <w:spacing w:before="120" w:after="120"/>
      </w:pPr>
    </w:p>
    <w:p w:rsidR="00FF7A84" w:rsidRPr="00FF7A84" w:rsidRDefault="00FF7A84" w:rsidP="00FF7A84">
      <w:pPr>
        <w:pStyle w:val="Ibrahim0"/>
        <w:spacing w:before="120" w:after="120"/>
        <w:rPr>
          <w:rFonts w:ascii="Meiryo UI" w:eastAsia="Meiryo UI" w:hAnsi="Meiryo UI"/>
        </w:rPr>
      </w:pPr>
      <w:r w:rsidRPr="00FF7A84">
        <w:rPr>
          <w:rFonts w:ascii="Meiryo UI" w:eastAsia="Meiryo UI" w:hAnsi="Meiryo UI" w:hint="eastAsia"/>
        </w:rPr>
        <w:t>入るライセンス</w:t>
      </w:r>
      <w:r w:rsidRPr="00FF7A84">
        <w:rPr>
          <w:rFonts w:ascii="Meiryo UI" w:eastAsia="Meiryo UI" w:hAnsi="Meiryo UI"/>
        </w:rPr>
        <w:t xml:space="preserve"> = プロプライエタリ ライセンス + ライセンスA + ライセンスB + ライセンス</w:t>
      </w:r>
      <w:r w:rsidRPr="00FF7A84">
        <w:rPr>
          <w:rFonts w:ascii="Meiryo UI" w:eastAsia="Meiryo UI" w:hAnsi="Meiryo UI" w:hint="eastAsia"/>
        </w:rPr>
        <w:t>C</w:t>
      </w:r>
    </w:p>
    <w:p w:rsidR="00272873" w:rsidRDefault="00FF7A84" w:rsidP="00272873">
      <w:pPr>
        <w:pStyle w:val="Ibrahim0"/>
        <w:spacing w:before="120" w:after="120"/>
        <w:rPr>
          <w:rFonts w:ascii="Meiryo UI" w:eastAsia="Meiryo UI" w:hAnsi="Meiryo UI"/>
        </w:rPr>
      </w:pPr>
      <w:r w:rsidRPr="00FF7A84">
        <w:rPr>
          <w:rFonts w:ascii="Meiryo UI" w:eastAsia="Meiryo UI" w:hAnsi="Meiryo UI" w:hint="eastAsia"/>
        </w:rPr>
        <w:t>出るライセンス</w:t>
      </w:r>
      <w:r w:rsidRPr="00FF7A84">
        <w:rPr>
          <w:rFonts w:ascii="Meiryo UI" w:eastAsia="Meiryo UI" w:hAnsi="Meiryo UI"/>
        </w:rPr>
        <w:t xml:space="preserve"> = ?</w:t>
      </w:r>
    </w:p>
    <w:p w:rsidR="00272873" w:rsidRDefault="00272873">
      <w:pPr>
        <w:rPr>
          <w:rFonts w:ascii="Meiryo UI" w:eastAsia="Meiryo UI" w:hAnsi="Meiryo UI" w:cs="ＭＳ ゴシック"/>
          <w:spacing w:val="-3"/>
          <w:w w:val="95"/>
          <w:sz w:val="20"/>
          <w:szCs w:val="20"/>
          <w:lang w:eastAsia="ja-JP"/>
        </w:rPr>
      </w:pPr>
      <w:r>
        <w:rPr>
          <w:rFonts w:ascii="Meiryo UI" w:eastAsia="Meiryo UI" w:hAnsi="Meiryo UI"/>
          <w:lang w:eastAsia="ja-JP"/>
        </w:rPr>
        <w:br w:type="page"/>
      </w:r>
    </w:p>
    <w:p w:rsidR="00272873" w:rsidRPr="007E57E9" w:rsidRDefault="00272873" w:rsidP="00272873">
      <w:pPr>
        <w:pStyle w:val="3"/>
        <w:spacing w:before="360" w:after="120"/>
      </w:pPr>
      <w:bookmarkStart w:id="1204" w:name="_Toc504728087"/>
      <w:r w:rsidRPr="007E57E9">
        <w:rPr>
          <w:rFonts w:hint="eastAsia"/>
        </w:rPr>
        <w:t>アーキテクチャー</w:t>
      </w:r>
      <w:r w:rsidRPr="007E57E9">
        <w:t xml:space="preserve"> レビュー</w:t>
      </w:r>
      <w:bookmarkEnd w:id="1204"/>
    </w:p>
    <w:p w:rsidR="00272873" w:rsidRPr="007E57E9" w:rsidRDefault="00272873" w:rsidP="00272873">
      <w:pPr>
        <w:pStyle w:val="Ibrahim0"/>
        <w:spacing w:before="120" w:after="120"/>
      </w:pPr>
      <w:r w:rsidRPr="007E57E9">
        <w:rPr>
          <w:rFonts w:hint="eastAsia"/>
        </w:rPr>
        <w:t>アーキテクチャー</w:t>
      </w:r>
      <w:r w:rsidRPr="007E57E9">
        <w:t xml:space="preserve"> レビューの目的は、オープン ソース コードとサード パーティ、プロプライエタリ コードの間の相互作用を解析することです。アーキテクチャー レビューの結果は、オープン ソース コンポーネントがプロプライエタリ コンポーネントへ影響を与えるかもしれないライセンス義務の分析です。企業内のパッケージ オーナー、OSRB技術代表とコンプライアンス オフィサーが、通常アーキテクチャー レビューを実施します。もしライセンスの矛盾になるような依存関係を発見した場合、コンプライアンス オフィサーは、ソース </w:t>
      </w:r>
      <w:r w:rsidRPr="007E57E9">
        <w:rPr>
          <w:rFonts w:hint="eastAsia"/>
        </w:rPr>
        <w:t>コードの再作業によって依存関係問を題解決するためにチケットを技術担当に発行する。</w:t>
      </w:r>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監査されたソース</w:t>
      </w:r>
      <w:r w:rsidRPr="007E57E9">
        <w:t xml:space="preserve"> コード、解決されている全ての課題。</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t>OSRBメンバ</w:t>
      </w:r>
      <w:ins w:id="1205" w:author="Mieko Sato" w:date="2018-01-25T16:32:00Z">
        <w:r w:rsidR="00EC2567">
          <w:rPr>
            <w:rFonts w:hint="eastAsia"/>
          </w:rPr>
          <w:t>ー</w:t>
        </w:r>
      </w:ins>
      <w:r w:rsidRPr="007E57E9">
        <w:t>は、特定のコンポーネントに対してアーキテクチャ</w:t>
      </w:r>
      <w:ins w:id="1206" w:author="Mieko Sato" w:date="2018-01-25T16:19:00Z">
        <w:r w:rsidR="007A72D6">
          <w:rPr>
            <w:rFonts w:hint="eastAsia"/>
          </w:rPr>
          <w:t>ー</w:t>
        </w:r>
      </w:ins>
      <w:r w:rsidRPr="007E57E9">
        <w:t xml:space="preserve"> レビューを実施し、次のステップ（つまり最終承認）への準備が整っているという印をつけます。</w:t>
      </w:r>
    </w:p>
    <w:p w:rsidR="00272873" w:rsidRPr="007E57E9" w:rsidRDefault="00272873" w:rsidP="00272873">
      <w:pPr>
        <w:pStyle w:val="3"/>
        <w:spacing w:before="360" w:after="120"/>
      </w:pPr>
      <w:bookmarkStart w:id="1207" w:name="_Toc504728088"/>
      <w:r w:rsidRPr="007E57E9">
        <w:rPr>
          <w:rFonts w:hint="eastAsia"/>
        </w:rPr>
        <w:t>最終承認フェーズ</w:t>
      </w:r>
      <w:bookmarkEnd w:id="1207"/>
    </w:p>
    <w:p w:rsidR="00272873" w:rsidRPr="007E57E9" w:rsidRDefault="00272873" w:rsidP="00272873">
      <w:pPr>
        <w:pStyle w:val="4"/>
        <w:spacing w:before="240" w:after="120"/>
        <w:rPr>
          <w:lang w:eastAsia="ja-JP"/>
        </w:rPr>
      </w:pPr>
      <w:r w:rsidRPr="007E57E9">
        <w:rPr>
          <w:rFonts w:hint="eastAsia"/>
          <w:lang w:eastAsia="ja-JP"/>
        </w:rPr>
        <w:t>インプット</w:t>
      </w:r>
    </w:p>
    <w:p w:rsidR="00272873" w:rsidRPr="007E57E9" w:rsidRDefault="00272873" w:rsidP="00272873">
      <w:pPr>
        <w:pStyle w:val="Ibrahim0"/>
        <w:spacing w:before="120" w:after="120"/>
      </w:pPr>
      <w:r w:rsidRPr="007E57E9">
        <w:rPr>
          <w:rFonts w:hint="eastAsia"/>
        </w:rPr>
        <w:t>このフェーズへのインプットは、ソフトウェア</w:t>
      </w:r>
      <w:r w:rsidRPr="007E57E9">
        <w:t xml:space="preserve"> コンポーネントに関する全てのコンプライアンス記録です。それには以下が含まれます。</w:t>
      </w:r>
    </w:p>
    <w:p w:rsidR="00272873" w:rsidRDefault="00272873" w:rsidP="00272873">
      <w:pPr>
        <w:pStyle w:val="Ibrahim"/>
        <w:spacing w:before="120"/>
      </w:pPr>
      <w:r w:rsidRPr="007E57E9">
        <w:t>スキャン ツールによって生成されたソース コード スキャン報告</w:t>
      </w:r>
    </w:p>
    <w:p w:rsidR="00272873" w:rsidRPr="007E57E9" w:rsidRDefault="00272873" w:rsidP="00272873">
      <w:pPr>
        <w:pStyle w:val="Ibrahim"/>
        <w:spacing w:before="120"/>
      </w:pPr>
      <w:r w:rsidRPr="007E57E9">
        <w:t>発見された課題、課題が解決された経緯に関する情報、課題が解決されたことを確認した人のリスト</w:t>
      </w:r>
    </w:p>
    <w:p w:rsidR="00272873" w:rsidRDefault="00272873" w:rsidP="00272873">
      <w:pPr>
        <w:pStyle w:val="Ibrahim"/>
        <w:spacing w:before="120"/>
      </w:pPr>
      <w:r w:rsidRPr="007E57E9">
        <w:t>アーキテクチャー図、ソフトウェア コンポーネントが他のソフトウェア コンポーネントとどのように相互作用するかの情報</w:t>
      </w:r>
    </w:p>
    <w:p w:rsidR="00272873" w:rsidRDefault="00272873">
      <w:pPr>
        <w:rPr>
          <w:rFonts w:hAnsi="メイリオ" w:cs="ＭＳ ゴシック"/>
          <w:spacing w:val="-3"/>
          <w:w w:val="95"/>
          <w:sz w:val="20"/>
          <w:szCs w:val="20"/>
          <w:lang w:eastAsia="ja-JP"/>
        </w:rPr>
      </w:pPr>
      <w:r>
        <w:rPr>
          <w:lang w:eastAsia="ja-JP"/>
        </w:rPr>
        <w:br w:type="page"/>
      </w:r>
    </w:p>
    <w:p w:rsidR="00272873" w:rsidRDefault="00272873" w:rsidP="00272873">
      <w:pPr>
        <w:pStyle w:val="Ibrahim"/>
        <w:spacing w:before="120"/>
      </w:pPr>
      <w:r w:rsidRPr="007E57E9">
        <w:t>コンプライアンスに関する法務の意見、入るライセンスと出るライセンスに関する決定</w:t>
      </w:r>
    </w:p>
    <w:p w:rsidR="00272873" w:rsidRPr="007E57E9" w:rsidRDefault="00272873" w:rsidP="00272873">
      <w:pPr>
        <w:pStyle w:val="Ibrahim"/>
        <w:spacing w:before="120"/>
      </w:pPr>
      <w:r w:rsidRPr="007E57E9">
        <w:t xml:space="preserve">組み込み環境（C/C++）で適用可能であれば、動的リンクと静的リンクの解析 </w:t>
      </w:r>
    </w:p>
    <w:p w:rsidR="00272873" w:rsidRPr="007E57E9" w:rsidRDefault="00272873" w:rsidP="00272873">
      <w:pPr>
        <w:pStyle w:val="4"/>
        <w:spacing w:before="240" w:after="120"/>
        <w:rPr>
          <w:lang w:eastAsia="ja-JP"/>
        </w:rPr>
      </w:pPr>
      <w:r w:rsidRPr="007E57E9">
        <w:rPr>
          <w:rFonts w:hint="eastAsia"/>
          <w:lang w:eastAsia="ja-JP"/>
        </w:rPr>
        <w:t>アウトプット</w:t>
      </w:r>
    </w:p>
    <w:p w:rsidR="00272873" w:rsidRPr="007E57E9" w:rsidRDefault="00272873" w:rsidP="00272873">
      <w:pPr>
        <w:pStyle w:val="Ibrahim0"/>
        <w:spacing w:before="120" w:after="120"/>
      </w:pPr>
      <w:r w:rsidRPr="007E57E9">
        <w:rPr>
          <w:rFonts w:hint="eastAsia"/>
        </w:rPr>
        <w:t>このフェーズのアウトプットは、ソフトウェア</w:t>
      </w:r>
      <w:r w:rsidRPr="007E57E9">
        <w:t xml:space="preserve"> コンポーネントの利用に関する、承認または却下の判断です。</w:t>
      </w:r>
    </w:p>
    <w:p w:rsidR="00272873" w:rsidRPr="007E57E9" w:rsidRDefault="00272873" w:rsidP="001727B2">
      <w:pPr>
        <w:pStyle w:val="2"/>
      </w:pPr>
      <w:bookmarkStart w:id="1208" w:name="_Toc504728089"/>
      <w:r w:rsidRPr="007E57E9">
        <w:rPr>
          <w:rFonts w:hint="eastAsia"/>
        </w:rPr>
        <w:t>詳細な利用プロセス</w:t>
      </w:r>
      <w:bookmarkEnd w:id="1208"/>
    </w:p>
    <w:p w:rsidR="00272873" w:rsidRPr="007E57E9" w:rsidRDefault="00272873" w:rsidP="00272873">
      <w:pPr>
        <w:pStyle w:val="Ibrahim0"/>
        <w:spacing w:before="120" w:after="120"/>
      </w:pPr>
      <w:r w:rsidRPr="007E57E9">
        <w:rPr>
          <w:rFonts w:hint="eastAsia"/>
        </w:rPr>
        <w:t>勿論、コンプライアンス手順に影響を与える多くの事情があります。図</w:t>
      </w:r>
      <w:r w:rsidRPr="007E57E9">
        <w:t>17（次ページ）は、いくつかの可能なシナリオと、コンプライアンス プロセスにおいて、一つのステップから別のステップへどのように状態遷移するかについて、詳細なプロセスを示しています。8つの可能なプロセスを議論します。これらのシナリオは、相互に排他的ではありませんし、唯一の可能なプロセスでもありません。これらは、図示と議論の目的のために提示します。</w:t>
      </w:r>
    </w:p>
    <w:p w:rsidR="00272873" w:rsidRPr="007E57E9" w:rsidRDefault="00272873" w:rsidP="00272873">
      <w:pPr>
        <w:pStyle w:val="Ibrahim0"/>
        <w:spacing w:before="120" w:after="120"/>
      </w:pPr>
      <w:r w:rsidRPr="007E57E9">
        <w:rPr>
          <w:rFonts w:hint="eastAsia"/>
        </w:rPr>
        <w:t>シナリオ</w:t>
      </w:r>
      <w:r w:rsidRPr="007E57E9">
        <w:t>1：スキャンされたソース コードは100%プロプライエタリである</w:t>
      </w:r>
    </w:p>
    <w:p w:rsidR="00272873" w:rsidRPr="007E57E9" w:rsidRDefault="00272873" w:rsidP="00272873">
      <w:pPr>
        <w:pStyle w:val="Ibrahim0"/>
        <w:spacing w:before="120" w:after="120"/>
      </w:pPr>
      <w:r w:rsidRPr="007E57E9">
        <w:rPr>
          <w:rFonts w:hint="eastAsia"/>
        </w:rPr>
        <w:t>シナリオ</w:t>
      </w:r>
      <w:r w:rsidRPr="007E57E9">
        <w:t>2：スキャンされたソース コードは両立しないライセンスを含むコードを含んでいる</w:t>
      </w:r>
    </w:p>
    <w:p w:rsidR="00272873" w:rsidRPr="007E57E9" w:rsidRDefault="00272873" w:rsidP="00272873">
      <w:pPr>
        <w:pStyle w:val="Ibrahim0"/>
        <w:spacing w:before="120" w:after="120"/>
      </w:pPr>
      <w:r w:rsidRPr="007E57E9">
        <w:rPr>
          <w:rFonts w:hint="eastAsia"/>
        </w:rPr>
        <w:t>シナリオ</w:t>
      </w:r>
      <w:r w:rsidRPr="007E57E9">
        <w:t>3：リンクに関する課題がアーキテクチャー レビューの最中に特定される</w:t>
      </w:r>
    </w:p>
    <w:p w:rsidR="00272873" w:rsidRPr="007E57E9" w:rsidRDefault="00272873" w:rsidP="00272873">
      <w:pPr>
        <w:pStyle w:val="Ibrahim0"/>
        <w:spacing w:before="120" w:after="120"/>
      </w:pPr>
      <w:r w:rsidRPr="007E57E9">
        <w:rPr>
          <w:rFonts w:hint="eastAsia"/>
        </w:rPr>
        <w:t>シナリオ</w:t>
      </w:r>
      <w:r w:rsidRPr="007E57E9">
        <w:t>4：ソース コード パッケージはもはや使われていない</w:t>
      </w:r>
    </w:p>
    <w:p w:rsidR="00272873" w:rsidRPr="007E57E9" w:rsidRDefault="00272873" w:rsidP="00272873">
      <w:pPr>
        <w:pStyle w:val="Ibrahim0"/>
        <w:spacing w:before="120" w:after="120"/>
      </w:pPr>
      <w:r w:rsidRPr="007E57E9">
        <w:rPr>
          <w:rFonts w:hint="eastAsia"/>
        </w:rPr>
        <w:t>シナリオ</w:t>
      </w:r>
      <w:r w:rsidRPr="007E57E9">
        <w:t>5：精査でライセンス義務を満足する形でリリースするべきIPが特定される</w:t>
      </w:r>
    </w:p>
    <w:p w:rsidR="00272873" w:rsidRPr="007E57E9" w:rsidRDefault="00272873" w:rsidP="00272873">
      <w:pPr>
        <w:pStyle w:val="Ibrahim0"/>
        <w:spacing w:before="120" w:after="120"/>
      </w:pPr>
      <w:r w:rsidRPr="007E57E9">
        <w:rPr>
          <w:rFonts w:hint="eastAsia"/>
        </w:rPr>
        <w:t>シナリオ</w:t>
      </w:r>
      <w:r w:rsidRPr="007E57E9">
        <w:t>6：検証ステップで解決すべき課題が特定される</w:t>
      </w:r>
    </w:p>
    <w:p w:rsidR="00272873" w:rsidRPr="007E57E9" w:rsidRDefault="00272873" w:rsidP="00272873">
      <w:pPr>
        <w:pStyle w:val="Ibrahim0"/>
        <w:spacing w:before="120" w:after="120"/>
      </w:pPr>
      <w:r w:rsidRPr="007E57E9">
        <w:rPr>
          <w:rFonts w:hint="eastAsia"/>
        </w:rPr>
        <w:t>シナリオ</w:t>
      </w:r>
      <w:r w:rsidRPr="007E57E9">
        <w:t>7：ソース コードは利用が承認される</w:t>
      </w:r>
    </w:p>
    <w:p w:rsidR="00272873" w:rsidRPr="007E57E9" w:rsidRDefault="00272873" w:rsidP="00272873">
      <w:pPr>
        <w:pStyle w:val="Ibrahim0"/>
        <w:spacing w:before="120" w:after="120"/>
      </w:pPr>
      <w:r w:rsidRPr="007E57E9">
        <w:rPr>
          <w:rFonts w:hint="eastAsia"/>
        </w:rPr>
        <w:t>シナリオ</w:t>
      </w:r>
      <w:r w:rsidRPr="007E57E9">
        <w:t>8：ソース コードは利用が却下される</w:t>
      </w:r>
    </w:p>
    <w:p w:rsidR="00272873" w:rsidRPr="007E57E9" w:rsidRDefault="00272873" w:rsidP="00272873">
      <w:pPr>
        <w:pStyle w:val="Ibrahim0"/>
        <w:spacing w:before="120" w:after="120"/>
      </w:pPr>
    </w:p>
    <w:p w:rsidR="00213F3F" w:rsidRDefault="00213F3F">
      <w:pPr>
        <w:spacing w:before="120" w:after="120" w:line="436" w:lineRule="auto"/>
        <w:rPr>
          <w:lang w:eastAsia="ja-JP"/>
        </w:rPr>
        <w:sectPr w:rsidR="00213F3F" w:rsidSect="006D701A">
          <w:pgSz w:w="8400" w:h="11910" w:code="11"/>
          <w:pgMar w:top="440" w:right="0" w:bottom="340" w:left="0" w:header="340" w:footer="153" w:gutter="0"/>
          <w:cols w:space="720"/>
        </w:sectPr>
      </w:pPr>
    </w:p>
    <w:p w:rsidR="00213F3F" w:rsidRDefault="00DA09AE">
      <w:pPr>
        <w:pStyle w:val="a3"/>
        <w:spacing w:before="120" w:after="120"/>
        <w:ind w:left="1041"/>
        <w:rPr>
          <w:sz w:val="20"/>
        </w:rPr>
      </w:pPr>
      <w:r>
        <w:rPr>
          <w:noProof/>
          <w:sz w:val="20"/>
        </w:rPr>
        <w:drawing>
          <wp:anchor distT="0" distB="0" distL="114300" distR="114300" simplePos="0" relativeHeight="503250824" behindDoc="0" locked="0" layoutInCell="1" allowOverlap="1" wp14:anchorId="7C8F5169">
            <wp:simplePos x="0" y="0"/>
            <wp:positionH relativeFrom="column">
              <wp:posOffset>622300</wp:posOffset>
            </wp:positionH>
            <wp:positionV relativeFrom="paragraph">
              <wp:posOffset>220345</wp:posOffset>
            </wp:positionV>
            <wp:extent cx="4178300" cy="5263515"/>
            <wp:effectExtent l="0" t="0" r="0" b="0"/>
            <wp:wrapTopAndBottom/>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300" cy="5263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873" w:rsidRPr="007E57E9" w:rsidRDefault="00272873" w:rsidP="00272873">
      <w:pPr>
        <w:pStyle w:val="Ibrahim2"/>
        <w:spacing w:after="120"/>
      </w:pPr>
      <w:r w:rsidRPr="007E57E9">
        <w:rPr>
          <w:rFonts w:hint="eastAsia"/>
        </w:rPr>
        <w:t>図</w:t>
      </w:r>
      <w:r w:rsidRPr="007E57E9">
        <w:t>17</w:t>
      </w:r>
      <w:r>
        <w:rPr>
          <w:rFonts w:hint="eastAsia"/>
        </w:rPr>
        <w:t>：</w:t>
      </w:r>
      <w:r w:rsidRPr="007E57E9">
        <w:t>コンプライアンス シナリオの一例</w:t>
      </w:r>
    </w:p>
    <w:p w:rsidR="00213F3F" w:rsidRPr="00272873" w:rsidRDefault="00213F3F">
      <w:pPr>
        <w:spacing w:before="120" w:after="120"/>
        <w:rPr>
          <w:sz w:val="18"/>
          <w:lang w:eastAsia="ja-JP"/>
        </w:rPr>
        <w:sectPr w:rsidR="00213F3F" w:rsidRPr="00272873" w:rsidSect="006D701A">
          <w:pgSz w:w="8400" w:h="11910" w:code="11"/>
          <w:pgMar w:top="440" w:right="0" w:bottom="340" w:left="0" w:header="340" w:footer="153" w:gutter="0"/>
          <w:cols w:space="720"/>
        </w:sectPr>
      </w:pPr>
    </w:p>
    <w:p w:rsidR="006D1371" w:rsidRPr="006D1371" w:rsidRDefault="006D1371" w:rsidP="00A0295F">
      <w:pPr>
        <w:pStyle w:val="4"/>
        <w:spacing w:before="240" w:after="120"/>
        <w:ind w:rightChars="400" w:right="880"/>
        <w:rPr>
          <w:lang w:eastAsia="ja-JP"/>
        </w:rPr>
      </w:pPr>
      <w:r w:rsidRPr="006D1371">
        <w:rPr>
          <w:rFonts w:hint="eastAsia"/>
          <w:lang w:eastAsia="ja-JP"/>
        </w:rPr>
        <w:t>シナリオ</w:t>
      </w:r>
      <w:r w:rsidRPr="006D1371">
        <w:rPr>
          <w:lang w:eastAsia="ja-JP"/>
        </w:rPr>
        <w:t>1：スキャンされたソース コードは、100%プロプライエタリである</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コンポーネントは、100%プロプライエタリ コードだけを含んでいて、オープン ソース コードは申告も特定もされていない。このケースでは、迅速な処理を想定し、特定のコンポーネントのコンプライアンス チケットは、法務レビューに進められます。法務担当は、ライセンスをこのプロプライエタリ コンポーネントに付与し、アーキテクチャー解析とリンク解析の実施のためにコンプライアンス オフィサーへ送ります。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2：両立性のないライセンス（の組み合わせ）</w:t>
      </w:r>
    </w:p>
    <w:p w:rsidR="006D1371" w:rsidRPr="006D1371" w:rsidRDefault="006D1371" w:rsidP="00A0295F">
      <w:pPr>
        <w:pStyle w:val="Ibrahim0"/>
        <w:spacing w:before="120" w:after="120"/>
      </w:pPr>
      <w:r w:rsidRPr="006D1371">
        <w:rPr>
          <w:rFonts w:hint="eastAsia"/>
        </w:rPr>
        <w:t>スキャンされたソフトウェア</w:t>
      </w:r>
      <w:r w:rsidRPr="006D1371">
        <w:t xml:space="preserve"> コンポーネントは、両立性のないライセンスが付けられた複数のソース コードに由来するソース コードを含んでいることがあります。他の例としては、プロプライエタリ ソース コードとGPLで許諾されたソース コードとが組み合わされたものがあります。このシナリオでは、コンプライアンス チケットにスキャン報告が付けられ、プロプライエタリ ソフトウェア コンポーネントからGPLソース コードを取り去るという作業要求と共に、企業内でそのソフトウェア コンポーネントを管理している開発者に作業が割り</w:t>
      </w:r>
      <w:r w:rsidRPr="006D1371">
        <w:rPr>
          <w:rFonts w:hint="eastAsia"/>
        </w:rPr>
        <w:t>当てられます。いったん開発者がコードの再作業を行った後は、そのソフトウェア</w:t>
      </w:r>
      <w:r w:rsidRPr="006D1371">
        <w:t xml:space="preserve"> コンポーネントは、法務レビューへ進む前に、GPLコードが取り除かれたことを確認するために、再スキャンされます。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3：リンクに関する課題が特定される</w:t>
      </w:r>
    </w:p>
    <w:p w:rsidR="006D1371" w:rsidRPr="006D1371" w:rsidRDefault="006D1371" w:rsidP="00A0295F">
      <w:pPr>
        <w:pStyle w:val="Ibrahim0"/>
        <w:spacing w:before="120" w:after="120"/>
      </w:pPr>
      <w:r w:rsidRPr="006D1371">
        <w:rPr>
          <w:rFonts w:hint="eastAsia"/>
        </w:rPr>
        <w:t>このシナリオでは、コンプライアンス</w:t>
      </w:r>
      <w:r w:rsidRPr="006D1371">
        <w:t xml:space="preserve"> チケットは、法務レビューをパスして、アーキテクチャー レビューとリンク レビューに進みます。コンプライアンス オフィサーは、リンクに関する課題を見つけます。このケースでは、コンプライアンス オフィサーは、コンプライアンス チケットを解決フェーズに送り、リンクに関する課題を解決するように開発者に割り当てます。</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4：ソース コードは、もはや使われない</w:t>
      </w:r>
    </w:p>
    <w:p w:rsidR="006D1371" w:rsidRPr="006D1371" w:rsidRDefault="006D1371" w:rsidP="00A0295F">
      <w:pPr>
        <w:pStyle w:val="Ibrahim0"/>
        <w:spacing w:before="120" w:after="120"/>
      </w:pPr>
      <w:r w:rsidRPr="006D1371">
        <w:rPr>
          <w:rFonts w:hint="eastAsia"/>
        </w:rPr>
        <w:t>このシナリオでは、技術担当は、コンプライアンス</w:t>
      </w:r>
      <w:r w:rsidRPr="006D1371">
        <w:t xml:space="preserve"> プロセスの処理中に、そのソフトウェア コンポーネントが製品に混入しないようにします。結果として、そのコンプライアンス チケットは（却下として）クローズされます。当該コンポーネントが次に利用される場合には、そのコンポーネントが製品に組み込まれるか、ソース コード リポジトリに入る前に、コンプライアンス プロセスに再入力して承認を得なければなりません。</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5：開示要求のリスクがあるIP</w:t>
      </w:r>
    </w:p>
    <w:p w:rsidR="006D1371" w:rsidRPr="006D1371" w:rsidRDefault="006D1371" w:rsidP="00A0295F">
      <w:pPr>
        <w:pStyle w:val="Ibrahim0"/>
        <w:spacing w:before="120" w:after="120"/>
      </w:pPr>
      <w:r w:rsidRPr="006D1371">
        <w:rPr>
          <w:rFonts w:hint="eastAsia"/>
        </w:rPr>
        <w:t>このシナリオは、法務レビューが、非開示になっている知的財産とオープン</w:t>
      </w:r>
      <w:r w:rsidRPr="006D1371">
        <w:t xml:space="preserve"> ソース コード パッケージとが組み合わされていることを明らかにしたものです。法務担当は、この件にフラグを付けて、オープン ソース コンポーネントからプロプライエタリ ソース コードを取り除くために、コンプライアンス チケットを技術担当に割り当てます。技術担当がオープン ソース コンポーネント中にプロプライエタリ ソース コードを保持し続けることを固辞した場合には、OSECはプロプライエタリ ソース コードをオープン ソース ライセンスの下</w:t>
      </w:r>
      <w:r w:rsidRPr="006D1371">
        <w:rPr>
          <w:rFonts w:hint="eastAsia"/>
        </w:rPr>
        <w:t>でリリースする決定をしなければならなくなるでしょう。</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6：未解決の課題が見つかる</w:t>
      </w:r>
    </w:p>
    <w:p w:rsidR="006D1371" w:rsidRPr="006D1371" w:rsidRDefault="006D1371" w:rsidP="00A0295F">
      <w:pPr>
        <w:pStyle w:val="Ibrahim0"/>
        <w:spacing w:before="120" w:after="120"/>
      </w:pPr>
      <w:r w:rsidRPr="006D1371">
        <w:t>OSRBメンバーがソフトウェア コンポーネント中にコンプライアンスに関する課題を発見したような全てのケースは、コンポーネントは同じライフ サイクルを進みます。</w:t>
      </w:r>
    </w:p>
    <w:p w:rsidR="006D1371" w:rsidRPr="006D1371" w:rsidRDefault="006D1371" w:rsidP="00A0295F">
      <w:pPr>
        <w:pStyle w:val="Ibrahim"/>
        <w:spacing w:before="120"/>
      </w:pPr>
      <w:r w:rsidRPr="006D1371">
        <w:t>技術担当は、特定された課題を解決します。</w:t>
      </w:r>
    </w:p>
    <w:p w:rsidR="006D1371" w:rsidRPr="006D1371" w:rsidRDefault="006D1371" w:rsidP="00A0295F">
      <w:pPr>
        <w:pStyle w:val="Ibrahim"/>
        <w:spacing w:before="120"/>
      </w:pPr>
      <w:r w:rsidRPr="006D1371">
        <w:t>監査チームは、ソフトウェア コンポーネントを再スキャンし、新しいスキャン報告を提出します。</w:t>
      </w:r>
    </w:p>
    <w:p w:rsidR="00A0295F" w:rsidRDefault="006D1371" w:rsidP="00A0295F">
      <w:pPr>
        <w:pStyle w:val="Ibrahim"/>
        <w:spacing w:before="120"/>
      </w:pPr>
      <w:r w:rsidRPr="006D1371">
        <w:t>法務担当は、新しい監査報告を確認します。</w:t>
      </w:r>
    </w:p>
    <w:p w:rsidR="006D1371" w:rsidRPr="006D1371" w:rsidRDefault="006D1371" w:rsidP="00A0295F">
      <w:pPr>
        <w:pStyle w:val="Ibrahim"/>
        <w:spacing w:before="120"/>
      </w:pPr>
      <w:r w:rsidRPr="006D1371">
        <w:t xml:space="preserve">コンプライアンス オフィサーは、アーキテクチャー解析、リンク解析において未解決の課題がないことを確認します。 </w:t>
      </w:r>
    </w:p>
    <w:p w:rsidR="006D1371" w:rsidRPr="006D1371" w:rsidRDefault="006D1371" w:rsidP="00A0295F">
      <w:pPr>
        <w:pStyle w:val="4"/>
        <w:spacing w:before="240" w:after="120"/>
        <w:rPr>
          <w:lang w:eastAsia="ja-JP"/>
        </w:rPr>
      </w:pPr>
      <w:r w:rsidRPr="006D1371">
        <w:rPr>
          <w:rFonts w:hint="eastAsia"/>
          <w:lang w:eastAsia="ja-JP"/>
        </w:rPr>
        <w:t>シナリオ</w:t>
      </w:r>
      <w:r w:rsidRPr="006D1371">
        <w:rPr>
          <w:lang w:eastAsia="ja-JP"/>
        </w:rPr>
        <w:t>7：</w:t>
      </w:r>
      <w:del w:id="1209" w:author="Mieko Sato" w:date="2018-01-25T15:45:00Z">
        <w:r w:rsidRPr="006D1371" w:rsidDel="00E15361">
          <w:rPr>
            <w:lang w:eastAsia="ja-JP"/>
          </w:rPr>
          <w:delText>ソースコード</w:delText>
        </w:r>
      </w:del>
      <w:ins w:id="1210" w:author="Mieko Sato" w:date="2018-01-25T15:45:00Z">
        <w:r w:rsidR="00E15361">
          <w:rPr>
            <w:lang w:eastAsia="ja-JP"/>
          </w:rPr>
          <w:t>ソース コード</w:t>
        </w:r>
      </w:ins>
      <w:r w:rsidRPr="006D1371">
        <w:rPr>
          <w:lang w:eastAsia="ja-JP"/>
        </w:rPr>
        <w:t>は、承認される</w:t>
      </w:r>
    </w:p>
    <w:p w:rsidR="00A0295F" w:rsidRDefault="006D1371" w:rsidP="00A0295F">
      <w:pPr>
        <w:pStyle w:val="Ibrahim0"/>
        <w:spacing w:before="120" w:after="120"/>
      </w:pPr>
      <w:r w:rsidRPr="006D1371">
        <w:rPr>
          <w:rFonts w:hint="eastAsia"/>
        </w:rPr>
        <w:t>ソフトウェア</w:t>
      </w:r>
      <w:r w:rsidRPr="006D1371">
        <w:t xml:space="preserve"> コンポーネントが、監査、法務レビュー、コンプライアンス承認を全て受けたら、OSRB会議でその結果をレビューします。もし、状況に何も変更が無いならば、つまり、まだ使用されており、同じバージョンであり、利用形態が同じであること（次ページの図18）コンプライアンス オフィサーは、</w:t>
      </w:r>
      <w:r w:rsidR="00A0295F">
        <w:br w:type="page"/>
      </w:r>
    </w:p>
    <w:p w:rsidR="006D1371" w:rsidRPr="006D1371" w:rsidRDefault="006D1371" w:rsidP="00A0295F">
      <w:pPr>
        <w:pStyle w:val="Ibrahim"/>
        <w:spacing w:before="120"/>
      </w:pPr>
      <w:r w:rsidRPr="006D1371">
        <w:t>あるOSSソフトウェア コンポーネントのバージョンXは、製品YのバージョンZでの使用が承認されたことをソフトウェア一覧表に反映させます。</w:t>
      </w:r>
    </w:p>
    <w:p w:rsidR="006D1371" w:rsidRPr="006D1371" w:rsidRDefault="006D1371" w:rsidP="00A0295F">
      <w:pPr>
        <w:pStyle w:val="Ibrahim"/>
        <w:spacing w:before="120"/>
      </w:pPr>
      <w:r w:rsidRPr="006D1371">
        <w:t>製品に付属する文書中のエンド ユーザーへの通知を更新して、製品やサービスにオープン ソースが使用されていることを反映させるため、文書チームへチケットが発行されます。</w:t>
      </w:r>
    </w:p>
    <w:p w:rsidR="00213F3F" w:rsidRDefault="00545C18" w:rsidP="00A0295F">
      <w:pPr>
        <w:pStyle w:val="Ibrahim"/>
        <w:spacing w:before="120"/>
      </w:pPr>
      <w:r>
        <w:rPr>
          <w:noProof/>
        </w:rPr>
        <w:drawing>
          <wp:anchor distT="0" distB="0" distL="114300" distR="114300" simplePos="0" relativeHeight="503251848" behindDoc="0" locked="0" layoutInCell="1" allowOverlap="1" wp14:anchorId="1CA80127">
            <wp:simplePos x="0" y="0"/>
            <wp:positionH relativeFrom="column">
              <wp:posOffset>1530350</wp:posOffset>
            </wp:positionH>
            <wp:positionV relativeFrom="paragraph">
              <wp:posOffset>455295</wp:posOffset>
            </wp:positionV>
            <wp:extent cx="2028190" cy="2813050"/>
            <wp:effectExtent l="0" t="0" r="0" b="6350"/>
            <wp:wrapTopAndBottom/>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819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371" w:rsidRPr="006D1371">
        <w:t>製品出荷前に、頒布プロセスを開始させます。</w:t>
      </w:r>
    </w:p>
    <w:p w:rsidR="00545C18" w:rsidRDefault="00545C18" w:rsidP="00677C24">
      <w:pPr>
        <w:pStyle w:val="Ibrahim2"/>
        <w:spacing w:after="120"/>
      </w:pPr>
    </w:p>
    <w:p w:rsidR="00677C24" w:rsidRPr="007E57E9" w:rsidRDefault="00677C24" w:rsidP="00677C24">
      <w:pPr>
        <w:pStyle w:val="Ibrahim2"/>
        <w:spacing w:after="120"/>
      </w:pPr>
      <w:r w:rsidRPr="007E57E9">
        <w:rPr>
          <w:rFonts w:hint="eastAsia"/>
        </w:rPr>
        <w:t>図</w:t>
      </w:r>
      <w:r w:rsidRPr="007E57E9">
        <w:t>18</w:t>
      </w:r>
      <w:r>
        <w:rPr>
          <w:rFonts w:hint="eastAsia"/>
        </w:rPr>
        <w:t>：</w:t>
      </w:r>
      <w:r w:rsidRPr="007E57E9">
        <w:t>OSRB承認後に実施されるステップ</w:t>
      </w:r>
    </w:p>
    <w:p w:rsidR="00677C24" w:rsidRPr="007E57E9" w:rsidRDefault="00677C24" w:rsidP="00677C24">
      <w:pPr>
        <w:pStyle w:val="4"/>
        <w:spacing w:before="240" w:after="120"/>
        <w:rPr>
          <w:lang w:eastAsia="ja-JP"/>
        </w:rPr>
      </w:pPr>
      <w:r w:rsidRPr="007E57E9">
        <w:rPr>
          <w:rFonts w:hint="eastAsia"/>
          <w:lang w:eastAsia="ja-JP"/>
        </w:rPr>
        <w:t>シナリオ</w:t>
      </w:r>
      <w:r w:rsidRPr="007E57E9">
        <w:rPr>
          <w:lang w:eastAsia="ja-JP"/>
        </w:rPr>
        <w:t>8：ソース コードは利用が却下される</w:t>
      </w:r>
    </w:p>
    <w:p w:rsidR="00677C24" w:rsidRPr="007E57E9" w:rsidRDefault="00677C24" w:rsidP="00677C24">
      <w:pPr>
        <w:pStyle w:val="Ibrahim0"/>
        <w:spacing w:before="120" w:after="120"/>
      </w:pPr>
      <w:r w:rsidRPr="007E57E9">
        <w:rPr>
          <w:rFonts w:hint="eastAsia"/>
        </w:rPr>
        <w:t>このシナリオでは、</w:t>
      </w:r>
      <w:r w:rsidRPr="007E57E9">
        <w:t>OSRBは、特定のソフトウェア利用の却下を決定します。そういう却下につながるような理由がいくつかあります。</w:t>
      </w:r>
    </w:p>
    <w:p w:rsidR="00677C24" w:rsidRPr="007E57E9" w:rsidRDefault="00677C24" w:rsidP="00CD02D4">
      <w:pPr>
        <w:pStyle w:val="Ibrahim"/>
        <w:spacing w:before="120"/>
      </w:pPr>
      <w:r w:rsidRPr="007E57E9">
        <w:t>そのソフトウェア コンポーネントは、もはや使われない。</w:t>
      </w:r>
    </w:p>
    <w:p w:rsidR="00677C24" w:rsidRPr="007E57E9" w:rsidRDefault="00677C24" w:rsidP="00CD02D4">
      <w:pPr>
        <w:pStyle w:val="Ibrahim"/>
        <w:spacing w:before="120"/>
      </w:pPr>
      <w:r w:rsidRPr="007E57E9">
        <w:t>容易に解決できないリンクに関する課題がある。このケースの結論は、開発を中止し、より良いソリューションを設計しなおすというものです。</w:t>
      </w:r>
    </w:p>
    <w:p w:rsidR="00677C24" w:rsidRPr="007E57E9" w:rsidRDefault="00677C24" w:rsidP="00CD02D4">
      <w:pPr>
        <w:pStyle w:val="Ibrahim"/>
        <w:spacing w:before="120"/>
      </w:pPr>
      <w:r w:rsidRPr="007E57E9">
        <w:t>容易に解決できない両立しないライセンスがある。このケースの結論は、開発を中止し、より良いソリューションを設計し直すというものです。</w:t>
      </w:r>
    </w:p>
    <w:p w:rsidR="00677C24" w:rsidRPr="007E57E9" w:rsidRDefault="00677C24" w:rsidP="00CD02D4">
      <w:pPr>
        <w:pStyle w:val="Ibrahim"/>
        <w:spacing w:before="120"/>
      </w:pPr>
      <w:r w:rsidRPr="007E57E9">
        <w:t>特定のコンポーネントの利用やリリースを阻害する知的財産に関する課題がある。</w:t>
      </w:r>
    </w:p>
    <w:p w:rsidR="00677C24" w:rsidRPr="007E57E9" w:rsidRDefault="00677C24" w:rsidP="00CD02D4">
      <w:pPr>
        <w:pStyle w:val="Ibrahim"/>
        <w:spacing w:before="120"/>
      </w:pPr>
      <w:r w:rsidRPr="007E57E9">
        <w:t>その他の理由：それぞれのケースは、問題となっているソフトウェア コンポーネントの個別条件や、最終製品やサービスでの利用形態に依存します。</w:t>
      </w:r>
    </w:p>
    <w:p w:rsidR="00677C24" w:rsidRPr="007E57E9" w:rsidRDefault="00677C24" w:rsidP="001727B2">
      <w:pPr>
        <w:pStyle w:val="2"/>
      </w:pPr>
      <w:bookmarkStart w:id="1211" w:name="_Toc504728090"/>
      <w:r w:rsidRPr="007E57E9">
        <w:rPr>
          <w:rFonts w:hint="eastAsia"/>
        </w:rPr>
        <w:t>インクリメンタル</w:t>
      </w:r>
      <w:r w:rsidRPr="007E57E9">
        <w:t xml:space="preserve"> コンプライアンス プロセス</w:t>
      </w:r>
      <w:bookmarkEnd w:id="1211"/>
    </w:p>
    <w:p w:rsidR="00677C24" w:rsidRPr="007E57E9" w:rsidRDefault="00677C24" w:rsidP="00677C24">
      <w:pPr>
        <w:pStyle w:val="Ibrahim0"/>
        <w:spacing w:before="120" w:after="120"/>
      </w:pPr>
      <w:r w:rsidRPr="007E57E9">
        <w:rPr>
          <w:rFonts w:hint="eastAsia"/>
        </w:rPr>
        <w:t>インクリメンタル</w:t>
      </w:r>
      <w:r w:rsidRPr="007E57E9">
        <w:t xml:space="preserve"> コンプライアンスは、すでに初期コンプライアンスが完了しているベースライン版に製品フィーチャーを追加する時に、コンプライアンスを維持するために実施されるプロセスです。（ベースライン コンプライアンスとも呼ばれる、初期コンプライアンスは、開発が開始された時に発生し、製品の初期版が出荷されるまで継続します。）インクリメンタル コンプライアンスは、ベースライン コンプライアンスを確立するために必要とする努力と比べると小さな努力ですみます。</w:t>
      </w:r>
    </w:p>
    <w:p w:rsidR="00213F3F" w:rsidRDefault="00677C24" w:rsidP="00CD02D4">
      <w:pPr>
        <w:pStyle w:val="Ibrahim0"/>
        <w:spacing w:before="120" w:after="120"/>
      </w:pPr>
      <w:r w:rsidRPr="007E57E9">
        <w:rPr>
          <w:rFonts w:hint="eastAsia"/>
        </w:rPr>
        <w:t>図</w:t>
      </w:r>
      <w:r w:rsidRPr="007E57E9">
        <w:t>19は、製品開発とインクリメンタル コンプライアンスを示しています。</w:t>
      </w:r>
    </w:p>
    <w:p w:rsidR="00213F3F" w:rsidRDefault="00545C18">
      <w:pPr>
        <w:pStyle w:val="a3"/>
        <w:spacing w:before="120" w:after="120"/>
        <w:rPr>
          <w:sz w:val="6"/>
          <w:lang w:eastAsia="ja-JP"/>
        </w:rPr>
      </w:pPr>
      <w:r>
        <w:rPr>
          <w:noProof/>
          <w:sz w:val="6"/>
          <w:lang w:eastAsia="ja-JP"/>
        </w:rPr>
        <w:drawing>
          <wp:anchor distT="0" distB="0" distL="114300" distR="114300" simplePos="0" relativeHeight="503252872" behindDoc="0" locked="0" layoutInCell="1" allowOverlap="1" wp14:anchorId="5657E949">
            <wp:simplePos x="0" y="0"/>
            <wp:positionH relativeFrom="column">
              <wp:posOffset>368300</wp:posOffset>
            </wp:positionH>
            <wp:positionV relativeFrom="paragraph">
              <wp:posOffset>108585</wp:posOffset>
            </wp:positionV>
            <wp:extent cx="4552950" cy="1699547"/>
            <wp:effectExtent l="0" t="0" r="0" b="0"/>
            <wp:wrapTopAndBottom/>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2950" cy="1699547"/>
                    </a:xfrm>
                    <a:prstGeom prst="rect">
                      <a:avLst/>
                    </a:prstGeom>
                    <a:noFill/>
                    <a:ln>
                      <a:noFill/>
                    </a:ln>
                  </pic:spPr>
                </pic:pic>
              </a:graphicData>
            </a:graphic>
          </wp:anchor>
        </w:drawing>
      </w:r>
    </w:p>
    <w:p w:rsidR="00CD02D4" w:rsidRPr="007E57E9" w:rsidRDefault="00CD02D4" w:rsidP="00CD02D4">
      <w:pPr>
        <w:pStyle w:val="Ibrahim2"/>
        <w:spacing w:after="120"/>
      </w:pPr>
      <w:r w:rsidRPr="007E57E9">
        <w:rPr>
          <w:rFonts w:hint="eastAsia"/>
        </w:rPr>
        <w:t>図</w:t>
      </w:r>
      <w:r w:rsidRPr="007E57E9">
        <w:t>19</w:t>
      </w:r>
      <w:r>
        <w:rPr>
          <w:rFonts w:hint="eastAsia"/>
        </w:rPr>
        <w:t>：</w:t>
      </w:r>
      <w:r w:rsidRPr="007E57E9">
        <w:t>インクリメンタル コンプライアンス</w:t>
      </w:r>
    </w:p>
    <w:p w:rsidR="005C4712" w:rsidRPr="007E57E9" w:rsidRDefault="005C4712" w:rsidP="005C4712">
      <w:pPr>
        <w:pStyle w:val="Ibrahim0"/>
        <w:spacing w:before="120" w:after="120"/>
      </w:pPr>
      <w:r w:rsidRPr="007E57E9">
        <w:rPr>
          <w:rFonts w:hint="eastAsia"/>
        </w:rPr>
        <w:t>この例では、コンプライアンス</w:t>
      </w:r>
      <w:r w:rsidRPr="007E57E9">
        <w:t xml:space="preserve"> チームは、ソフトウェア ベースライン（ここでは仮にV 1.0と呼びます）に含まれる全てのオープン ソースを特定し、オープン ソース コンポーネント全てが、コンプライアンス プロセス全体を通るようにします。製品が出荷されたら、追加機能や不具合修正などを含む開発は、新しいブランチで行われます。この例では、V 1.1です。</w:t>
      </w:r>
    </w:p>
    <w:p w:rsidR="005C4712" w:rsidRPr="007E57E9" w:rsidRDefault="005C4712" w:rsidP="005C4712">
      <w:pPr>
        <w:pStyle w:val="Ibrahim0"/>
        <w:spacing w:before="120" w:after="120"/>
      </w:pPr>
      <w:r w:rsidRPr="007E57E9">
        <w:rPr>
          <w:rFonts w:hint="eastAsia"/>
        </w:rPr>
        <w:t>インクリメンタル</w:t>
      </w:r>
      <w:r w:rsidRPr="007E57E9">
        <w:t xml:space="preserve"> コンプライアンスに関しては、解決すべきいくつかの課題が発生します。特に、V1.0とV1.1の間で変更されたソース コードを正確に把握し、リリースの間の変化点についてコンプライアンスを検証します。</w:t>
      </w:r>
    </w:p>
    <w:p w:rsidR="005C4712" w:rsidRDefault="005C4712" w:rsidP="005C4712">
      <w:pPr>
        <w:pStyle w:val="Ibrahim"/>
        <w:spacing w:before="120"/>
      </w:pPr>
      <w:r w:rsidRPr="007E57E9">
        <w:t>新しいソフトウェア コンポーネントが、導入されているかもしれません。</w:t>
      </w:r>
    </w:p>
    <w:p w:rsidR="005C4712" w:rsidRDefault="005C4712" w:rsidP="005C4712">
      <w:pPr>
        <w:pStyle w:val="Ibrahim"/>
        <w:spacing w:before="120"/>
      </w:pPr>
      <w:r w:rsidRPr="007E57E9">
        <w:t>既存のソフトウェア コンポーネントが、既に使用中止になっているかもしれません。</w:t>
      </w:r>
    </w:p>
    <w:p w:rsidR="005C4712" w:rsidRDefault="005C4712" w:rsidP="005C4712">
      <w:pPr>
        <w:pStyle w:val="Ibrahim"/>
        <w:spacing w:before="120"/>
      </w:pPr>
      <w:r w:rsidRPr="007E57E9">
        <w:t>既存のソフトウェア コンポーネントが、新しいバージョンに更新されているかもしれません。</w:t>
      </w:r>
    </w:p>
    <w:p w:rsidR="005C4712" w:rsidRPr="007E57E9" w:rsidRDefault="005C4712" w:rsidP="005C4712">
      <w:pPr>
        <w:pStyle w:val="Ibrahim"/>
        <w:spacing w:before="120"/>
      </w:pPr>
      <w:r w:rsidRPr="007E57E9">
        <w:t>ソフトウェア コンポーネントのライセンスが、バージョンの間で変更されているかもしれません。</w:t>
      </w:r>
    </w:p>
    <w:p w:rsidR="005C4712" w:rsidRPr="007E57E9" w:rsidRDefault="005C4712" w:rsidP="005C4712">
      <w:pPr>
        <w:pStyle w:val="Ibrahim"/>
        <w:spacing w:before="120"/>
      </w:pPr>
      <w:r w:rsidRPr="007E57E9">
        <w:t xml:space="preserve">既存のソフトウェア コンポーネントが、不具合修正を含むコード変更や、機能やアーキテクチャーに対する変更を含んでいるかもしれません。 </w:t>
      </w:r>
    </w:p>
    <w:p w:rsidR="005C4712" w:rsidRPr="007E57E9" w:rsidRDefault="005C4712" w:rsidP="005C4712">
      <w:pPr>
        <w:pStyle w:val="Ibrahim0"/>
        <w:spacing w:before="120" w:after="120"/>
      </w:pPr>
      <w:r w:rsidRPr="007E57E9">
        <w:rPr>
          <w:rFonts w:hint="eastAsia"/>
        </w:rPr>
        <w:t>あるべき質問は、「どうすれば全ての変更を追跡できるだろうか？」というものです。</w:t>
      </w:r>
    </w:p>
    <w:p w:rsidR="005C4712" w:rsidRPr="007E57E9" w:rsidRDefault="005C4712" w:rsidP="005C4712">
      <w:pPr>
        <w:pStyle w:val="Ibrahim0"/>
        <w:spacing w:before="120" w:after="120"/>
      </w:pPr>
      <w:r w:rsidRPr="007E57E9">
        <w:rPr>
          <w:rFonts w:hint="eastAsia"/>
        </w:rPr>
        <w:t>答えは単純です。：第</w:t>
      </w:r>
      <w:r w:rsidRPr="007E57E9">
        <w:t>7章で議論しますが、BoM比較ツールです。ここでの議論のために簡単に言うと、そのツールは、同じ製品やサービスに使う2つのBOMの差分を与えてくれます。製品V1.1のBOMと製品V1.0のBOMがあると、その差分を計算します。ツールの出力は以下のようなものです。</w:t>
      </w:r>
    </w:p>
    <w:p w:rsidR="005C4712" w:rsidRPr="007E57E9" w:rsidRDefault="005C4712" w:rsidP="005C4712">
      <w:pPr>
        <w:pStyle w:val="Ibrahim"/>
        <w:spacing w:before="120"/>
      </w:pPr>
      <w:r w:rsidRPr="007E57E9">
        <w:t>V1.1で追加された新しいソフトウェア コンポーネントの名前</w:t>
      </w:r>
    </w:p>
    <w:p w:rsidR="005C4712" w:rsidRPr="007E57E9" w:rsidRDefault="005C4712" w:rsidP="005C4712">
      <w:pPr>
        <w:pStyle w:val="Ibrahim"/>
        <w:spacing w:before="120"/>
      </w:pPr>
      <w:r w:rsidRPr="007E57E9">
        <w:t>更新されているソフトウェア コンポーネントの名前</w:t>
      </w:r>
    </w:p>
    <w:p w:rsidR="005C4712" w:rsidRDefault="005C4712" w:rsidP="005C4712">
      <w:pPr>
        <w:pStyle w:val="Ibrahim"/>
        <w:spacing w:before="120"/>
      </w:pPr>
      <w:r w:rsidRPr="007E57E9">
        <w:t>使用されなくなったソフトウェア コンポーネントの名前</w:t>
      </w:r>
    </w:p>
    <w:p w:rsidR="005C4712" w:rsidRDefault="005C4712">
      <w:pPr>
        <w:rPr>
          <w:rFonts w:hAnsi="メイリオ" w:cs="ＭＳ ゴシック"/>
          <w:spacing w:val="-3"/>
          <w:w w:val="95"/>
          <w:sz w:val="20"/>
          <w:szCs w:val="20"/>
          <w:lang w:eastAsia="ja-JP"/>
        </w:rPr>
      </w:pPr>
      <w:r>
        <w:rPr>
          <w:lang w:eastAsia="ja-JP"/>
        </w:rPr>
        <w:br w:type="page"/>
      </w:r>
    </w:p>
    <w:p w:rsidR="005C4712" w:rsidRPr="007E57E9" w:rsidRDefault="005C4712" w:rsidP="005C4712">
      <w:pPr>
        <w:pStyle w:val="Ibrahim0"/>
        <w:spacing w:before="120" w:after="120"/>
      </w:pPr>
      <w:r w:rsidRPr="007E57E9">
        <w:rPr>
          <w:rFonts w:hint="eastAsia"/>
        </w:rPr>
        <w:t>この情報を知ることで、インクリメンタル</w:t>
      </w:r>
      <w:r w:rsidRPr="007E57E9">
        <w:t xml:space="preserve"> コンプライアンスの達成は、比較的容易なタスクになります。</w:t>
      </w:r>
    </w:p>
    <w:p w:rsidR="005C4712" w:rsidRPr="007E57E9" w:rsidRDefault="005C4712" w:rsidP="005C4712">
      <w:pPr>
        <w:pStyle w:val="Ibrahim"/>
        <w:spacing w:before="120"/>
      </w:pPr>
      <w:r w:rsidRPr="007E57E9">
        <w:t>新しいソフトウェア コンポーネントをコンプライアンス プロセスに入力します。</w:t>
      </w:r>
    </w:p>
    <w:p w:rsidR="005C4712" w:rsidRPr="007E57E9" w:rsidRDefault="005C4712" w:rsidP="005C4712">
      <w:pPr>
        <w:pStyle w:val="Ibrahim"/>
        <w:spacing w:before="120"/>
      </w:pPr>
      <w:r w:rsidRPr="007E57E9">
        <w:t>変更されたソフトウェア コンポーネントのソース コードの差異を計測し、再度ソース コードをスキャンするか、あるいは前のスキャンは信頼に足るものかを、決定します。</w:t>
      </w:r>
    </w:p>
    <w:p w:rsidR="00213F3F" w:rsidRPr="005C4712" w:rsidRDefault="005C4712" w:rsidP="005C4712">
      <w:pPr>
        <w:pStyle w:val="Ibrahim"/>
        <w:spacing w:before="120" w:line="266" w:lineRule="auto"/>
      </w:pPr>
      <w:r w:rsidRPr="007E57E9">
        <w:t>もはや使われなくなったソフトウェア コンポーネントをソフト</w:t>
      </w:r>
      <w:del w:id="1212" w:author="Mieko Sato" w:date="2018-01-25T16:09:00Z">
        <w:r w:rsidRPr="007E57E9" w:rsidDel="008D48A1">
          <w:delText>ウエア</w:delText>
        </w:r>
      </w:del>
      <w:ins w:id="1213" w:author="Mieko Sato" w:date="2018-01-25T16:09:00Z">
        <w:r w:rsidR="008D48A1">
          <w:t>ウェア</w:t>
        </w:r>
      </w:ins>
      <w:r w:rsidRPr="007E57E9">
        <w:t>管理表から除いて更新します。</w:t>
      </w:r>
    </w:p>
    <w:p w:rsidR="005C4712" w:rsidRPr="007E57E9" w:rsidRDefault="005C4712" w:rsidP="005C4712">
      <w:pPr>
        <w:pStyle w:val="Ibrahim0"/>
        <w:spacing w:before="120" w:after="120"/>
      </w:pPr>
      <w:r w:rsidRPr="007E57E9">
        <w:rPr>
          <w:rFonts w:hint="eastAsia"/>
        </w:rPr>
        <w:t>図</w:t>
      </w:r>
      <w:r w:rsidRPr="007E57E9">
        <w:t>20（次ページ）は、インクリメンタル コンプライアンス プロセスの全体像を示しています。それぞれの製品リリースに対するBOMファイルは、ビルド サーバーに保存されます。BOM差分ツールは、異なる製品リリースに対応する2つのBOMファイルを入力として受け取り、前に議論したように、変更リストを生成します。この時点で、コンプライアンス オフィサーは、リリースに含まれる全ての新しいソフトウェア コンポーネントに対して新しいチケットを発行し、ソース コードが変更されている部分はコンプライアンス チケットを更新した上</w:t>
      </w:r>
      <w:r w:rsidRPr="007E57E9">
        <w:rPr>
          <w:rFonts w:hint="eastAsia"/>
        </w:rPr>
        <w:t>で、できればプロセスを再実行し、使用中止になったソフトウェア</w:t>
      </w:r>
      <w:r w:rsidRPr="007E57E9">
        <w:t xml:space="preserve"> コンポーネントを承認リストから削除して、ソフトウェア管理表を更新します。</w:t>
      </w:r>
    </w:p>
    <w:p w:rsidR="005C4712" w:rsidRPr="007E57E9" w:rsidRDefault="005C4712" w:rsidP="003565DB">
      <w:pPr>
        <w:pStyle w:val="2"/>
      </w:pPr>
      <w:bookmarkStart w:id="1214" w:name="_Toc504728091"/>
      <w:r w:rsidRPr="007E57E9">
        <w:t>OSRB利用フォーム</w:t>
      </w:r>
      <w:bookmarkEnd w:id="1214"/>
    </w:p>
    <w:p w:rsidR="005C4712" w:rsidRDefault="005C4712" w:rsidP="005C4712">
      <w:pPr>
        <w:pStyle w:val="Ibrahim0"/>
        <w:spacing w:before="120" w:after="120"/>
      </w:pPr>
      <w:r w:rsidRPr="007E57E9">
        <w:t>OSRB利用フォーム（要求フォームとも呼ばれます）を記入することは、オープン ソース ソフトウェアを企業へ導入する際の最も重要なステップの一つです。ですから、真剣に取り扱うべきものです。開発者は、該当するオープン ソース コンポーネントの利用の承認を要求するオンライン フォームを記入します。そのフォームは、提案されているオープン ソース コンポーネントの利用をOSRBが承認または却下することを決めるのに必要な情報を与えるような、いくつかの質問から構成されています。図6（97ページ）は、OSRB利用フォームで</w:t>
      </w:r>
      <w:r w:rsidRPr="007E57E9">
        <w:rPr>
          <w:rFonts w:hint="eastAsia"/>
        </w:rPr>
        <w:t>要求されている情報を示しています。通常、これらの値は、データ入力を効率的に行うために、プルダウン</w:t>
      </w:r>
      <w:r w:rsidRPr="007E57E9">
        <w:t xml:space="preserve"> メニューで選べるようにします。</w:t>
      </w:r>
    </w:p>
    <w:p w:rsidR="005C4712" w:rsidRDefault="005C4712">
      <w:pPr>
        <w:rPr>
          <w:rFonts w:hAnsi="メイリオ" w:cs="ＭＳ ゴシック"/>
          <w:spacing w:val="-3"/>
          <w:w w:val="95"/>
          <w:sz w:val="20"/>
          <w:szCs w:val="20"/>
          <w:lang w:eastAsia="ja-JP"/>
        </w:rPr>
      </w:pPr>
      <w:r>
        <w:rPr>
          <w:lang w:eastAsia="ja-JP"/>
        </w:rPr>
        <w:br w:type="page"/>
      </w:r>
    </w:p>
    <w:p w:rsidR="00213F3F" w:rsidRDefault="00550F20" w:rsidP="00550F20">
      <w:pPr>
        <w:pStyle w:val="a3"/>
        <w:spacing w:before="120" w:after="120"/>
        <w:ind w:left="668"/>
        <w:rPr>
          <w:sz w:val="6"/>
        </w:rPr>
      </w:pPr>
      <w:r>
        <w:rPr>
          <w:noProof/>
          <w:sz w:val="20"/>
        </w:rPr>
        <w:drawing>
          <wp:anchor distT="0" distB="0" distL="114300" distR="114300" simplePos="0" relativeHeight="503253896" behindDoc="0" locked="0" layoutInCell="1" allowOverlap="1" wp14:anchorId="60EB502E">
            <wp:simplePos x="0" y="0"/>
            <wp:positionH relativeFrom="column">
              <wp:posOffset>426085</wp:posOffset>
            </wp:positionH>
            <wp:positionV relativeFrom="paragraph">
              <wp:posOffset>215900</wp:posOffset>
            </wp:positionV>
            <wp:extent cx="4440162" cy="2574914"/>
            <wp:effectExtent l="0" t="0" r="0" b="0"/>
            <wp:wrapTopAndBottom/>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40162" cy="2574914"/>
                    </a:xfrm>
                    <a:prstGeom prst="rect">
                      <a:avLst/>
                    </a:prstGeom>
                    <a:noFill/>
                    <a:ln>
                      <a:noFill/>
                    </a:ln>
                  </pic:spPr>
                </pic:pic>
              </a:graphicData>
            </a:graphic>
          </wp:anchor>
        </w:drawing>
      </w:r>
    </w:p>
    <w:p w:rsidR="00550F20" w:rsidRDefault="00550F20" w:rsidP="005C4712">
      <w:pPr>
        <w:pStyle w:val="Ibrahim2"/>
        <w:spacing w:after="120"/>
      </w:pPr>
    </w:p>
    <w:p w:rsidR="00213F3F" w:rsidRDefault="005C4712" w:rsidP="005C4712">
      <w:pPr>
        <w:pStyle w:val="Ibrahim2"/>
        <w:spacing w:after="120"/>
        <w:rPr>
          <w:i/>
          <w:sz w:val="18"/>
        </w:rPr>
      </w:pPr>
      <w:r w:rsidRPr="007E57E9">
        <w:rPr>
          <w:rFonts w:hint="eastAsia"/>
        </w:rPr>
        <w:t>図</w:t>
      </w:r>
      <w:r w:rsidRPr="007E57E9">
        <w:t>20</w:t>
      </w:r>
      <w:r>
        <w:rPr>
          <w:rFonts w:hint="eastAsia"/>
        </w:rPr>
        <w:t>：</w:t>
      </w:r>
      <w:r w:rsidRPr="007E57E9">
        <w:t>インクリメンタル コンプライアンス プロセスの例</w:t>
      </w:r>
    </w:p>
    <w:p w:rsidR="005C4712" w:rsidRPr="007E57E9" w:rsidRDefault="005C4712" w:rsidP="005C4712">
      <w:pPr>
        <w:pStyle w:val="4"/>
        <w:spacing w:before="240" w:after="120"/>
        <w:rPr>
          <w:lang w:eastAsia="ja-JP"/>
        </w:rPr>
      </w:pPr>
      <w:r w:rsidRPr="007E57E9">
        <w:rPr>
          <w:rFonts w:hint="eastAsia"/>
          <w:lang w:eastAsia="ja-JP"/>
        </w:rPr>
        <w:t>ダウンロードされたオープン</w:t>
      </w:r>
      <w:r w:rsidRPr="007E57E9">
        <w:rPr>
          <w:lang w:eastAsia="ja-JP"/>
        </w:rPr>
        <w:t xml:space="preserve"> ソース パッケージに対する注意</w:t>
      </w:r>
    </w:p>
    <w:p w:rsidR="00CF092A" w:rsidRDefault="005C4712" w:rsidP="00CF092A">
      <w:pPr>
        <w:pStyle w:val="Ibrahim0"/>
        <w:spacing w:before="120" w:after="120"/>
      </w:pPr>
      <w:r w:rsidRPr="007E57E9">
        <w:rPr>
          <w:rFonts w:hint="eastAsia"/>
        </w:rPr>
        <w:t>ウェブからダウンロードしたオープン</w:t>
      </w:r>
      <w:r w:rsidRPr="007E57E9">
        <w:t xml:space="preserve"> ソース パッケージをオリジナル形式で保管しておくことは不可欠なことです。これらのパッケージは、後の段階で（頒布の前に）、オリジナル パッケージと変更されたパッケージの差異を計算することによって、ソース コードに加えられた全ての変更を検証し追跡するために、使用されます。もし、サード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w:t>
      </w:r>
      <w:r w:rsidRPr="007E57E9">
        <w:rPr>
          <w:rFonts w:hint="eastAsia"/>
        </w:rPr>
        <w:t>ません。もし、サード</w:t>
      </w:r>
      <w:r w:rsidRPr="007E57E9">
        <w:t xml:space="preserve"> パーティ ソフトウェア プロバイダーが、</w:t>
      </w:r>
      <w:del w:id="1215" w:author="Mieko Sato" w:date="2018-01-25T15:45:00Z">
        <w:r w:rsidRPr="007E57E9" w:rsidDel="00E15361">
          <w:delText>ソースコード</w:delText>
        </w:r>
      </w:del>
      <w:ins w:id="1216" w:author="Mieko Sato" w:date="2018-01-25T15:45:00Z">
        <w:r w:rsidR="00E15361">
          <w:t>ソース コード</w:t>
        </w:r>
      </w:ins>
      <w:r w:rsidRPr="007E57E9">
        <w:t>無しにバイナリだけを提供している場合には、製品チームと、そのサード パーティ ソフトウェア プロバイダーと連絡を取っているソフトウェア供給マネージャは、両方、またはどちらかが、（例えばスキャン報告などによって）提供されたソフトウェアにオープン ソースが含まれていないことを確認しなければなりません。</w:t>
      </w:r>
    </w:p>
    <w:p w:rsidR="00CF092A" w:rsidRDefault="00CF092A">
      <w:pPr>
        <w:rPr>
          <w:rFonts w:hAnsi="メイリオ" w:cs="ＭＳ ゴシック"/>
          <w:spacing w:val="-3"/>
          <w:w w:val="95"/>
          <w:sz w:val="20"/>
          <w:szCs w:val="20"/>
          <w:lang w:eastAsia="ja-JP"/>
        </w:rPr>
      </w:pPr>
      <w:r>
        <w:rPr>
          <w:lang w:eastAsia="ja-JP"/>
        </w:rPr>
        <w:br w:type="page"/>
      </w:r>
    </w:p>
    <w:p w:rsidR="00213F3F" w:rsidRPr="005C4712" w:rsidRDefault="005C4712" w:rsidP="00CF092A">
      <w:pPr>
        <w:pStyle w:val="Ibrahim2"/>
        <w:spacing w:after="120"/>
        <w:rPr>
          <w:sz w:val="22"/>
        </w:rPr>
      </w:pPr>
      <w:r w:rsidRPr="007E57E9">
        <w:rPr>
          <w:rFonts w:hint="eastAsia"/>
        </w:rPr>
        <w:t>表</w:t>
      </w:r>
      <w:r w:rsidRPr="007E57E9">
        <w:t>6</w:t>
      </w:r>
      <w:r w:rsidR="00CF092A">
        <w:rPr>
          <w:rFonts w:hint="eastAsia"/>
        </w:rPr>
        <w:t>：O</w:t>
      </w:r>
      <w:r w:rsidRPr="007E57E9">
        <w:t>SRB利用フォームの一部として要求される情報</w:t>
      </w:r>
    </w:p>
    <w:tbl>
      <w:tblPr>
        <w:tblW w:w="0" w:type="auto"/>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Look w:val="01E0" w:firstRow="1" w:lastRow="1" w:firstColumn="1" w:lastColumn="1" w:noHBand="0" w:noVBand="0"/>
      </w:tblPr>
      <w:tblGrid>
        <w:gridCol w:w="2376"/>
        <w:gridCol w:w="5002"/>
      </w:tblGrid>
      <w:tr w:rsidR="00213F3F">
        <w:trPr>
          <w:trHeight w:hRule="exact" w:val="503"/>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rsidR="00213F3F" w:rsidRPr="0067313E" w:rsidRDefault="0067313E" w:rsidP="00892874">
            <w:pPr>
              <w:pStyle w:val="TableParagraph"/>
              <w:spacing w:before="120" w:after="120"/>
              <w:rPr>
                <w:b/>
                <w:color w:val="FFFFFF" w:themeColor="background1"/>
              </w:rPr>
            </w:pPr>
            <w:r w:rsidRPr="0067313E">
              <w:rPr>
                <w:rFonts w:hint="eastAsia"/>
                <w:b/>
                <w:color w:val="FFFFFF" w:themeColor="background1"/>
                <w:w w:val="105"/>
              </w:rPr>
              <w:t>説明</w:t>
            </w:r>
          </w:p>
        </w:tc>
      </w:tr>
      <w:tr w:rsidR="00213F3F">
        <w:trPr>
          <w:trHeight w:hRule="exact" w:val="969"/>
        </w:trPr>
        <w:tc>
          <w:tcPr>
            <w:tcW w:w="2376" w:type="dxa"/>
            <w:tcBorders>
              <w:top w:val="single" w:sz="4" w:space="0" w:color="231F20"/>
            </w:tcBorders>
          </w:tcPr>
          <w:p w:rsidR="0067313E" w:rsidRPr="007E57E9" w:rsidRDefault="0067313E" w:rsidP="0067313E">
            <w:pPr>
              <w:pStyle w:val="TableParagraph"/>
            </w:pPr>
            <w:r w:rsidRPr="007E57E9">
              <w:rPr>
                <w:rFonts w:hint="eastAsia"/>
              </w:rPr>
              <w:t>提出者情報</w:t>
            </w:r>
          </w:p>
          <w:p w:rsidR="00213F3F" w:rsidRDefault="00213F3F" w:rsidP="0067313E">
            <w:pPr>
              <w:pStyle w:val="TableParagraph"/>
            </w:pPr>
          </w:p>
        </w:tc>
        <w:tc>
          <w:tcPr>
            <w:tcW w:w="5002" w:type="dxa"/>
            <w:tcBorders>
              <w:top w:val="single" w:sz="4" w:space="0" w:color="231F20"/>
            </w:tcBorders>
          </w:tcPr>
          <w:p w:rsidR="00213F3F" w:rsidRDefault="0067313E" w:rsidP="0067313E">
            <w:pPr>
              <w:pStyle w:val="TableParagraph"/>
            </w:pPr>
            <w:r w:rsidRPr="007E57E9">
              <w:rPr>
                <w:rFonts w:hint="eastAsia"/>
              </w:rPr>
              <w:t>フォームを提出する社員の社員</w:t>
            </w:r>
            <w:r w:rsidRPr="007E57E9">
              <w:t>ID（社員名、電話、Eメール、管理者、職務場所、チームなどを社員管理表から受け取ります）</w:t>
            </w:r>
          </w:p>
        </w:tc>
      </w:tr>
      <w:tr w:rsidR="00213F3F">
        <w:trPr>
          <w:trHeight w:hRule="exact" w:val="5409"/>
        </w:trPr>
        <w:tc>
          <w:tcPr>
            <w:tcW w:w="2376" w:type="dxa"/>
            <w:shd w:val="clear" w:color="auto" w:fill="E6E7E8"/>
          </w:tcPr>
          <w:p w:rsidR="00213F3F" w:rsidRPr="0067313E" w:rsidRDefault="0067313E" w:rsidP="0067313E">
            <w:pPr>
              <w:pStyle w:val="TableParagraph"/>
            </w:pPr>
            <w:r w:rsidRPr="007E57E9">
              <w:t>OSSコードの情報</w:t>
            </w:r>
          </w:p>
        </w:tc>
        <w:tc>
          <w:tcPr>
            <w:tcW w:w="5002" w:type="dxa"/>
            <w:shd w:val="clear" w:color="auto" w:fill="E6E7E8"/>
          </w:tcPr>
          <w:p w:rsidR="0067313E" w:rsidRDefault="0067313E" w:rsidP="0067313E">
            <w:pPr>
              <w:pStyle w:val="TableParagraph"/>
              <w:spacing w:line="260" w:lineRule="exact"/>
              <w:ind w:left="176" w:right="142"/>
            </w:pPr>
            <w:r>
              <w:rPr>
                <w:rFonts w:hint="eastAsia"/>
              </w:rPr>
              <w:t>OSSコードの情報</w:t>
            </w:r>
          </w:p>
          <w:p w:rsidR="0067313E" w:rsidRDefault="0067313E" w:rsidP="0067313E">
            <w:pPr>
              <w:pStyle w:val="TableParagraph"/>
              <w:spacing w:line="260" w:lineRule="exact"/>
              <w:ind w:left="176" w:right="142"/>
            </w:pPr>
            <w:r>
              <w:rPr>
                <w:rFonts w:hint="eastAsia"/>
              </w:rPr>
              <w:t>パッケージ名とバージョン</w:t>
            </w:r>
          </w:p>
          <w:p w:rsidR="0067313E" w:rsidRDefault="0067313E" w:rsidP="0067313E">
            <w:pPr>
              <w:pStyle w:val="TableParagraph"/>
              <w:spacing w:line="260" w:lineRule="exact"/>
              <w:ind w:left="176" w:right="142"/>
            </w:pPr>
            <w:r>
              <w:rPr>
                <w:rFonts w:hint="eastAsia"/>
              </w:rPr>
              <w:t>ソフトウェア区分：</w:t>
            </w:r>
            <w:del w:id="1217" w:author="Mieko Sato" w:date="2018-01-25T15:44:00Z">
              <w:r w:rsidDel="00E15361">
                <w:rPr>
                  <w:rFonts w:hint="eastAsia"/>
                </w:rPr>
                <w:delText>オープンソース</w:delText>
              </w:r>
            </w:del>
            <w:ins w:id="1218" w:author="Mieko Sato" w:date="2018-01-25T15:44:00Z">
              <w:r w:rsidR="00E15361">
                <w:rPr>
                  <w:rFonts w:hint="eastAsia"/>
                </w:rPr>
                <w:t>オープン ソース</w:t>
              </w:r>
            </w:ins>
            <w:r>
              <w:rPr>
                <w:rFonts w:hint="eastAsia"/>
              </w:rPr>
              <w:t>、内製、サード パーティ パッケージ</w:t>
            </w:r>
          </w:p>
          <w:p w:rsidR="0067313E" w:rsidRDefault="0067313E" w:rsidP="0067313E">
            <w:pPr>
              <w:pStyle w:val="TableParagraph"/>
              <w:spacing w:line="260" w:lineRule="exact"/>
              <w:ind w:left="176" w:right="142"/>
            </w:pPr>
            <w:r>
              <w:rPr>
                <w:rFonts w:hint="eastAsia"/>
              </w:rPr>
              <w:t>ウェブサイトURL</w:t>
            </w:r>
          </w:p>
          <w:p w:rsidR="0067313E" w:rsidRDefault="0067313E" w:rsidP="0067313E">
            <w:pPr>
              <w:pStyle w:val="TableParagraph"/>
              <w:spacing w:line="260" w:lineRule="exact"/>
              <w:ind w:left="176" w:right="142"/>
            </w:pPr>
            <w:r>
              <w:rPr>
                <w:rFonts w:hint="eastAsia"/>
              </w:rPr>
              <w:t>説明</w:t>
            </w:r>
          </w:p>
          <w:p w:rsidR="0067313E" w:rsidRDefault="0067313E" w:rsidP="0067313E">
            <w:pPr>
              <w:pStyle w:val="TableParagraph"/>
              <w:spacing w:line="260" w:lineRule="exact"/>
              <w:ind w:left="176" w:right="142"/>
            </w:pPr>
            <w:r>
              <w:rPr>
                <w:rFonts w:hint="eastAsia"/>
              </w:rPr>
              <w:t>ライセンス名とバージョン</w:t>
            </w:r>
          </w:p>
          <w:p w:rsidR="0067313E" w:rsidRDefault="0067313E" w:rsidP="0067313E">
            <w:pPr>
              <w:pStyle w:val="TableParagraph"/>
              <w:spacing w:line="260" w:lineRule="exact"/>
              <w:ind w:left="176" w:right="142"/>
            </w:pPr>
            <w:r>
              <w:rPr>
                <w:rFonts w:hint="eastAsia"/>
              </w:rPr>
              <w:t>ライセンス ウェブサイトURL</w:t>
            </w:r>
          </w:p>
          <w:p w:rsidR="0067313E" w:rsidRDefault="0067313E" w:rsidP="0067313E">
            <w:pPr>
              <w:pStyle w:val="TableParagraph"/>
              <w:spacing w:line="260" w:lineRule="exact"/>
              <w:ind w:left="176" w:right="142"/>
            </w:pPr>
            <w:r>
              <w:rPr>
                <w:rFonts w:hint="eastAsia"/>
              </w:rPr>
              <w:t>ソフトウェア カテゴリ：OS/kernel</w:t>
            </w:r>
            <w:ins w:id="1219" w:author="Mieko Sato" w:date="2018-01-25T16:35:00Z">
              <w:r w:rsidR="00586E3B">
                <w:rPr>
                  <w:rFonts w:hint="eastAsia"/>
                </w:rPr>
                <w:t>、</w:t>
              </w:r>
            </w:ins>
            <w:del w:id="1220" w:author="Mieko Sato" w:date="2018-01-25T16:35:00Z">
              <w:r w:rsidDel="00586E3B">
                <w:rPr>
                  <w:rFonts w:hint="eastAsia"/>
                </w:rPr>
                <w:delText xml:space="preserve">, </w:delText>
              </w:r>
            </w:del>
            <w:r>
              <w:rPr>
                <w:rFonts w:hint="eastAsia"/>
              </w:rPr>
              <w:t>driver</w:t>
            </w:r>
            <w:ins w:id="1221" w:author="Mieko Sato" w:date="2018-01-25T16:35:00Z">
              <w:r w:rsidR="00586E3B">
                <w:rPr>
                  <w:rFonts w:hint="eastAsia"/>
                </w:rPr>
                <w:t>、</w:t>
              </w:r>
            </w:ins>
            <w:del w:id="1222" w:author="Mieko Sato" w:date="2018-01-25T16:35:00Z">
              <w:r w:rsidDel="00586E3B">
                <w:rPr>
                  <w:rFonts w:hint="eastAsia"/>
                </w:rPr>
                <w:delText xml:space="preserve">, </w:delText>
              </w:r>
            </w:del>
            <w:r>
              <w:rPr>
                <w:rFonts w:hint="eastAsia"/>
              </w:rPr>
              <w:t>middleware</w:t>
            </w:r>
            <w:ins w:id="1223" w:author="Mieko Sato" w:date="2018-01-25T16:35:00Z">
              <w:r w:rsidR="00586E3B">
                <w:rPr>
                  <w:rFonts w:hint="eastAsia"/>
                </w:rPr>
                <w:t>、</w:t>
              </w:r>
            </w:ins>
            <w:del w:id="1224" w:author="Mieko Sato" w:date="2018-01-25T16:35:00Z">
              <w:r w:rsidDel="00586E3B">
                <w:rPr>
                  <w:rFonts w:hint="eastAsia"/>
                </w:rPr>
                <w:delText xml:space="preserve">, </w:delText>
              </w:r>
            </w:del>
            <w:r>
              <w:rPr>
                <w:rFonts w:hint="eastAsia"/>
              </w:rPr>
              <w:t>library</w:t>
            </w:r>
            <w:ins w:id="1225" w:author="Mieko Sato" w:date="2018-01-25T16:35:00Z">
              <w:r w:rsidR="00586E3B">
                <w:rPr>
                  <w:rFonts w:hint="eastAsia"/>
                </w:rPr>
                <w:t>、</w:t>
              </w:r>
            </w:ins>
            <w:del w:id="1226" w:author="Mieko Sato" w:date="2018-01-25T16:35:00Z">
              <w:r w:rsidDel="00586E3B">
                <w:rPr>
                  <w:rFonts w:hint="eastAsia"/>
                </w:rPr>
                <w:delText xml:space="preserve">, </w:delText>
              </w:r>
            </w:del>
            <w:r>
              <w:rPr>
                <w:rFonts w:hint="eastAsia"/>
              </w:rPr>
              <w:t>utility</w:t>
            </w:r>
            <w:ins w:id="1227" w:author="Mieko Sato" w:date="2018-01-25T16:35:00Z">
              <w:r w:rsidR="00586E3B">
                <w:rPr>
                  <w:rFonts w:hint="eastAsia"/>
                </w:rPr>
                <w:t>、</w:t>
              </w:r>
            </w:ins>
            <w:del w:id="1228" w:author="Mieko Sato" w:date="2018-01-25T16:35:00Z">
              <w:r w:rsidDel="00586E3B">
                <w:rPr>
                  <w:rFonts w:hint="eastAsia"/>
                </w:rPr>
                <w:delText xml:space="preserve">, </w:delText>
              </w:r>
            </w:del>
            <w:r>
              <w:rPr>
                <w:rFonts w:hint="eastAsia"/>
              </w:rPr>
              <w:t>other (explain)</w:t>
            </w:r>
            <w:ins w:id="1229" w:author="Mieko Sato" w:date="2018-01-25T16:35:00Z">
              <w:r w:rsidR="00586E3B">
                <w:rPr>
                  <w:rFonts w:hint="eastAsia"/>
                </w:rPr>
                <w:t>、</w:t>
              </w:r>
            </w:ins>
            <w:del w:id="1230" w:author="Mieko Sato" w:date="2018-01-25T16:35:00Z">
              <w:r w:rsidDel="00586E3B">
                <w:rPr>
                  <w:rFonts w:hint="eastAsia"/>
                </w:rPr>
                <w:delText xml:space="preserve">, </w:delText>
              </w:r>
            </w:del>
            <w:r>
              <w:rPr>
                <w:rFonts w:hint="eastAsia"/>
              </w:rPr>
              <w:t>etc.</w:t>
            </w:r>
          </w:p>
          <w:p w:rsidR="0067313E" w:rsidRDefault="0067313E" w:rsidP="0067313E">
            <w:pPr>
              <w:pStyle w:val="TableParagraph"/>
              <w:spacing w:line="260" w:lineRule="exact"/>
              <w:ind w:left="176" w:right="142"/>
            </w:pPr>
            <w:r>
              <w:rPr>
                <w:rFonts w:hint="eastAsia"/>
              </w:rPr>
              <w:t>OSSコンポーネントを利用する利点</w:t>
            </w:r>
          </w:p>
          <w:p w:rsidR="0067313E" w:rsidRDefault="0067313E" w:rsidP="0067313E">
            <w:pPr>
              <w:pStyle w:val="TableParagraph"/>
              <w:spacing w:line="260" w:lineRule="exact"/>
              <w:ind w:left="176" w:right="142"/>
            </w:pPr>
            <w:r>
              <w:rPr>
                <w:rFonts w:hint="eastAsia"/>
              </w:rPr>
              <w:t>コンポーネントやパッケージとは別の手段</w:t>
            </w:r>
          </w:p>
          <w:p w:rsidR="0067313E" w:rsidRDefault="0067313E" w:rsidP="0067313E">
            <w:pPr>
              <w:pStyle w:val="TableParagraph"/>
              <w:spacing w:line="260" w:lineRule="exact"/>
              <w:ind w:left="176" w:right="142"/>
            </w:pPr>
            <w:r>
              <w:rPr>
                <w:rFonts w:hint="eastAsia"/>
              </w:rPr>
              <w:t>ソフトウェアを利用しないことによって発生すること</w:t>
            </w:r>
          </w:p>
          <w:p w:rsidR="00213F3F" w:rsidRDefault="0067313E" w:rsidP="0067313E">
            <w:pPr>
              <w:pStyle w:val="TableParagraph"/>
              <w:spacing w:line="260" w:lineRule="exact"/>
              <w:ind w:left="176" w:right="142"/>
            </w:pPr>
            <w:r>
              <w:rPr>
                <w:rFonts w:hint="eastAsia"/>
              </w:rPr>
              <w:t>SCMSでのソフトウェアの位置</w:t>
            </w:r>
          </w:p>
        </w:tc>
      </w:tr>
      <w:tr w:rsidR="00213F3F">
        <w:trPr>
          <w:trHeight w:hRule="exact" w:val="1329"/>
        </w:trPr>
        <w:tc>
          <w:tcPr>
            <w:tcW w:w="2376" w:type="dxa"/>
          </w:tcPr>
          <w:p w:rsidR="00213F3F" w:rsidRDefault="0067313E" w:rsidP="00892874">
            <w:pPr>
              <w:pStyle w:val="TableParagraph"/>
              <w:spacing w:before="120" w:after="120"/>
            </w:pPr>
            <w:r w:rsidRPr="0067313E">
              <w:rPr>
                <w:rFonts w:hint="eastAsia"/>
                <w:w w:val="95"/>
              </w:rPr>
              <w:t>ユースケース</w:t>
            </w:r>
          </w:p>
        </w:tc>
        <w:tc>
          <w:tcPr>
            <w:tcW w:w="5002" w:type="dxa"/>
          </w:tcPr>
          <w:p w:rsidR="0067313E" w:rsidRDefault="0067313E" w:rsidP="0067313E">
            <w:pPr>
              <w:pStyle w:val="TableParagraph"/>
              <w:spacing w:before="120" w:after="120"/>
            </w:pPr>
            <w:r>
              <w:rPr>
                <w:rFonts w:hint="eastAsia"/>
              </w:rPr>
              <w:t>内部利用（ツール、IT等）</w:t>
            </w:r>
          </w:p>
          <w:p w:rsidR="0067313E" w:rsidRDefault="0067313E" w:rsidP="0067313E">
            <w:pPr>
              <w:pStyle w:val="TableParagraph"/>
              <w:spacing w:before="120" w:after="120"/>
            </w:pPr>
            <w:r>
              <w:rPr>
                <w:rFonts w:hint="eastAsia"/>
              </w:rPr>
              <w:t>製品の一部として出荷</w:t>
            </w:r>
          </w:p>
          <w:p w:rsidR="00213F3F" w:rsidRDefault="0067313E" w:rsidP="0067313E">
            <w:pPr>
              <w:pStyle w:val="TableParagraph"/>
              <w:spacing w:before="120" w:after="120"/>
            </w:pPr>
            <w:r>
              <w:rPr>
                <w:rFonts w:hint="eastAsia"/>
              </w:rPr>
              <w:t>外部向けサービスを可能にする</w:t>
            </w:r>
          </w:p>
        </w:tc>
      </w:tr>
      <w:tr w:rsidR="00213F3F">
        <w:trPr>
          <w:trHeight w:hRule="exact" w:val="1329"/>
        </w:trPr>
        <w:tc>
          <w:tcPr>
            <w:tcW w:w="2376" w:type="dxa"/>
            <w:shd w:val="clear" w:color="auto" w:fill="E6E7E8"/>
          </w:tcPr>
          <w:p w:rsidR="00213F3F" w:rsidRDefault="0067313E" w:rsidP="00892874">
            <w:pPr>
              <w:pStyle w:val="TableParagraph"/>
              <w:spacing w:before="120" w:after="120"/>
            </w:pPr>
            <w:r w:rsidRPr="0067313E">
              <w:rPr>
                <w:rFonts w:hint="eastAsia"/>
              </w:rPr>
              <w:t>変更</w:t>
            </w:r>
          </w:p>
        </w:tc>
        <w:tc>
          <w:tcPr>
            <w:tcW w:w="5002" w:type="dxa"/>
            <w:shd w:val="clear" w:color="auto" w:fill="E6E7E8"/>
          </w:tcPr>
          <w:p w:rsidR="0067313E" w:rsidRPr="007E57E9" w:rsidRDefault="0067313E" w:rsidP="0067313E">
            <w:pPr>
              <w:pStyle w:val="TableParagraph"/>
            </w:pPr>
            <w:r w:rsidRPr="007E57E9">
              <w:rPr>
                <w:rFonts w:hint="eastAsia"/>
              </w:rPr>
              <w:t>変更されているか</w:t>
            </w:r>
            <w:r w:rsidRPr="007E57E9">
              <w:t xml:space="preserve"> (Y/N)?</w:t>
            </w:r>
          </w:p>
          <w:p w:rsidR="0067313E" w:rsidRPr="007E57E9" w:rsidRDefault="0067313E" w:rsidP="0067313E">
            <w:pPr>
              <w:pStyle w:val="TableParagraph"/>
            </w:pPr>
            <w:r w:rsidRPr="007E57E9">
              <w:rPr>
                <w:rFonts w:hint="eastAsia"/>
              </w:rPr>
              <w:t>会社</w:t>
            </w:r>
            <w:r w:rsidRPr="007E57E9">
              <w:t>IPは含まれるか?</w:t>
            </w:r>
          </w:p>
          <w:p w:rsidR="0067313E" w:rsidRPr="007E57E9" w:rsidRDefault="0067313E" w:rsidP="0067313E">
            <w:pPr>
              <w:pStyle w:val="TableParagraph"/>
            </w:pPr>
            <w:r w:rsidRPr="007E57E9">
              <w:t>IPを開示するか?</w:t>
            </w:r>
          </w:p>
          <w:p w:rsidR="00213F3F" w:rsidRDefault="00213F3F" w:rsidP="0067313E">
            <w:pPr>
              <w:pStyle w:val="TableParagraph"/>
            </w:pPr>
          </w:p>
        </w:tc>
      </w:tr>
    </w:tbl>
    <w:p w:rsidR="00213F3F" w:rsidRDefault="00213F3F">
      <w:pPr>
        <w:spacing w:before="120" w:after="120"/>
        <w:rPr>
          <w:sz w:val="18"/>
        </w:rPr>
        <w:sectPr w:rsidR="00213F3F" w:rsidSect="006D701A">
          <w:pgSz w:w="8400" w:h="11910" w:code="11"/>
          <w:pgMar w:top="440" w:right="0" w:bottom="340" w:left="0" w:header="340" w:footer="153" w:gutter="0"/>
          <w:cols w:space="720"/>
        </w:sectPr>
      </w:pPr>
    </w:p>
    <w:p w:rsidR="00FC74AE" w:rsidRPr="007E57E9" w:rsidRDefault="00FC74AE" w:rsidP="00FC74AE">
      <w:pPr>
        <w:pStyle w:val="4"/>
        <w:spacing w:before="240" w:after="120"/>
        <w:rPr>
          <w:lang w:eastAsia="ja-JP"/>
        </w:rPr>
      </w:pPr>
      <w:r w:rsidRPr="007E57E9">
        <w:rPr>
          <w:rFonts w:hint="eastAsia"/>
          <w:lang w:eastAsia="ja-JP"/>
        </w:rPr>
        <w:t>アーキテクチャー図に対する注意</w:t>
      </w:r>
    </w:p>
    <w:p w:rsidR="00FC74AE" w:rsidRPr="007E57E9" w:rsidRDefault="00FC74AE" w:rsidP="00FC74AE">
      <w:pPr>
        <w:pStyle w:val="Ibrahim0"/>
        <w:spacing w:before="120" w:after="120"/>
      </w:pPr>
      <w:r w:rsidRPr="007E57E9">
        <w:rPr>
          <w:rFonts w:hint="eastAsia"/>
        </w:rPr>
        <w:t>アーキテクチャー図は、あるプラットフォーム上での</w:t>
      </w:r>
      <w:del w:id="1231" w:author="Mieko Sato" w:date="2018-01-25T16:41:00Z">
        <w:r w:rsidRPr="007E57E9" w:rsidDel="00D56E5E">
          <w:rPr>
            <w:rFonts w:hint="eastAsia"/>
          </w:rPr>
          <w:delText>様々</w:delText>
        </w:r>
      </w:del>
      <w:ins w:id="1232" w:author="Mieko Sato" w:date="2018-01-25T16:41:00Z">
        <w:r w:rsidR="00D56E5E">
          <w:rPr>
            <w:rFonts w:hint="eastAsia"/>
          </w:rPr>
          <w:t>さまざま</w:t>
        </w:r>
      </w:ins>
      <w:r w:rsidRPr="007E57E9">
        <w:rPr>
          <w:rFonts w:hint="eastAsia"/>
        </w:rPr>
        <w:t>なソフトウェア</w:t>
      </w:r>
      <w:r w:rsidRPr="007E57E9">
        <w:t xml:space="preserve"> コンポーネント間の相互作用を示します。図21は、アーキテクチャー図の一例です。この図では、以下を示します。</w:t>
      </w:r>
    </w:p>
    <w:p w:rsidR="00FC74AE" w:rsidRPr="00FC74AE" w:rsidRDefault="00FC74AE" w:rsidP="00FC74AE">
      <w:pPr>
        <w:pStyle w:val="Ibrahim"/>
        <w:spacing w:before="120"/>
      </w:pPr>
      <w:r w:rsidRPr="00FC74AE">
        <w:t>モジュールの依存関係</w:t>
      </w:r>
    </w:p>
    <w:p w:rsidR="00FC74AE" w:rsidRPr="00FC74AE" w:rsidRDefault="00FC74AE" w:rsidP="00FC74AE">
      <w:pPr>
        <w:pStyle w:val="Ibrahim"/>
        <w:spacing w:before="120"/>
      </w:pPr>
      <w:r w:rsidRPr="00FC74AE">
        <w:t>プロプライエタリ コンポーネント</w:t>
      </w:r>
    </w:p>
    <w:p w:rsidR="00FC74AE" w:rsidRPr="00FC74AE" w:rsidRDefault="00FC74AE" w:rsidP="00FC74AE">
      <w:pPr>
        <w:pStyle w:val="Ibrahim"/>
        <w:spacing w:before="120"/>
      </w:pPr>
      <w:r w:rsidRPr="00FC74AE">
        <w:t>オープン ソース コンポーネント（変更後とオリジナル）</w:t>
      </w:r>
    </w:p>
    <w:p w:rsidR="00FC74AE" w:rsidRPr="00FC74AE" w:rsidRDefault="00FC74AE" w:rsidP="00FC74AE">
      <w:pPr>
        <w:pStyle w:val="Ibrahim"/>
        <w:spacing w:before="120"/>
      </w:pPr>
      <w:r w:rsidRPr="00FC74AE">
        <w:t>動的リンクと静的リンク</w:t>
      </w:r>
    </w:p>
    <w:p w:rsidR="00FC74AE" w:rsidRPr="00FC74AE" w:rsidRDefault="00FC74AE" w:rsidP="00FC74AE">
      <w:pPr>
        <w:pStyle w:val="Ibrahim"/>
        <w:spacing w:before="120"/>
      </w:pPr>
      <w:r w:rsidRPr="00FC74AE">
        <w:t>カーネル空間とユーザー空間</w:t>
      </w:r>
    </w:p>
    <w:p w:rsidR="00FC74AE" w:rsidRPr="00FC74AE" w:rsidRDefault="00FC74AE" w:rsidP="00FC74AE">
      <w:pPr>
        <w:pStyle w:val="Ibrahim"/>
        <w:spacing w:before="120"/>
      </w:pPr>
      <w:r w:rsidRPr="00FC74AE">
        <w:t>共有されているヘッダ ファイル</w:t>
      </w:r>
    </w:p>
    <w:p w:rsidR="00213F3F" w:rsidRPr="00FC74AE" w:rsidRDefault="00550F20" w:rsidP="00FC74AE">
      <w:pPr>
        <w:pStyle w:val="Ibrahim"/>
        <w:spacing w:before="120"/>
      </w:pPr>
      <w:r>
        <w:rPr>
          <w:noProof/>
          <w:sz w:val="21"/>
        </w:rPr>
        <w:drawing>
          <wp:anchor distT="0" distB="0" distL="114300" distR="114300" simplePos="0" relativeHeight="503254920" behindDoc="0" locked="0" layoutInCell="1" allowOverlap="1" wp14:anchorId="76B975B6">
            <wp:simplePos x="0" y="0"/>
            <wp:positionH relativeFrom="column">
              <wp:posOffset>920750</wp:posOffset>
            </wp:positionH>
            <wp:positionV relativeFrom="paragraph">
              <wp:posOffset>932815</wp:posOffset>
            </wp:positionV>
            <wp:extent cx="3657600" cy="2141220"/>
            <wp:effectExtent l="0" t="0" r="0" b="0"/>
            <wp:wrapTopAndBottom/>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5760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C74AE" w:rsidRPr="00FC74AE">
        <w:t>通信プロトコル課題となっているソフトウェア コンポーネントが、相互作用する、または依存関係にあるような、他のオープン ソース コンポーネント。特に、別のオープン ソース ライセンスによって許諾されている場合。</w:t>
      </w:r>
    </w:p>
    <w:p w:rsidR="00213F3F" w:rsidRDefault="00213F3F" w:rsidP="00FC74AE">
      <w:pPr>
        <w:pStyle w:val="Ibrahim"/>
        <w:numPr>
          <w:ilvl w:val="0"/>
          <w:numId w:val="0"/>
        </w:numPr>
        <w:spacing w:before="120"/>
        <w:rPr>
          <w:sz w:val="21"/>
        </w:rPr>
      </w:pPr>
    </w:p>
    <w:p w:rsidR="00A81607" w:rsidRPr="007E57E9" w:rsidRDefault="00A81607" w:rsidP="00A81607">
      <w:pPr>
        <w:pStyle w:val="Ibrahim2"/>
        <w:spacing w:after="120"/>
      </w:pPr>
      <w:r w:rsidRPr="007E57E9">
        <w:rPr>
          <w:rFonts w:hint="eastAsia"/>
        </w:rPr>
        <w:t>図</w:t>
      </w:r>
      <w:r w:rsidRPr="007E57E9">
        <w:t>21</w:t>
      </w:r>
      <w:r>
        <w:rPr>
          <w:rFonts w:hint="eastAsia"/>
        </w:rPr>
        <w:t>：</w:t>
      </w:r>
      <w:r w:rsidRPr="007E57E9">
        <w:t>（CやC++に依存するような組み込み環境へ適用する）アーキテクチャー図のテンプレート</w:t>
      </w:r>
    </w:p>
    <w:p w:rsidR="00213F3F" w:rsidRDefault="00213F3F">
      <w:pPr>
        <w:spacing w:before="120" w:after="120" w:line="324" w:lineRule="auto"/>
        <w:rPr>
          <w:sz w:val="18"/>
          <w:lang w:eastAsia="ja-JP"/>
        </w:rPr>
        <w:sectPr w:rsidR="00213F3F" w:rsidSect="006D701A">
          <w:pgSz w:w="8400" w:h="11910" w:code="11"/>
          <w:pgMar w:top="440" w:right="0" w:bottom="340" w:left="0" w:header="340" w:footer="153" w:gutter="0"/>
          <w:cols w:space="720"/>
        </w:sectPr>
      </w:pPr>
    </w:p>
    <w:p w:rsidR="00A81607" w:rsidRPr="007E57E9" w:rsidRDefault="00A81607" w:rsidP="00A81607">
      <w:pPr>
        <w:pStyle w:val="3"/>
        <w:spacing w:before="360" w:after="120"/>
      </w:pPr>
      <w:bookmarkStart w:id="1233" w:name="Rules_Governing_the_OSRB_Usage_Form_"/>
      <w:bookmarkStart w:id="1234" w:name="AUDITING"/>
      <w:bookmarkStart w:id="1235" w:name="_Toc504728092"/>
      <w:bookmarkEnd w:id="1233"/>
      <w:bookmarkEnd w:id="1234"/>
      <w:r w:rsidRPr="007E57E9">
        <w:t>OSRB利用フォームに影響する規則</w:t>
      </w:r>
      <w:bookmarkEnd w:id="1235"/>
    </w:p>
    <w:p w:rsidR="00A81607" w:rsidRPr="007E57E9" w:rsidRDefault="00A81607" w:rsidP="00A81607">
      <w:pPr>
        <w:pStyle w:val="Ibrahim0"/>
        <w:spacing w:before="120" w:after="120"/>
      </w:pPr>
      <w:r w:rsidRPr="007E57E9">
        <w:t>OSRB利用フォームに影響するいくつかの規則があります。ここにいくつか挙げます。</w:t>
      </w:r>
    </w:p>
    <w:p w:rsidR="00A81607" w:rsidRPr="007E57E9" w:rsidRDefault="00A81607" w:rsidP="00A81607">
      <w:pPr>
        <w:pStyle w:val="Ibrahim"/>
        <w:spacing w:before="120"/>
      </w:pPr>
      <w:r w:rsidRPr="007E57E9">
        <w:t>フォームは、特定の利用状況における、特定の製品でのオープン ソースの利用に対して適用します。それは、全製品の全ユースケースに対するそのオープン ソース コンポーネントの全般的な承認ではありません。</w:t>
      </w:r>
    </w:p>
    <w:p w:rsidR="00A81607" w:rsidRDefault="00A81607" w:rsidP="00A81607">
      <w:pPr>
        <w:pStyle w:val="Ibrahim"/>
        <w:spacing w:before="120"/>
      </w:pPr>
      <w:r w:rsidRPr="007E57E9">
        <w:t>フォームは、監査活動の基礎となり、OSRBが、フォームで表現された利用計画と、監査やアーキテクチャー レビューの結果とに矛盾が無いかを確認するための情報を提供します。</w:t>
      </w:r>
    </w:p>
    <w:p w:rsidR="00A81607" w:rsidRPr="007E57E9" w:rsidRDefault="00A81607" w:rsidP="00A81607">
      <w:pPr>
        <w:pStyle w:val="Ibrahim"/>
        <w:spacing w:before="120"/>
      </w:pPr>
      <w:r w:rsidRPr="007E57E9">
        <w:t>フォームは、該当するオープン ソース コンポーネントの利用計画が変更になった場合には、更新して再提出されなければなりません。</w:t>
      </w:r>
    </w:p>
    <w:p w:rsidR="00A81607" w:rsidRPr="007E57E9" w:rsidRDefault="00A81607" w:rsidP="00A81607">
      <w:pPr>
        <w:pStyle w:val="Ibrahim"/>
        <w:spacing w:before="120"/>
      </w:pPr>
      <w:r w:rsidRPr="007E57E9">
        <w:t>技術担当がそのオープン ソースを製品ビルドに統合する前に、OSRBがフォームを承認しなければなりません。</w:t>
      </w:r>
    </w:p>
    <w:p w:rsidR="00A81607" w:rsidRPr="007E57E9" w:rsidRDefault="00A81607" w:rsidP="00A81607">
      <w:pPr>
        <w:pStyle w:val="Ibrahim"/>
        <w:spacing w:before="120"/>
      </w:pPr>
      <w:r w:rsidRPr="007E57E9">
        <w:t xml:space="preserve">ライセンスが特許許諾条項や非係争条項を要求している時には、OSECがオープン ソース利用の承認をしなければなりません。 </w:t>
      </w:r>
    </w:p>
    <w:p w:rsidR="00A81607" w:rsidRPr="007E57E9" w:rsidRDefault="00A81607" w:rsidP="007B2CA3">
      <w:pPr>
        <w:pStyle w:val="2"/>
      </w:pPr>
      <w:bookmarkStart w:id="1236" w:name="_Toc504728093"/>
      <w:r w:rsidRPr="007E57E9">
        <w:rPr>
          <w:rFonts w:hint="eastAsia"/>
        </w:rPr>
        <w:t>監査</w:t>
      </w:r>
      <w:bookmarkEnd w:id="1236"/>
    </w:p>
    <w:p w:rsidR="00A81607" w:rsidRDefault="00A81607" w:rsidP="00A81607">
      <w:pPr>
        <w:pStyle w:val="Ibrahim0"/>
        <w:spacing w:before="120" w:after="120"/>
      </w:pPr>
      <w:r w:rsidRPr="007E57E9">
        <w:rPr>
          <w:rFonts w:hint="eastAsia"/>
        </w:rPr>
        <w:t>良い監査プラクティスは、製品やサービスの一部として採用される全てのソフトウェアの由来を完全に把握することを確実にします。このことを理解することによって、オープン</w:t>
      </w:r>
      <w:r w:rsidRPr="007E57E9">
        <w:t xml:space="preserve"> ソース ソフトウェアライセンス義務を果たす組織能力が出来上がります。監査ポリシーは、単純でわかりやすいものです：ポートフォリオ／スタックに含まれる全てのソース コードは、監査され、コンプライアンス チケットに監査報告がつけられなければなりません。監査プロセスは、技術担当が特定のソフトウェア コンポーネントに対するOSRB利用フォームを提出した後に、</w:t>
      </w:r>
      <w:r w:rsidRPr="007E57E9">
        <w:rPr>
          <w:rFonts w:hint="eastAsia"/>
        </w:rPr>
        <w:t>続いて実行されるワークフローから構成されます。</w:t>
      </w:r>
    </w:p>
    <w:p w:rsidR="00A81607" w:rsidRDefault="00A81607">
      <w:pPr>
        <w:rPr>
          <w:rFonts w:hAnsi="メイリオ" w:cs="ＭＳ ゴシック"/>
          <w:spacing w:val="-3"/>
          <w:w w:val="95"/>
          <w:sz w:val="20"/>
          <w:szCs w:val="20"/>
          <w:lang w:eastAsia="ja-JP"/>
        </w:rPr>
      </w:pPr>
      <w:r>
        <w:rPr>
          <w:lang w:eastAsia="ja-JP"/>
        </w:rPr>
        <w:br w:type="page"/>
      </w:r>
    </w:p>
    <w:p w:rsidR="00A81607" w:rsidRPr="007E57E9" w:rsidRDefault="00A81607" w:rsidP="00A81607">
      <w:pPr>
        <w:pStyle w:val="Ibrahim0"/>
        <w:spacing w:before="120" w:after="120"/>
      </w:pPr>
      <w:r w:rsidRPr="007E57E9">
        <w:rPr>
          <w:rFonts w:hint="eastAsia"/>
        </w:rPr>
        <w:t>監査プロセスは、次のフェーズで構成されます。（図</w:t>
      </w:r>
      <w:r w:rsidRPr="007E57E9">
        <w:t>22）</w:t>
      </w:r>
    </w:p>
    <w:p w:rsidR="00A81607" w:rsidRPr="007E57E9" w:rsidRDefault="00A81607" w:rsidP="00A81607">
      <w:pPr>
        <w:pStyle w:val="Ibrahim"/>
        <w:spacing w:before="120"/>
      </w:pPr>
      <w:r w:rsidRPr="007E57E9">
        <w:rPr>
          <w:rFonts w:hint="eastAsia"/>
        </w:rPr>
        <w:t>監査すべきソース</w:t>
      </w:r>
      <w:r w:rsidRPr="007E57E9">
        <w:t xml:space="preserve"> コードの場所を含む、OSRB利用フォームを受け取ります。</w:t>
      </w:r>
    </w:p>
    <w:p w:rsidR="00A81607" w:rsidRPr="007E57E9" w:rsidRDefault="00A81607" w:rsidP="00A81607">
      <w:pPr>
        <w:pStyle w:val="Ibrahim"/>
        <w:spacing w:before="120"/>
      </w:pPr>
      <w:r w:rsidRPr="007E57E9">
        <w:t>ソース コードのスキャンを実施します。. スキャン ツールでフラグがつけられたコンポーネントの分析を実施します。</w:t>
      </w:r>
    </w:p>
    <w:p w:rsidR="00213F3F" w:rsidRPr="001C2EA9" w:rsidRDefault="00A81607" w:rsidP="001C2EA9">
      <w:pPr>
        <w:pStyle w:val="Ibrahim"/>
        <w:spacing w:before="120"/>
      </w:pPr>
      <w:r w:rsidRPr="007E57E9">
        <w:t>最終監査報告を作成します。</w:t>
      </w:r>
    </w:p>
    <w:p w:rsidR="00213F3F" w:rsidRDefault="006A6E33">
      <w:pPr>
        <w:pStyle w:val="a3"/>
        <w:spacing w:before="120" w:after="120"/>
        <w:rPr>
          <w:sz w:val="10"/>
          <w:lang w:eastAsia="ja-JP"/>
        </w:rPr>
      </w:pPr>
      <w:r>
        <w:rPr>
          <w:noProof/>
          <w:sz w:val="10"/>
          <w:lang w:eastAsia="ja-JP"/>
        </w:rPr>
        <w:drawing>
          <wp:anchor distT="0" distB="0" distL="114300" distR="114300" simplePos="0" relativeHeight="503255944" behindDoc="0" locked="0" layoutInCell="1" allowOverlap="1" wp14:anchorId="65077903">
            <wp:simplePos x="0" y="0"/>
            <wp:positionH relativeFrom="column">
              <wp:posOffset>457200</wp:posOffset>
            </wp:positionH>
            <wp:positionV relativeFrom="paragraph">
              <wp:posOffset>220345</wp:posOffset>
            </wp:positionV>
            <wp:extent cx="4437351" cy="485721"/>
            <wp:effectExtent l="0" t="0" r="1905" b="0"/>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37351" cy="4857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3F" w:rsidRDefault="00213F3F">
      <w:pPr>
        <w:pStyle w:val="a3"/>
        <w:spacing w:before="120" w:after="120"/>
        <w:rPr>
          <w:sz w:val="5"/>
          <w:lang w:eastAsia="ja-JP"/>
        </w:rPr>
      </w:pPr>
    </w:p>
    <w:p w:rsidR="001C2EA9" w:rsidRPr="007E57E9" w:rsidRDefault="001C2EA9" w:rsidP="001C2EA9">
      <w:pPr>
        <w:pStyle w:val="Ibrahim2"/>
        <w:spacing w:after="120"/>
      </w:pPr>
      <w:r w:rsidRPr="007E57E9">
        <w:rPr>
          <w:rFonts w:hint="eastAsia"/>
        </w:rPr>
        <w:t>図</w:t>
      </w:r>
      <w:r w:rsidRPr="007E57E9">
        <w:t>22：基本監査プロセス</w:t>
      </w:r>
    </w:p>
    <w:p w:rsidR="001C2EA9" w:rsidRPr="007E57E9" w:rsidRDefault="001C2EA9" w:rsidP="007B2CA3">
      <w:pPr>
        <w:pStyle w:val="2"/>
      </w:pPr>
      <w:bookmarkStart w:id="1237" w:name="_Toc504728094"/>
      <w:r w:rsidRPr="007E57E9">
        <w:rPr>
          <w:rFonts w:hint="eastAsia"/>
        </w:rPr>
        <w:t>ソース</w:t>
      </w:r>
      <w:r w:rsidRPr="007E57E9">
        <w:t xml:space="preserve"> コード頒布</w:t>
      </w:r>
      <w:bookmarkEnd w:id="1237"/>
    </w:p>
    <w:p w:rsidR="001C2EA9" w:rsidRPr="007E57E9" w:rsidRDefault="001C2EA9" w:rsidP="001C2EA9">
      <w:pPr>
        <w:pStyle w:val="Ibrahim0"/>
        <w:spacing w:before="120" w:after="120"/>
      </w:pPr>
      <w:r w:rsidRPr="007E57E9">
        <w:rPr>
          <w:rFonts w:hint="eastAsia"/>
        </w:rPr>
        <w:t>ソース</w:t>
      </w:r>
      <w:r w:rsidRPr="007E57E9">
        <w:t xml:space="preserve"> コード頒布プロセスとポリシーの目的は、以下を確実にすることです。</w:t>
      </w:r>
    </w:p>
    <w:p w:rsidR="001C2EA9" w:rsidRPr="007E57E9" w:rsidRDefault="001C2EA9" w:rsidP="00347F3E">
      <w:pPr>
        <w:pStyle w:val="Ibrahim"/>
        <w:spacing w:before="120"/>
      </w:pPr>
      <w:r w:rsidRPr="007E57E9">
        <w:t>オープン ソース ソフトウェアを含む製品を購入する顧客やサービスを利用するユーザ</w:t>
      </w:r>
      <w:ins w:id="1238" w:author="Mieko Sato" w:date="2018-01-25T16:36:00Z">
        <w:r w:rsidR="00586E3B">
          <w:rPr>
            <w:rFonts w:hint="eastAsia"/>
          </w:rPr>
          <w:t>ー</w:t>
        </w:r>
      </w:ins>
      <w:r w:rsidRPr="007E57E9">
        <w:t>は、適用可能な場合に、ソース コードを受け取る権利があることを通知される。</w:t>
      </w:r>
    </w:p>
    <w:p w:rsidR="001C2EA9" w:rsidRPr="007E57E9" w:rsidRDefault="001C2EA9" w:rsidP="00347F3E">
      <w:pPr>
        <w:pStyle w:val="Ibrahim"/>
        <w:spacing w:before="120"/>
      </w:pPr>
      <w:r w:rsidRPr="007E57E9">
        <w:t>頒布したソース コードは、頒布サイトに転送されるソフトウェアのバイナリ バージョンと照らし合わせて正しいバージョンであり、また、適切にラベル付けされている。</w:t>
      </w:r>
    </w:p>
    <w:p w:rsidR="001C2EA9" w:rsidRPr="007E57E9" w:rsidRDefault="001C2EA9" w:rsidP="007B2CA3">
      <w:pPr>
        <w:pStyle w:val="3"/>
        <w:spacing w:before="360" w:after="120"/>
      </w:pPr>
      <w:bookmarkStart w:id="1239" w:name="_Toc504728095"/>
      <w:r w:rsidRPr="007E57E9">
        <w:rPr>
          <w:rFonts w:hint="eastAsia"/>
        </w:rPr>
        <w:t>頒布の動機</w:t>
      </w:r>
      <w:bookmarkEnd w:id="1239"/>
    </w:p>
    <w:p w:rsidR="007B2CA3" w:rsidRDefault="001C2EA9" w:rsidP="001C2EA9">
      <w:pPr>
        <w:pStyle w:val="Ibrahim0"/>
        <w:spacing w:before="120" w:after="120"/>
      </w:pPr>
      <w:r w:rsidRPr="007E57E9">
        <w:rPr>
          <w:rFonts w:hint="eastAsia"/>
        </w:rPr>
        <w:t>オープン</w:t>
      </w:r>
      <w:r w:rsidRPr="007E57E9">
        <w:t xml:space="preserve"> ソース コードを頒布することには主に3つのビジネス上の動機があります。ライセンス義務の遵守、オープン ソース プロジェクトの価値を高めるための貢献、新しいオープン ソース プロジェクトに対するコードの貢献です。</w:t>
      </w:r>
    </w:p>
    <w:p w:rsidR="007B2CA3" w:rsidRDefault="007B2CA3">
      <w:pPr>
        <w:rPr>
          <w:rFonts w:hAnsi="メイリオ" w:cs="ＭＳ ゴシック"/>
          <w:spacing w:val="-3"/>
          <w:w w:val="95"/>
          <w:sz w:val="20"/>
          <w:szCs w:val="20"/>
          <w:lang w:eastAsia="ja-JP"/>
        </w:rPr>
      </w:pPr>
      <w:r>
        <w:rPr>
          <w:lang w:eastAsia="ja-JP"/>
        </w:rPr>
        <w:br w:type="page"/>
      </w:r>
    </w:p>
    <w:p w:rsidR="001C2EA9" w:rsidRPr="007E57E9" w:rsidRDefault="001C2EA9" w:rsidP="007B2CA3">
      <w:pPr>
        <w:pStyle w:val="4"/>
        <w:spacing w:before="240" w:after="120"/>
        <w:rPr>
          <w:lang w:eastAsia="ja-JP"/>
        </w:rPr>
      </w:pPr>
      <w:r w:rsidRPr="007E57E9">
        <w:rPr>
          <w:rFonts w:hint="eastAsia"/>
          <w:lang w:eastAsia="ja-JP"/>
        </w:rPr>
        <w:t>ライセンス義務の順守</w:t>
      </w:r>
    </w:p>
    <w:p w:rsidR="001C2EA9" w:rsidRPr="007E57E9" w:rsidRDefault="001C2EA9" w:rsidP="001C2EA9">
      <w:pPr>
        <w:pStyle w:val="Ibrahim0"/>
        <w:spacing w:before="120" w:after="120"/>
      </w:pPr>
      <w:r w:rsidRPr="007E57E9">
        <w:rPr>
          <w:rFonts w:hint="eastAsia"/>
        </w:rPr>
        <w:t>この例では、組織は、オープン</w:t>
      </w:r>
      <w:r w:rsidRPr="007E57E9">
        <w:t xml:space="preserve"> ソースを製品やサービスに組み込んでおり、オープン ソース コンポーネント</w:t>
      </w:r>
      <w:ins w:id="1240" w:author="Mieko Sato" w:date="2018-01-25T16:36:00Z">
        <w:r w:rsidR="00586E3B">
          <w:rPr>
            <w:rFonts w:hint="eastAsia"/>
          </w:rPr>
          <w:t xml:space="preserve"> </w:t>
        </w:r>
      </w:ins>
      <w:r w:rsidRPr="007E57E9">
        <w:t>ライセンスにより、ソース コードに加えた変更を含めて、ソース コードの開示義務を持っています。コミュニティとの相互関係が双方向であるのに対して、このことは一方向頒布と略式に考えられます。</w:t>
      </w:r>
    </w:p>
    <w:p w:rsidR="001C2EA9" w:rsidRPr="007E57E9" w:rsidRDefault="001C2EA9" w:rsidP="007B2CA3">
      <w:pPr>
        <w:pStyle w:val="4"/>
        <w:spacing w:before="240" w:after="120"/>
        <w:rPr>
          <w:lang w:eastAsia="ja-JP"/>
        </w:rPr>
      </w:pPr>
      <w:r w:rsidRPr="007E57E9">
        <w:rPr>
          <w:rFonts w:hint="eastAsia"/>
          <w:lang w:eastAsia="ja-JP"/>
        </w:rPr>
        <w:t>既存のオープン</w:t>
      </w:r>
      <w:r w:rsidRPr="007E57E9">
        <w:rPr>
          <w:lang w:eastAsia="ja-JP"/>
        </w:rPr>
        <w:t xml:space="preserve"> ソース プロジェクトへの修正の貢献</w:t>
      </w:r>
    </w:p>
    <w:p w:rsidR="001C2EA9" w:rsidRPr="007E57E9" w:rsidRDefault="001C2EA9" w:rsidP="001C2EA9">
      <w:pPr>
        <w:pStyle w:val="Ibrahim0"/>
        <w:spacing w:before="120" w:after="120"/>
      </w:pPr>
      <w:r w:rsidRPr="007E57E9">
        <w:rPr>
          <w:rFonts w:hint="eastAsia"/>
        </w:rPr>
        <w:t>あるケースでは、オープン</w:t>
      </w:r>
      <w:r w:rsidRPr="007E57E9">
        <w:t xml:space="preserve"> ソース ライセンスは、ライセンス コンプライアンスの目的からすると、修正を開示する義務を含んでいません。しかしながら、技術的な負荷、言い換えればこれらの修正を保守するコストを抑えるために、修正をリリースし、可能なアップストリームに載せます。</w:t>
      </w:r>
    </w:p>
    <w:p w:rsidR="001C2EA9" w:rsidRPr="007E57E9" w:rsidRDefault="001C2EA9" w:rsidP="007B2CA3">
      <w:pPr>
        <w:pStyle w:val="4"/>
        <w:spacing w:before="240" w:after="120"/>
        <w:rPr>
          <w:lang w:eastAsia="ja-JP"/>
        </w:rPr>
      </w:pPr>
      <w:r w:rsidRPr="007E57E9">
        <w:rPr>
          <w:rFonts w:hint="eastAsia"/>
          <w:lang w:eastAsia="ja-JP"/>
        </w:rPr>
        <w:t>新しいオープン</w:t>
      </w:r>
      <w:r w:rsidRPr="007E57E9">
        <w:rPr>
          <w:lang w:eastAsia="ja-JP"/>
        </w:rPr>
        <w:t xml:space="preserve"> ソース プロジェクトの設立</w:t>
      </w:r>
    </w:p>
    <w:p w:rsidR="001C2EA9" w:rsidRPr="007E57E9" w:rsidRDefault="001C2EA9" w:rsidP="001C2EA9">
      <w:pPr>
        <w:pStyle w:val="Ibrahim0"/>
        <w:spacing w:before="120" w:after="120"/>
      </w:pPr>
      <w:r w:rsidRPr="007E57E9">
        <w:rPr>
          <w:rFonts w:hint="eastAsia"/>
        </w:rPr>
        <w:t>組織は、ビジネス的な必要性から、新しいオープン</w:t>
      </w:r>
      <w:r w:rsidRPr="007E57E9">
        <w:t xml:space="preserve"> ソース プロジェクトを設立し、ソース コードの貢献をするかもしれません。このケースは、既存のオープン ソース プロジェクトへ、（不具合修正や新規機能追加の形で）ソース コードの貢献をすることとは異なります。</w:t>
      </w:r>
    </w:p>
    <w:p w:rsidR="001C2EA9" w:rsidRPr="007E57E9" w:rsidRDefault="001C2EA9" w:rsidP="007B2CA3">
      <w:pPr>
        <w:pStyle w:val="3"/>
        <w:spacing w:before="360" w:after="120"/>
      </w:pPr>
      <w:bookmarkStart w:id="1241" w:name="_Toc504728096"/>
      <w:r w:rsidRPr="007E57E9">
        <w:rPr>
          <w:rFonts w:hint="eastAsia"/>
        </w:rPr>
        <w:t>頒布プロセスとポリシー</w:t>
      </w:r>
      <w:bookmarkEnd w:id="1241"/>
    </w:p>
    <w:p w:rsidR="001C2EA9" w:rsidRPr="007E57E9" w:rsidRDefault="001C2EA9" w:rsidP="001C2EA9">
      <w:pPr>
        <w:pStyle w:val="Ibrahim0"/>
        <w:spacing w:before="120" w:after="120"/>
      </w:pPr>
      <w:r w:rsidRPr="007E57E9">
        <w:rPr>
          <w:rFonts w:hint="eastAsia"/>
        </w:rPr>
        <w:t>頒布ポリシーの目的は、ソース</w:t>
      </w:r>
      <w:r w:rsidRPr="007E57E9">
        <w:t xml:space="preserve"> プロジェクト コード（＊＊＊）の供給プロセスに強い影響を与え、オープン ソース コードの入手性に関するオープン ソース ラインセンス義務の遵守するために、</w:t>
      </w:r>
      <w:del w:id="1242" w:author="Mieko Sato" w:date="2018-01-25T16:41:00Z">
        <w:r w:rsidRPr="007E57E9" w:rsidDel="00D56E5E">
          <w:delText>様々</w:delText>
        </w:r>
      </w:del>
      <w:ins w:id="1243" w:author="Mieko Sato" w:date="2018-01-25T16:41:00Z">
        <w:r w:rsidR="00D56E5E">
          <w:t>さまざま</w:t>
        </w:r>
      </w:ins>
      <w:r w:rsidRPr="007E57E9">
        <w:t>な流通[ロジスティックス]に対するガイドラインを提供することです。この頒布ポリシーは、ライセンスがソース コードの再頒布を要求するようなソフトウェア パッケージに適用されます。公開プロセス、公開方法、モード、チェックリストなどをカバーします。</w:t>
      </w:r>
    </w:p>
    <w:p w:rsidR="001C2EA9" w:rsidRPr="007E57E9" w:rsidRDefault="001C2EA9" w:rsidP="007B2CA3">
      <w:pPr>
        <w:pStyle w:val="Ibrahim0"/>
        <w:spacing w:before="120" w:after="120"/>
      </w:pPr>
      <w:r w:rsidRPr="007E57E9">
        <w:rPr>
          <w:rFonts w:hint="eastAsia"/>
        </w:rPr>
        <w:t>プロセスを開始させる前に、ソース提供の方法と様式を決めなければなりません。プロセスは、外部へ頒布するソース</w:t>
      </w:r>
      <w:r w:rsidRPr="007E57E9">
        <w:t xml:space="preserve"> コードの準備をもって始まり、頒布前チェックリストの確認、ソース コード パッケージの入手性の確認、そして、頒布後チェックリストの確認と続きます。</w:t>
      </w:r>
      <w:r w:rsidR="007B2CA3">
        <w:br w:type="page"/>
      </w:r>
      <w:r w:rsidRPr="007E57E9">
        <w:rPr>
          <w:rFonts w:hint="eastAsia"/>
        </w:rPr>
        <w:t>図</w:t>
      </w:r>
      <w:r w:rsidRPr="007E57E9">
        <w:t>23は、頒布プロセスの例を示します。以下を含みます。</w:t>
      </w:r>
    </w:p>
    <w:p w:rsidR="001C2EA9" w:rsidRPr="007E57E9" w:rsidRDefault="001C2EA9" w:rsidP="007B2CA3">
      <w:pPr>
        <w:pStyle w:val="Ibrahim"/>
        <w:spacing w:before="120"/>
      </w:pPr>
      <w:r w:rsidRPr="007E57E9">
        <w:t>ソース コード提供方法を決めます。頒布様式を決めます。</w:t>
      </w:r>
    </w:p>
    <w:p w:rsidR="001C2EA9" w:rsidRPr="007E57E9" w:rsidRDefault="001C2EA9" w:rsidP="007B2CA3">
      <w:pPr>
        <w:pStyle w:val="Ibrahim"/>
        <w:spacing w:before="120"/>
      </w:pPr>
      <w:r w:rsidRPr="007E57E9">
        <w:t>外部頒布のためにソース コード パッケージの準備をします。</w:t>
      </w:r>
    </w:p>
    <w:p w:rsidR="001C2EA9" w:rsidRPr="007E57E9" w:rsidRDefault="001C2EA9" w:rsidP="007B2CA3">
      <w:pPr>
        <w:pStyle w:val="Ibrahim"/>
        <w:spacing w:before="120"/>
      </w:pPr>
      <w:r w:rsidRPr="007E57E9">
        <w:t>前に置かれた全ステップが問題なく完了していることと、外部頒布に向けてソース コード パッケージの準備が整っていることを確実にするために、頒布前チェックリストを全て確認します。</w:t>
      </w:r>
    </w:p>
    <w:p w:rsidR="00213F3F" w:rsidRDefault="00B425F6" w:rsidP="007B2CA3">
      <w:pPr>
        <w:pStyle w:val="Ibrahim"/>
        <w:spacing w:before="120"/>
      </w:pPr>
      <w:r>
        <w:rPr>
          <w:noProof/>
        </w:rPr>
        <w:drawing>
          <wp:anchor distT="0" distB="0" distL="114300" distR="114300" simplePos="0" relativeHeight="503256968" behindDoc="0" locked="0" layoutInCell="1" allowOverlap="1" wp14:anchorId="27CA653E">
            <wp:simplePos x="0" y="0"/>
            <wp:positionH relativeFrom="column">
              <wp:posOffset>920750</wp:posOffset>
            </wp:positionH>
            <wp:positionV relativeFrom="paragraph">
              <wp:posOffset>645795</wp:posOffset>
            </wp:positionV>
            <wp:extent cx="3609975" cy="3028950"/>
            <wp:effectExtent l="0" t="0" r="9525" b="0"/>
            <wp:wrapTopAndBottom/>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99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EA9" w:rsidRPr="007E57E9">
        <w:t>頒布を実行します。頒布プロセスの一部で発生するかもしれない誤りを把握するために、頒布後のチェックリストを確認します。</w:t>
      </w:r>
    </w:p>
    <w:p w:rsidR="00DD0FC1" w:rsidRDefault="00DD0FC1" w:rsidP="00DD0FC1">
      <w:pPr>
        <w:pStyle w:val="Ibrahim2"/>
        <w:spacing w:after="120"/>
      </w:pPr>
    </w:p>
    <w:p w:rsidR="00DD0FC1" w:rsidRPr="007E57E9" w:rsidRDefault="00DD0FC1" w:rsidP="00DD0FC1">
      <w:pPr>
        <w:pStyle w:val="Ibrahim2"/>
        <w:spacing w:after="120"/>
      </w:pPr>
      <w:r w:rsidRPr="007E57E9">
        <w:rPr>
          <w:rFonts w:hint="eastAsia"/>
        </w:rPr>
        <w:t>図</w:t>
      </w:r>
      <w:r w:rsidRPr="007E57E9">
        <w:t>23</w:t>
      </w:r>
      <w:r>
        <w:rPr>
          <w:rFonts w:hint="eastAsia"/>
        </w:rPr>
        <w:t>：</w:t>
      </w:r>
      <w:r w:rsidRPr="007E57E9">
        <w:t>公開プロセスの例</w:t>
      </w:r>
    </w:p>
    <w:p w:rsidR="00DD0FC1" w:rsidRDefault="00DD0FC1">
      <w:pPr>
        <w:rPr>
          <w:sz w:val="18"/>
          <w:lang w:eastAsia="ja-JP"/>
        </w:rPr>
      </w:pPr>
      <w:r>
        <w:rPr>
          <w:sz w:val="18"/>
          <w:lang w:eastAsia="ja-JP"/>
        </w:rPr>
        <w:br w:type="page"/>
      </w:r>
    </w:p>
    <w:p w:rsidR="00C168FF" w:rsidRPr="007E57E9" w:rsidRDefault="00C168FF" w:rsidP="00C168FF">
      <w:pPr>
        <w:pStyle w:val="3"/>
        <w:spacing w:before="360" w:after="120"/>
      </w:pPr>
      <w:bookmarkStart w:id="1244" w:name="Distribution_Methods_and_Modes"/>
      <w:bookmarkStart w:id="1245" w:name="_Toc504728097"/>
      <w:bookmarkEnd w:id="1244"/>
      <w:r w:rsidRPr="007E57E9">
        <w:rPr>
          <w:rFonts w:hint="eastAsia"/>
        </w:rPr>
        <w:t>頒布方法と様式</w:t>
      </w:r>
      <w:bookmarkEnd w:id="1245"/>
    </w:p>
    <w:p w:rsidR="00C168FF" w:rsidRPr="007E57E9" w:rsidRDefault="00C168FF" w:rsidP="00C168FF">
      <w:pPr>
        <w:pStyle w:val="Ibrahim0"/>
        <w:spacing w:before="120" w:after="120"/>
      </w:pPr>
      <w:r w:rsidRPr="007E57E9">
        <w:rPr>
          <w:rFonts w:hint="eastAsia"/>
        </w:rPr>
        <w:t>ソース</w:t>
      </w:r>
      <w:r w:rsidRPr="007E57E9">
        <w:t xml:space="preserve"> コード パッケージを入手可能な状態にする、3つの主な頒布方法があります。</w:t>
      </w:r>
    </w:p>
    <w:p w:rsidR="00C168FF" w:rsidRPr="007E57E9" w:rsidRDefault="00C168FF" w:rsidP="00C168FF">
      <w:pPr>
        <w:pStyle w:val="4"/>
        <w:spacing w:before="240" w:after="120"/>
        <w:rPr>
          <w:lang w:eastAsia="ja-JP"/>
        </w:rPr>
      </w:pPr>
      <w:r w:rsidRPr="007E57E9">
        <w:rPr>
          <w:rFonts w:hint="eastAsia"/>
          <w:lang w:eastAsia="ja-JP"/>
        </w:rPr>
        <w:t>即時コンプライアンス方法</w:t>
      </w:r>
    </w:p>
    <w:p w:rsidR="00C168FF" w:rsidRPr="007E57E9" w:rsidRDefault="00C168FF" w:rsidP="00C168FF">
      <w:pPr>
        <w:pStyle w:val="Ibrahim0"/>
        <w:spacing w:before="120" w:after="120"/>
      </w:pPr>
      <w:r w:rsidRPr="007E57E9">
        <w:rPr>
          <w:rFonts w:hint="eastAsia"/>
        </w:rPr>
        <w:t>この頒布方法に従い、製品やソフトウェア</w:t>
      </w:r>
      <w:r w:rsidRPr="007E57E9">
        <w:t xml:space="preserve"> スタックの出荷時または直後にコードを提供し、一般的にはウェブサイトからダウンロードによって、コードを欲しい人は誰でも入手できるようにします。開発者は、入手資格を確認されることなく（つまりソース コードの入手資格を得るために製品を購入する必要なく）、直接</w:t>
      </w:r>
      <w:del w:id="1246" w:author="Mieko Sato" w:date="2018-01-25T15:45:00Z">
        <w:r w:rsidRPr="007E57E9" w:rsidDel="00E15361">
          <w:delText>ソースコード</w:delText>
        </w:r>
      </w:del>
      <w:ins w:id="1247" w:author="Mieko Sato" w:date="2018-01-25T15:45:00Z">
        <w:r w:rsidR="00E15361">
          <w:t>ソース コード</w:t>
        </w:r>
      </w:ins>
      <w:r w:rsidRPr="007E57E9">
        <w:t>にアクセスが許されますので、このやり方は通常開発者にとって頒布の好ましい方法となります。あるケースでは、即時コンプライアンス方法は、メディアのディレクトリproduct/deviceにソース コードを含めるこ</w:t>
      </w:r>
      <w:r w:rsidRPr="007E57E9">
        <w:rPr>
          <w:rFonts w:hint="eastAsia"/>
        </w:rPr>
        <w:t>とで、達成することができます。</w:t>
      </w:r>
    </w:p>
    <w:p w:rsidR="00C168FF" w:rsidRPr="007E57E9" w:rsidRDefault="00C168FF" w:rsidP="00C168FF">
      <w:pPr>
        <w:pStyle w:val="Ibrahim0"/>
        <w:spacing w:before="120" w:after="120"/>
      </w:pPr>
      <w:r w:rsidRPr="007E57E9">
        <w:rPr>
          <w:rFonts w:hint="eastAsia"/>
        </w:rPr>
        <w:t>この頒布方法には</w:t>
      </w:r>
      <w:r w:rsidRPr="007E57E9">
        <w:t>2つの不利な点があります。まず第1に、全てのソース コードをパッケージ化し、製品出荷の準備を整える出荷日までに、ウェブサイト上でソース コードを入手可能にするという多大な努力が必要です。第2に、将来のソース コード頒布でも同じ方法が取られるだろうという期待を築いてしまいます。これは、毎回満足させるべきとても高い期待となります。</w:t>
      </w:r>
    </w:p>
    <w:p w:rsidR="00C168FF" w:rsidRPr="007E57E9" w:rsidRDefault="00C168FF" w:rsidP="00C168FF">
      <w:pPr>
        <w:pStyle w:val="4"/>
        <w:spacing w:before="240" w:after="120"/>
        <w:rPr>
          <w:lang w:eastAsia="ja-JP"/>
        </w:rPr>
      </w:pPr>
      <w:r w:rsidRPr="007E57E9">
        <w:rPr>
          <w:rFonts w:hint="eastAsia"/>
          <w:lang w:eastAsia="ja-JP"/>
        </w:rPr>
        <w:t>オンライン供給方法</w:t>
      </w:r>
    </w:p>
    <w:p w:rsidR="00C168FF" w:rsidRPr="007E57E9" w:rsidRDefault="00C168FF" w:rsidP="00C168FF">
      <w:pPr>
        <w:pStyle w:val="Ibrahim0"/>
        <w:spacing w:before="120" w:after="120"/>
      </w:pPr>
      <w:r w:rsidRPr="007E57E9">
        <w:rPr>
          <w:rFonts w:hint="eastAsia"/>
        </w:rPr>
        <w:t>この頒布方法によれば、ソース</w:t>
      </w:r>
      <w:r w:rsidRPr="007E57E9">
        <w:t xml:space="preserve"> コードを入手する資格を持っている顧客だけが、排他的にアクセス権を与えられます。この方法は、アクセスしてソース コード パッケージをダウンロードするための認証を必要とするセキュアなウェブサイトにより最もよく管理されます。</w:t>
      </w:r>
    </w:p>
    <w:p w:rsidR="00C168FF" w:rsidRPr="007E57E9" w:rsidRDefault="00C168FF" w:rsidP="00C168FF">
      <w:pPr>
        <w:pStyle w:val="4"/>
        <w:spacing w:before="240" w:after="120"/>
        <w:rPr>
          <w:lang w:eastAsia="ja-JP"/>
        </w:rPr>
      </w:pPr>
      <w:r w:rsidRPr="007E57E9">
        <w:rPr>
          <w:rFonts w:hint="eastAsia"/>
          <w:lang w:eastAsia="ja-JP"/>
        </w:rPr>
        <w:t>オン</w:t>
      </w:r>
      <w:r w:rsidRPr="007E57E9">
        <w:rPr>
          <w:lang w:eastAsia="ja-JP"/>
        </w:rPr>
        <w:t xml:space="preserve"> デマンド コンプライアンス</w:t>
      </w:r>
    </w:p>
    <w:p w:rsidR="00C168FF" w:rsidRPr="007E57E9" w:rsidRDefault="00C168FF" w:rsidP="00C168FF">
      <w:pPr>
        <w:pStyle w:val="Ibrahim0"/>
        <w:spacing w:before="120" w:after="120"/>
      </w:pPr>
      <w:r w:rsidRPr="007E57E9">
        <w:rPr>
          <w:rFonts w:hint="eastAsia"/>
        </w:rPr>
        <w:t>この頒布方法は、オンライン供給方法の変形で、書面による通知</w:t>
      </w:r>
      <w:r w:rsidRPr="007E57E9">
        <w:t>(GPL/LGPL系のライセンスの場合)を利用して、どのようにすればソース コードを要求したりアクセスしたりできるかを顧客に伝えます。ある組織は、企業窓口emailや郵便アドレス(書面による通知に書かれている)に対して書面で要求が送られるのを好みます。結果として、顧客は、入手資格を確認された後で、ソース コードのコピーを受け取ります。このコンプライアンス方法は、製品出荷後に、ソース コード パッケージ化終了のための追加の予備時間を組織に与えてくれます</w:t>
      </w:r>
      <w:r w:rsidRPr="007E57E9">
        <w:rPr>
          <w:rFonts w:hint="eastAsia"/>
        </w:rPr>
        <w:t>。しかしながら、一般的に言って、ソース</w:t>
      </w:r>
      <w:r w:rsidRPr="007E57E9">
        <w:t xml:space="preserve"> コードへのアクセスを要求してくる人たちの入手資格を確認するのにかかるオーバーヘッドや、要求を満たすために必要となる資源を考えると、好ましい頒布方法とは言えません。加えて、GPL/LGPL系のライセンスに特有のケースとして、書面による通知は3年間有効でなければなりません。それゆえ、製品を最後に出荷した日から少なくとも3年間は、コード頒布を管理しなければなりません。CD-ROMでのソース コード頒布を選んだ場合には、追加のコストがかかりますし、ソース コード パッケージを</w:t>
      </w:r>
      <w:r w:rsidRPr="007E57E9">
        <w:rPr>
          <w:rFonts w:hint="eastAsia"/>
        </w:rPr>
        <w:t>格納した</w:t>
      </w:r>
      <w:r w:rsidRPr="007E57E9">
        <w:t>CD-ROMを生成するプロセスを確認する追加の検証ステップも必要になります。</w:t>
      </w:r>
    </w:p>
    <w:p w:rsidR="00C168FF" w:rsidRPr="007E57E9" w:rsidRDefault="00C168FF" w:rsidP="00C168FF">
      <w:pPr>
        <w:pStyle w:val="3"/>
        <w:spacing w:before="360" w:after="120"/>
      </w:pPr>
      <w:bookmarkStart w:id="1248" w:name="_Toc504728098"/>
      <w:r w:rsidRPr="007E57E9">
        <w:rPr>
          <w:rFonts w:hint="eastAsia"/>
        </w:rPr>
        <w:t>頒布チェックリスト</w:t>
      </w:r>
      <w:bookmarkEnd w:id="1248"/>
    </w:p>
    <w:p w:rsidR="00C168FF" w:rsidRPr="007E57E9" w:rsidRDefault="00C168FF" w:rsidP="00C168FF">
      <w:pPr>
        <w:pStyle w:val="Ibrahim0"/>
        <w:spacing w:before="120" w:after="120"/>
      </w:pPr>
      <w:r w:rsidRPr="007E57E9">
        <w:rPr>
          <w:rFonts w:hint="eastAsia"/>
        </w:rPr>
        <w:t>顧客や一般向けのウェブサイトで公開する前に、オープン</w:t>
      </w:r>
      <w:r w:rsidRPr="007E57E9">
        <w:t xml:space="preserve"> ソース パッケージの正当性を確認するための多くのチェックポイントがあります。</w:t>
      </w:r>
      <w:del w:id="1249" w:author="Mieko Sato" w:date="2018-01-25T15:52:00Z">
        <w:r w:rsidRPr="007E57E9" w:rsidDel="007F33FC">
          <w:delText>更に</w:delText>
        </w:r>
      </w:del>
      <w:ins w:id="1250" w:author="Mieko Sato" w:date="2018-01-25T15:52:00Z">
        <w:r w:rsidR="007F33FC">
          <w:t>さらに</w:t>
        </w:r>
      </w:ins>
      <w:r w:rsidRPr="007E57E9">
        <w:t>、追加の正当性確認は、一般に入手可能になった後にも必要になります。以下では、頒布前、頒布後のプロセスについて概要を示します。</w:t>
      </w:r>
    </w:p>
    <w:p w:rsidR="00C168FF" w:rsidRPr="007E57E9" w:rsidRDefault="00C168FF" w:rsidP="00C168FF">
      <w:pPr>
        <w:pStyle w:val="4"/>
        <w:spacing w:before="240" w:after="120"/>
        <w:rPr>
          <w:lang w:eastAsia="ja-JP"/>
        </w:rPr>
      </w:pPr>
      <w:r w:rsidRPr="007E57E9">
        <w:rPr>
          <w:rFonts w:hint="eastAsia"/>
          <w:lang w:eastAsia="ja-JP"/>
        </w:rPr>
        <w:t>頒布の前提条件</w:t>
      </w:r>
    </w:p>
    <w:p w:rsidR="00C168FF" w:rsidRPr="007E57E9" w:rsidRDefault="00C168FF" w:rsidP="00C168FF">
      <w:pPr>
        <w:pStyle w:val="Ibrahim0"/>
        <w:spacing w:before="120" w:after="120"/>
      </w:pPr>
      <w:r w:rsidRPr="007E57E9">
        <w:rPr>
          <w:rFonts w:hint="eastAsia"/>
        </w:rPr>
        <w:t>以下は、ソース</w:t>
      </w:r>
      <w:r w:rsidRPr="007E57E9">
        <w:t xml:space="preserve"> コード パッケージが頒布可能になる前に、適合しておくべき条件リストです。（頒布の衛生とも呼ばれます）</w:t>
      </w:r>
    </w:p>
    <w:p w:rsidR="00C168FF" w:rsidRDefault="00C168FF" w:rsidP="00C168FF">
      <w:pPr>
        <w:pStyle w:val="Ibrahim"/>
        <w:spacing w:before="120"/>
      </w:pPr>
      <w:r w:rsidRPr="007E57E9">
        <w:t>オープン ソース パッケージは、利用フォームで宣言された範囲で、その利用をOSRBによって承認されています。</w:t>
      </w:r>
    </w:p>
    <w:p w:rsidR="00C168FF" w:rsidRPr="007E57E9" w:rsidRDefault="00C168FF" w:rsidP="00C168FF">
      <w:pPr>
        <w:pStyle w:val="Ibrahim"/>
        <w:spacing w:before="120"/>
      </w:pPr>
      <w:r w:rsidRPr="007E57E9">
        <w:t>オープン ソース パッケージを含む製品は、出荷可能か、すでに出荷されています。</w:t>
      </w:r>
    </w:p>
    <w:p w:rsidR="00C168FF" w:rsidRDefault="00C168FF" w:rsidP="00C168FF">
      <w:pPr>
        <w:pStyle w:val="Ibrahim"/>
        <w:spacing w:before="120"/>
      </w:pPr>
      <w:r w:rsidRPr="007E57E9">
        <w:t>もし、GPL/LGPLで許諾されたコードを開示するのであれば、自分たちが加えた変更について、コードと文書を提供することを確実にします。</w:t>
      </w:r>
    </w:p>
    <w:p w:rsidR="00C168FF" w:rsidRDefault="00C168FF" w:rsidP="00C168FF">
      <w:pPr>
        <w:pStyle w:val="Ibrahim"/>
        <w:spacing w:before="120"/>
      </w:pPr>
      <w:r w:rsidRPr="007E57E9">
        <w:t>リンギスティック レビューを実施しています。このことはコンプライアンス関連ではないですが、将来使用予定の製品コード名、下品または粗野な言葉づかい、個人やemailアドレスやURLへの参照などがコードに残されたままであったというような課題が過去にありました。</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3"/>
        <w:spacing w:before="360" w:after="120"/>
      </w:pPr>
      <w:bookmarkStart w:id="1251" w:name="_Toc504728099"/>
      <w:r w:rsidRPr="007E57E9">
        <w:rPr>
          <w:rFonts w:hint="eastAsia"/>
        </w:rPr>
        <w:t>頒布前チェックリスト</w:t>
      </w:r>
      <w:bookmarkEnd w:id="1251"/>
    </w:p>
    <w:p w:rsidR="00C168FF" w:rsidRPr="007E57E9" w:rsidRDefault="00C168FF" w:rsidP="00C168FF">
      <w:pPr>
        <w:pStyle w:val="Ibrahim0"/>
        <w:spacing w:before="120" w:after="120"/>
      </w:pPr>
      <w:r w:rsidRPr="007E57E9">
        <w:rPr>
          <w:rFonts w:hint="eastAsia"/>
        </w:rPr>
        <w:t>以下は、ソース</w:t>
      </w:r>
      <w:r w:rsidRPr="007E57E9">
        <w:t xml:space="preserve"> コードの一般公開や頒布の前に行うチェックリスト例です。</w:t>
      </w:r>
    </w:p>
    <w:p w:rsidR="00C168FF" w:rsidRPr="007E57E9" w:rsidRDefault="00C168FF" w:rsidP="00C168FF">
      <w:pPr>
        <w:pStyle w:val="Ibrahim"/>
        <w:spacing w:before="120"/>
      </w:pPr>
      <w:r w:rsidRPr="007E57E9">
        <w:t>オープン ソース パッケージに加えられた変更は、文書化されて、オープン ソースのリリース ノートに変更履歴として含まれていることを検証します。変更されたソース コード ファイルは、著作権表記や免責事項の記載や一般的な変更履歴への記載を含んでいることを確認します。</w:t>
      </w:r>
    </w:p>
    <w:p w:rsidR="00C168FF" w:rsidRDefault="00C168FF" w:rsidP="00C168FF">
      <w:pPr>
        <w:pStyle w:val="Ibrahim"/>
        <w:spacing w:before="120"/>
      </w:pPr>
      <w:r w:rsidRPr="007E57E9">
        <w:t>ソース コード パッケージに含まれている全ての内容物は、技術担当によってレビューされ、OSRBによって確認されていることを、確認します。</w:t>
      </w:r>
    </w:p>
    <w:p w:rsidR="00C168FF" w:rsidRDefault="00C168FF" w:rsidP="00C168FF">
      <w:pPr>
        <w:pStyle w:val="Ibrahim"/>
        <w:spacing w:before="120"/>
      </w:pPr>
      <w:r w:rsidRPr="007E57E9">
        <w:t>オープン ソース パッケージは、企業のものでないマシンでコンパイルできることを確認します。企業で初期設定したマシン上でパッケージをコンパイルする時に、環境やコンパイラが全て事前に構成されたり設定されているということがよくあります。しかしながら、別のシステムでパッケージをコンパイルしようとする場合には、コンパイラの設定や、Makefileのオプションや、Include path等が適切でないかもしれません。このステップの目的は、頒布しようとしているオープン ソース パッケージが、平凡なエンド ユーザー システム上でコンパイルできることを確実にすることです。</w:t>
      </w:r>
    </w:p>
    <w:p w:rsidR="00C168FF" w:rsidRPr="007E57E9" w:rsidRDefault="00C168FF" w:rsidP="00C168FF">
      <w:pPr>
        <w:pStyle w:val="Ibrahim"/>
        <w:spacing w:before="120"/>
      </w:pPr>
      <w:r w:rsidRPr="007E57E9">
        <w:t>製品マニュアルを更新します。</w:t>
      </w:r>
    </w:p>
    <w:p w:rsidR="00C168FF" w:rsidRPr="007E57E9" w:rsidRDefault="00C168FF" w:rsidP="00C168FF">
      <w:pPr>
        <w:pStyle w:val="Ibrahim"/>
        <w:numPr>
          <w:ilvl w:val="1"/>
          <w:numId w:val="18"/>
        </w:numPr>
        <w:spacing w:before="120"/>
      </w:pPr>
      <w:r w:rsidRPr="007E57E9">
        <w:t>製品がオープン ソース ソフトウェアを含むことを言及します。</w:t>
      </w:r>
    </w:p>
    <w:p w:rsidR="00C168FF" w:rsidRDefault="00C168FF" w:rsidP="00C168FF">
      <w:pPr>
        <w:pStyle w:val="Ibrahim"/>
        <w:numPr>
          <w:ilvl w:val="1"/>
          <w:numId w:val="18"/>
        </w:numPr>
        <w:spacing w:before="120"/>
      </w:pPr>
      <w:r w:rsidRPr="007E57E9">
        <w:t>製品に含まれる異なるオープン ソース ソフトウェアに対応する全てのライセンスのリストを含めます。</w:t>
      </w:r>
    </w:p>
    <w:p w:rsidR="00C168FF" w:rsidRPr="007E57E9" w:rsidRDefault="00C168FF" w:rsidP="00C168FF">
      <w:pPr>
        <w:pStyle w:val="Ibrahim"/>
        <w:numPr>
          <w:ilvl w:val="1"/>
          <w:numId w:val="18"/>
        </w:numPr>
        <w:spacing w:before="120"/>
      </w:pPr>
      <w:r w:rsidRPr="007E57E9">
        <w:t xml:space="preserve"> 適切な著作権と帰属に関する通知を提供します。</w:t>
      </w:r>
    </w:p>
    <w:p w:rsidR="00C168FF" w:rsidRPr="007E57E9" w:rsidRDefault="00C168FF" w:rsidP="00C168FF">
      <w:pPr>
        <w:pStyle w:val="Ibrahim"/>
        <w:numPr>
          <w:ilvl w:val="1"/>
          <w:numId w:val="18"/>
        </w:numPr>
        <w:spacing w:before="120"/>
      </w:pPr>
      <w:r w:rsidRPr="007E57E9">
        <w:t>オープン ソース パッケージのコードへのアクセス方法（書面による申し出）、ウェブページからのダウンロードや、製品マニュアルで提供される特定のアドレス宛てのemailや郵便による問い合わせなどを提示します。</w:t>
      </w:r>
    </w:p>
    <w:p w:rsidR="00C168FF" w:rsidRDefault="00C168FF">
      <w:pPr>
        <w:rPr>
          <w:rFonts w:hAnsi="メイリオ" w:cs="ＭＳ ゴシック"/>
          <w:spacing w:val="-3"/>
          <w:w w:val="95"/>
          <w:sz w:val="20"/>
          <w:szCs w:val="20"/>
          <w:lang w:eastAsia="ja-JP"/>
        </w:rPr>
      </w:pPr>
      <w:r>
        <w:rPr>
          <w:lang w:eastAsia="ja-JP"/>
        </w:rPr>
        <w:br w:type="page"/>
      </w:r>
    </w:p>
    <w:p w:rsidR="00C168FF" w:rsidRPr="007E57E9" w:rsidRDefault="00C168FF" w:rsidP="00C168FF">
      <w:pPr>
        <w:pStyle w:val="Ibrahim"/>
        <w:spacing w:before="120"/>
      </w:pPr>
      <w:r w:rsidRPr="007E57E9">
        <w:t>書面による申出が、そういう通知を必要とするソース コード（基本的に、GPL/LGPL系ライセンスで許諾されたコード）全てを包含しているかを検証します。</w:t>
      </w:r>
    </w:p>
    <w:p w:rsidR="00C168FF" w:rsidRDefault="00C168FF" w:rsidP="00C168FF">
      <w:pPr>
        <w:pStyle w:val="Ibrahim"/>
        <w:spacing w:before="120"/>
      </w:pPr>
      <w:r w:rsidRPr="007E57E9">
        <w:t>ソース コードに不適切なコメントが残っていないことを確実にするために、リンギスティック レビューを実施します。ある企業では、リンギスティック レビューを通すことを忘れてしまい、製品がハックされた時に、ソース コード中に残っていた不適切なコメントが発覚し、困惑しました。リンギスティック レビューを実施する他の重要な理由は、ソース コードやコメントが、将来使用する開発コード名や機能を言及していないことを確実にすることです。</w:t>
      </w:r>
    </w:p>
    <w:p w:rsidR="00C168FF" w:rsidRDefault="00C168FF" w:rsidP="00C168FF">
      <w:pPr>
        <w:pStyle w:val="Ibrahim"/>
        <w:spacing w:before="120"/>
      </w:pPr>
      <w:r w:rsidRPr="007E57E9">
        <w:t>既存のライセンス表記、著作権表記、帰属表記に手が入っていないことを確実にします。</w:t>
      </w:r>
    </w:p>
    <w:p w:rsidR="00C168FF" w:rsidRPr="007E57E9" w:rsidRDefault="00C168FF" w:rsidP="00C168FF">
      <w:pPr>
        <w:pStyle w:val="Ibrahim"/>
        <w:spacing w:before="120"/>
      </w:pPr>
      <w:r w:rsidRPr="007E57E9">
        <w:t>製品に搭載されて出荷されるバイナリに対応したソース コードであること、そのソース コードが製品とともに出荷されるライブラリを構成していること、ビルド手順がソース頒布（派生するバイナリは、タイム スタンプを除いて通常同一のものになります）に含まれていること、を検証します。</w:t>
      </w:r>
    </w:p>
    <w:p w:rsidR="00C168FF" w:rsidRPr="007E57E9" w:rsidRDefault="00C168FF" w:rsidP="00C168FF">
      <w:pPr>
        <w:pStyle w:val="Ibrahim"/>
        <w:spacing w:before="120"/>
      </w:pPr>
      <w:r w:rsidRPr="007E57E9">
        <w:t>パッケージが、OSRB利用フォームで定義されたリンク関係や相互作用を守っていることを検証します。例えば、開発者がコンポーネントをLGPLで許諾されたライブラリと動的にリンクすると宣言したならば、その通りになっていて、代わりに静的リンクを使っていないことを検証する必要があります。これは、リンク依存関係マッピング ツールを使って検証されます。</w:t>
      </w:r>
    </w:p>
    <w:p w:rsidR="00C168FF" w:rsidRPr="007E57E9" w:rsidRDefault="00C168FF" w:rsidP="00C168FF">
      <w:pPr>
        <w:pStyle w:val="Ibrahim"/>
        <w:spacing w:before="120"/>
      </w:pPr>
      <w:r w:rsidRPr="007E57E9">
        <w:t>もし、まだ入っていなければ、オープン ソース パッケージのソース コード ルート フォルダ</w:t>
      </w:r>
      <w:ins w:id="1252" w:author="Mieko Sato" w:date="2018-01-25T16:37:00Z">
        <w:r w:rsidR="00D56E5E">
          <w:rPr>
            <w:rFonts w:hint="eastAsia"/>
          </w:rPr>
          <w:t>ー</w:t>
        </w:r>
      </w:ins>
      <w:r w:rsidRPr="007E57E9">
        <w:t>にあるLICENSEファイルに、ライセンス文のコピーを追加します。</w:t>
      </w:r>
    </w:p>
    <w:p w:rsidR="00C168FF" w:rsidRPr="007E57E9" w:rsidRDefault="00C168FF" w:rsidP="00C168FF">
      <w:pPr>
        <w:pStyle w:val="Ibrahim"/>
        <w:spacing w:before="120"/>
      </w:pPr>
      <w:r w:rsidRPr="007E57E9">
        <w:t xml:space="preserve">もし、ソース コード パッケージが、特別なビルド ツールや環境を必要とするならば、READMEファイル等にその詳細を記載します。 </w:t>
      </w:r>
    </w:p>
    <w:p w:rsidR="0041572E" w:rsidRDefault="0041572E">
      <w:pPr>
        <w:rPr>
          <w:rFonts w:hAnsi="メイリオ" w:cs="ＭＳ ゴシック"/>
          <w:spacing w:val="-3"/>
          <w:w w:val="95"/>
          <w:sz w:val="20"/>
          <w:szCs w:val="20"/>
          <w:lang w:eastAsia="ja-JP"/>
        </w:rPr>
      </w:pPr>
      <w:r>
        <w:rPr>
          <w:lang w:eastAsia="ja-JP"/>
        </w:rPr>
        <w:br w:type="page"/>
      </w:r>
    </w:p>
    <w:p w:rsidR="00C168FF" w:rsidRPr="007E57E9" w:rsidRDefault="00C168FF" w:rsidP="0041572E">
      <w:pPr>
        <w:pStyle w:val="3"/>
        <w:spacing w:before="360" w:after="120"/>
      </w:pPr>
      <w:bookmarkStart w:id="1253" w:name="_Toc504728100"/>
      <w:r w:rsidRPr="007E57E9">
        <w:rPr>
          <w:rFonts w:hint="eastAsia"/>
        </w:rPr>
        <w:t>一般公開後のチェックリスト</w:t>
      </w:r>
      <w:bookmarkEnd w:id="1253"/>
    </w:p>
    <w:p w:rsidR="00C168FF" w:rsidRPr="007E57E9" w:rsidRDefault="00C168FF" w:rsidP="00C168FF">
      <w:pPr>
        <w:pStyle w:val="Ibrahim0"/>
        <w:spacing w:before="120" w:after="120"/>
      </w:pPr>
      <w:r w:rsidRPr="007E57E9">
        <w:rPr>
          <w:rFonts w:hint="eastAsia"/>
        </w:rPr>
        <w:t>以下は、ソース</w:t>
      </w:r>
      <w:r w:rsidRPr="007E57E9">
        <w:t xml:space="preserve"> コードを一般公開した後に、ソース コード パッケージが入手可能になっているかを検証するチェックリストの例です。</w:t>
      </w:r>
    </w:p>
    <w:p w:rsidR="00C168FF" w:rsidRPr="007E57E9" w:rsidRDefault="00C168FF" w:rsidP="00E74BDD">
      <w:pPr>
        <w:pStyle w:val="Ibrahim"/>
        <w:spacing w:before="120"/>
      </w:pPr>
      <w:r w:rsidRPr="007E57E9">
        <w:t>ソース コード パッケージは、ウェブサイトに問題なくアップロードされ、外部コンピュータ</w:t>
      </w:r>
      <w:ins w:id="1254" w:author="Mieko Sato" w:date="2018-01-25T16:37:00Z">
        <w:r w:rsidR="00D56E5E">
          <w:rPr>
            <w:rFonts w:hint="eastAsia"/>
          </w:rPr>
          <w:t>ー</w:t>
        </w:r>
      </w:ins>
      <w:r w:rsidRPr="007E57E9">
        <w:t>からダウンロード可能になっています。</w:t>
      </w:r>
    </w:p>
    <w:p w:rsidR="00C168FF" w:rsidRPr="007E57E9" w:rsidRDefault="00C168FF" w:rsidP="00E74BDD">
      <w:pPr>
        <w:pStyle w:val="Ibrahim"/>
        <w:spacing w:before="120"/>
      </w:pPr>
      <w:r w:rsidRPr="007E57E9">
        <w:t>ソース コード パッケージは、外部コンピュータ</w:t>
      </w:r>
      <w:ins w:id="1255" w:author="Mieko Sato" w:date="2018-01-25T16:37:00Z">
        <w:r w:rsidR="00D56E5E">
          <w:rPr>
            <w:rFonts w:hint="eastAsia"/>
          </w:rPr>
          <w:t>ー</w:t>
        </w:r>
      </w:ins>
      <w:r w:rsidRPr="007E57E9">
        <w:t>でエラー無しに圧縮解凍できます。</w:t>
      </w:r>
    </w:p>
    <w:p w:rsidR="00C168FF" w:rsidRPr="007E57E9" w:rsidRDefault="00C168FF" w:rsidP="00E74BDD">
      <w:pPr>
        <w:pStyle w:val="Ibrahim"/>
        <w:spacing w:before="120"/>
      </w:pPr>
      <w:r w:rsidRPr="007E57E9">
        <w:t>ソース コード パッケージは、外部コンピュータ</w:t>
      </w:r>
      <w:ins w:id="1256" w:author="Mieko Sato" w:date="2018-01-25T16:38:00Z">
        <w:r w:rsidR="00D56E5E">
          <w:rPr>
            <w:rFonts w:hint="eastAsia"/>
          </w:rPr>
          <w:t>ー</w:t>
        </w:r>
      </w:ins>
      <w:r w:rsidRPr="007E57E9">
        <w:t>でエラー無しにコンパイルとビルドができます。</w:t>
      </w:r>
    </w:p>
    <w:p w:rsidR="00E74BDD" w:rsidRPr="007E57E9" w:rsidRDefault="00E74BDD" w:rsidP="00E74BDD">
      <w:pPr>
        <w:pStyle w:val="3"/>
        <w:spacing w:before="360" w:after="120"/>
      </w:pPr>
      <w:bookmarkStart w:id="1257" w:name="_Toc504728101"/>
      <w:r w:rsidRPr="007E57E9">
        <w:rPr>
          <w:rFonts w:hint="eastAsia"/>
        </w:rPr>
        <w:t>書面による申出</w:t>
      </w:r>
      <w:bookmarkEnd w:id="1257"/>
    </w:p>
    <w:p w:rsidR="00E74BDD" w:rsidRPr="007E57E9" w:rsidRDefault="00E74BDD" w:rsidP="00E74BDD">
      <w:pPr>
        <w:pStyle w:val="Ibrahim0"/>
        <w:spacing w:before="120" w:after="120"/>
      </w:pPr>
      <w:r w:rsidRPr="007E57E9">
        <w:rPr>
          <w:rFonts w:hint="eastAsia"/>
        </w:rPr>
        <w:t>以下は、ソース</w:t>
      </w:r>
      <w:r w:rsidRPr="007E57E9">
        <w:t xml:space="preserve"> コードを提供するための書面による申出の例です。</w:t>
      </w:r>
    </w:p>
    <w:p w:rsidR="00E74BDD" w:rsidRDefault="00E74BDD"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コードのコピーを入手するためには、書面で要求を以下に出すことが必要です。</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Foobar株式会社</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 xml:space="preserve">Attention: Open Source Compliance Inquiries </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住所、郵便番号</w:t>
      </w: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市、州、郵便番号</w:t>
      </w:r>
    </w:p>
    <w:p w:rsid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国名</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213F3F" w:rsidRDefault="00D81994" w:rsidP="00D81994">
      <w:pPr>
        <w:spacing w:before="120" w:after="120" w:line="240" w:lineRule="exact"/>
        <w:ind w:left="1860" w:right="1911"/>
        <w:rPr>
          <w:i/>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r>
        <w:rPr>
          <w:rFonts w:hAnsi="メイリオ"/>
          <w:color w:val="231F20"/>
          <w:sz w:val="21"/>
          <w:szCs w:val="21"/>
          <w:lang w:eastAsia="ja-JP"/>
        </w:rPr>
        <w:br w:type="page"/>
      </w:r>
    </w:p>
    <w:p w:rsidR="00D81994" w:rsidRDefault="00D81994" w:rsidP="00D81994">
      <w:pPr>
        <w:pStyle w:val="Ibrahim0"/>
        <w:spacing w:before="120" w:after="120"/>
      </w:pPr>
      <w:r w:rsidRPr="007E57E9">
        <w:rPr>
          <w:rFonts w:hint="eastAsia"/>
        </w:rPr>
        <w:t>代替手段として、郵便ではなく</w:t>
      </w:r>
      <w:r w:rsidRPr="007E57E9">
        <w:t>emailにて要求を受けたいならば、書面による通知の文言を少し変更します。</w:t>
      </w:r>
    </w:p>
    <w:p w:rsidR="00D81994" w:rsidRPr="007E57E9" w:rsidRDefault="00D81994" w:rsidP="00D81994">
      <w:pPr>
        <w:rPr>
          <w:rFonts w:hAnsi="メイリオ"/>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hint="eastAsia"/>
          <w:color w:val="231F20"/>
          <w:sz w:val="21"/>
          <w:szCs w:val="21"/>
          <w:lang w:eastAsia="ja-JP"/>
        </w:rPr>
        <w:t>この</w:t>
      </w:r>
      <w:r w:rsidRPr="00D81994">
        <w:rPr>
          <w:rFonts w:hAnsi="メイリオ"/>
          <w:color w:val="231F20"/>
          <w:sz w:val="21"/>
          <w:szCs w:val="21"/>
          <w:lang w:eastAsia="ja-JP"/>
        </w:rPr>
        <w:t>FooBar製品で使用されているソフトウェアに関連して、FooBar社(“FooBar”) によって一般に開示されているソース コードのコピーを入手するためには、書面で要求をopensourcecompliance@foobar.comに出す必要があります。</w:t>
      </w:r>
    </w:p>
    <w:p w:rsidR="00D81994" w:rsidRPr="00D81994" w:rsidRDefault="00D81994" w:rsidP="00D81994">
      <w:pPr>
        <w:spacing w:before="120" w:after="120" w:line="240" w:lineRule="exact"/>
        <w:ind w:left="1860" w:right="1911"/>
        <w:rPr>
          <w:rFonts w:hAnsi="メイリオ"/>
          <w:color w:val="231F20"/>
          <w:sz w:val="21"/>
          <w:szCs w:val="21"/>
          <w:lang w:eastAsia="ja-JP"/>
        </w:rPr>
      </w:pPr>
    </w:p>
    <w:p w:rsidR="00D81994" w:rsidRPr="00D81994" w:rsidRDefault="00D81994" w:rsidP="00D81994">
      <w:pPr>
        <w:spacing w:before="120" w:after="120" w:line="240" w:lineRule="exact"/>
        <w:ind w:left="1860" w:right="1911"/>
        <w:rPr>
          <w:rFonts w:hAnsi="メイリオ"/>
          <w:color w:val="231F20"/>
          <w:sz w:val="21"/>
          <w:szCs w:val="21"/>
          <w:lang w:eastAsia="ja-JP"/>
        </w:rPr>
      </w:pPr>
      <w:r w:rsidRPr="00D81994">
        <w:rPr>
          <w:rFonts w:hAnsi="メイリオ"/>
          <w:color w:val="231F20"/>
          <w:sz w:val="21"/>
          <w:szCs w:val="21"/>
          <w:lang w:eastAsia="ja-JP"/>
        </w:rPr>
        <w:t>FooBarは、妥当な遅延の範囲で、http://opensource.foobar.com (“Website”)にてソース コードが入手可能になるように可能な全ての努力をいたします。書面による要求を出される前に、ソース コードが既に公開されているか、このウェブサイトを確認して下さい。</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E178AC" w:rsidRPr="007E57E9" w:rsidRDefault="00E178AC" w:rsidP="00DA195B">
      <w:pPr>
        <w:pStyle w:val="1"/>
        <w:spacing w:before="0"/>
      </w:pPr>
      <w:bookmarkStart w:id="1258" w:name="Chapter_6"/>
      <w:bookmarkStart w:id="1259" w:name="RECOMMENDED_PRACTICES_FOR_COMPLIANCE_PRO"/>
      <w:bookmarkStart w:id="1260" w:name="COMPLIANCE_PROCESS_"/>
      <w:bookmarkStart w:id="1261" w:name="Identification_Phase_"/>
      <w:bookmarkStart w:id="1262" w:name="_Toc504728102"/>
      <w:bookmarkEnd w:id="1258"/>
      <w:bookmarkEnd w:id="1259"/>
      <w:bookmarkEnd w:id="1260"/>
      <w:bookmarkEnd w:id="1261"/>
      <w:r w:rsidRPr="007E57E9">
        <w:rPr>
          <w:rFonts w:hint="eastAsia"/>
        </w:rPr>
        <w:t>第</w:t>
      </w:r>
      <w:r w:rsidRPr="007E57E9">
        <w:t>6章</w:t>
      </w:r>
      <w:r>
        <w:br/>
      </w:r>
      <w:r w:rsidRPr="00E178AC">
        <w:rPr>
          <w:rFonts w:hint="eastAsia"/>
          <w:color w:val="auto"/>
          <w:sz w:val="32"/>
          <w:szCs w:val="32"/>
        </w:rPr>
        <w:t>コンプライアンス</w:t>
      </w:r>
      <w:r w:rsidRPr="00E178AC">
        <w:rPr>
          <w:color w:val="auto"/>
          <w:sz w:val="32"/>
          <w:szCs w:val="32"/>
        </w:rPr>
        <w:t xml:space="preserve"> プロセス管理の</w:t>
      </w:r>
      <w:r w:rsidR="00DA195B">
        <w:rPr>
          <w:color w:val="auto"/>
          <w:sz w:val="32"/>
          <w:szCs w:val="32"/>
        </w:rPr>
        <w:br/>
      </w:r>
      <w:r w:rsidRPr="00E178AC">
        <w:rPr>
          <w:color w:val="auto"/>
          <w:sz w:val="32"/>
          <w:szCs w:val="32"/>
        </w:rPr>
        <w:t>推奨プラクティス</w:t>
      </w:r>
      <w:bookmarkEnd w:id="1262"/>
    </w:p>
    <w:p w:rsidR="00E178AC" w:rsidRPr="007E57E9" w:rsidRDefault="00E178AC" w:rsidP="00E178AC">
      <w:pPr>
        <w:pStyle w:val="Ibrahim0"/>
        <w:spacing w:before="120" w:after="120"/>
      </w:pPr>
      <w:r w:rsidRPr="007E57E9">
        <w:rPr>
          <w:rFonts w:hint="eastAsia"/>
        </w:rPr>
        <w:t>この章では、オープン</w:t>
      </w:r>
      <w:r w:rsidRPr="007E57E9">
        <w:t xml:space="preserve"> ソースを商用製品に統合する際の、推奨プラクティスや</w:t>
      </w:r>
      <w:del w:id="1263" w:author="Mieko Sato" w:date="2018-01-25T16:41:00Z">
        <w:r w:rsidRPr="007E57E9" w:rsidDel="00D56E5E">
          <w:delText>様々</w:delText>
        </w:r>
      </w:del>
      <w:ins w:id="1264" w:author="Mieko Sato" w:date="2018-01-25T16:41:00Z">
        <w:r w:rsidR="00D56E5E">
          <w:t>さまざま</w:t>
        </w:r>
      </w:ins>
      <w:r w:rsidRPr="007E57E9">
        <w:t>な考察を扱います。3つの部分に分かれます。</w:t>
      </w:r>
    </w:p>
    <w:p w:rsidR="00E178AC" w:rsidRDefault="00E178AC" w:rsidP="00E178AC">
      <w:pPr>
        <w:pStyle w:val="Ibrahim"/>
        <w:spacing w:before="120"/>
      </w:pPr>
      <w:r w:rsidRPr="007E57E9">
        <w:t>推奨プラクティスは、オープン ソース コンプライアンス管理の一貫プロセスの中の</w:t>
      </w:r>
      <w:del w:id="1265" w:author="Mieko Sato" w:date="2018-01-25T16:41:00Z">
        <w:r w:rsidRPr="007E57E9" w:rsidDel="00D56E5E">
          <w:delText>様々</w:delText>
        </w:r>
      </w:del>
      <w:ins w:id="1266" w:author="Mieko Sato" w:date="2018-01-25T16:41:00Z">
        <w:r w:rsidR="00D56E5E">
          <w:t>さまざま</w:t>
        </w:r>
      </w:ins>
      <w:r w:rsidRPr="007E57E9">
        <w:t>なステップに配置されます。</w:t>
      </w:r>
    </w:p>
    <w:p w:rsidR="00E178AC" w:rsidRDefault="00E178AC" w:rsidP="00E178AC">
      <w:pPr>
        <w:pStyle w:val="Ibrahim"/>
        <w:spacing w:before="120"/>
      </w:pPr>
      <w:r w:rsidRPr="007E57E9">
        <w:t>ソース コード改変、告知、頒布、ソフトウェア設計、利用、リンク、コード結合など関連したコンプライアンスについての考察。</w:t>
      </w:r>
    </w:p>
    <w:p w:rsidR="00E178AC" w:rsidRPr="007E57E9" w:rsidRDefault="00E178AC" w:rsidP="00E178AC">
      <w:pPr>
        <w:pStyle w:val="Ibrahim"/>
        <w:spacing w:before="120"/>
      </w:pPr>
      <w:r w:rsidRPr="007E57E9">
        <w:t>推奨プラクティスは、オープン ソース コンプライアンス プログラムの中の</w:t>
      </w:r>
      <w:del w:id="1267" w:author="Mieko Sato" w:date="2018-01-25T16:41:00Z">
        <w:r w:rsidRPr="007E57E9" w:rsidDel="00D56E5E">
          <w:delText>様々</w:delText>
        </w:r>
      </w:del>
      <w:ins w:id="1268" w:author="Mieko Sato" w:date="2018-01-25T16:41:00Z">
        <w:r w:rsidR="00D56E5E">
          <w:t>さまざま</w:t>
        </w:r>
      </w:ins>
      <w:r w:rsidRPr="007E57E9">
        <w:t>な不可欠要素に関連します。</w:t>
      </w:r>
    </w:p>
    <w:p w:rsidR="00E178AC" w:rsidRPr="007E57E9" w:rsidRDefault="00E178AC" w:rsidP="00DA195B">
      <w:pPr>
        <w:pStyle w:val="2"/>
      </w:pPr>
      <w:bookmarkStart w:id="1269" w:name="_Toc504728103"/>
      <w:r w:rsidRPr="007E57E9">
        <w:rPr>
          <w:rFonts w:hint="eastAsia"/>
        </w:rPr>
        <w:t>コンプライアンス</w:t>
      </w:r>
      <w:r w:rsidRPr="007E57E9">
        <w:t xml:space="preserve"> プロセス</w:t>
      </w:r>
      <w:bookmarkEnd w:id="1269"/>
    </w:p>
    <w:p w:rsidR="00E178AC" w:rsidRPr="007E57E9" w:rsidRDefault="00E178AC" w:rsidP="00E178AC">
      <w:pPr>
        <w:pStyle w:val="Ibrahim0"/>
        <w:spacing w:before="120" w:after="120"/>
      </w:pPr>
      <w:r w:rsidRPr="007E57E9">
        <w:rPr>
          <w:rFonts w:hint="eastAsia"/>
        </w:rPr>
        <w:t>コンプライアンス管理プロセスは、製品ソフトウェア</w:t>
      </w:r>
      <w:r w:rsidRPr="007E57E9">
        <w:t xml:space="preserve"> スタックへの組み込みが承認される前に、ソフトウェア コンポーネントが通過する</w:t>
      </w:r>
      <w:del w:id="1270" w:author="Mieko Sato" w:date="2018-01-25T16:41:00Z">
        <w:r w:rsidRPr="007E57E9" w:rsidDel="00D56E5E">
          <w:delText>様々</w:delText>
        </w:r>
      </w:del>
      <w:ins w:id="1271" w:author="Mieko Sato" w:date="2018-01-25T16:41:00Z">
        <w:r w:rsidR="00D56E5E">
          <w:t>さまざま</w:t>
        </w:r>
      </w:ins>
      <w:r w:rsidRPr="007E57E9">
        <w:t>なステップを含んでいます。プロセスは、製品ビルド システムへ統合する</w:t>
      </w:r>
      <w:del w:id="1272" w:author="Mieko Sato" w:date="2018-01-25T16:41:00Z">
        <w:r w:rsidRPr="007E57E9" w:rsidDel="00D56E5E">
          <w:delText>様々</w:delText>
        </w:r>
      </w:del>
      <w:ins w:id="1273" w:author="Mieko Sato" w:date="2018-01-25T16:41:00Z">
        <w:r w:rsidR="00D56E5E">
          <w:t>さまざま</w:t>
        </w:r>
      </w:ins>
      <w:r w:rsidRPr="007E57E9">
        <w:t>なソフトウェア コンポーネントを特定することで始まり、結果として発生するライセンス義務をリスト化することで終わります。</w:t>
      </w:r>
    </w:p>
    <w:p w:rsidR="00E178AC" w:rsidRPr="007E57E9" w:rsidRDefault="00E178AC" w:rsidP="00E178AC">
      <w:pPr>
        <w:pStyle w:val="Ibrahim0"/>
        <w:spacing w:before="120" w:after="120"/>
      </w:pPr>
      <w:r w:rsidRPr="007E57E9">
        <w:rPr>
          <w:rFonts w:hint="eastAsia"/>
        </w:rPr>
        <w:t>以下の節では、コンプライアンス要求を処理するための推奨プラクティスを示します。推奨プラクティスは、図</w:t>
      </w:r>
      <w:r w:rsidRPr="007E57E9">
        <w:t>24（次ページ）に示したコンプライアンス プロセスの中のステップに直接配置されます。</w:t>
      </w:r>
    </w:p>
    <w:p w:rsidR="00E178AC" w:rsidRPr="007E57E9" w:rsidRDefault="00E178AC" w:rsidP="00F004BD">
      <w:pPr>
        <w:pStyle w:val="3"/>
        <w:spacing w:beforeLines="50" w:before="120" w:afterLines="0" w:after="0"/>
      </w:pPr>
      <w:bookmarkStart w:id="1274" w:name="_Toc504728104"/>
      <w:r w:rsidRPr="007E57E9">
        <w:rPr>
          <w:rFonts w:hint="eastAsia"/>
        </w:rPr>
        <w:t>特定フェーズ</w:t>
      </w:r>
      <w:bookmarkEnd w:id="1274"/>
    </w:p>
    <w:p w:rsidR="00E178AC" w:rsidRPr="007E57E9" w:rsidRDefault="00E178AC" w:rsidP="00F004BD">
      <w:pPr>
        <w:pStyle w:val="Ibrahim0"/>
        <w:spacing w:beforeLines="0" w:before="0" w:after="120"/>
      </w:pPr>
      <w:r w:rsidRPr="007E57E9">
        <w:rPr>
          <w:rFonts w:hint="eastAsia"/>
        </w:rPr>
        <w:t>コンプライアンス</w:t>
      </w:r>
      <w:r w:rsidRPr="007E57E9">
        <w:t xml:space="preserve"> プロセスの特定フェーズでは、組織は、ビルド システムへ入る全てのコンポーネント、その由来、ライセンス情報を特定します。入るソース コードには、主に3つの由来があります。</w:t>
      </w:r>
    </w:p>
    <w:p w:rsidR="00E178AC" w:rsidRPr="007E57E9" w:rsidRDefault="00E178AC" w:rsidP="008A1061">
      <w:pPr>
        <w:pStyle w:val="Ibrahim"/>
        <w:spacing w:before="120"/>
      </w:pPr>
      <w:r w:rsidRPr="007E57E9">
        <w:t>内部開発者によって作られたプロプライエタリ ソフトウェア。オープン ソースのコード断片を含んでいるかもしれません。コンポーネント レベルでオープン ソース コードと依存関係を持ったり、リンクされたりして、オープン ソースと統合されているかもしれません。</w:t>
      </w:r>
    </w:p>
    <w:p w:rsidR="00E178AC" w:rsidRPr="007E57E9" w:rsidRDefault="00E178AC" w:rsidP="008A1061">
      <w:pPr>
        <w:pStyle w:val="Ibrahim"/>
        <w:spacing w:before="120"/>
      </w:pPr>
      <w:r w:rsidRPr="007E57E9">
        <w:t>独立プロバイダ</w:t>
      </w:r>
      <w:ins w:id="1275" w:author="Mieko Sato" w:date="2018-01-25T16:24:00Z">
        <w:r w:rsidR="007A72D6">
          <w:rPr>
            <w:rFonts w:hint="eastAsia"/>
          </w:rPr>
          <w:t>ー</w:t>
        </w:r>
      </w:ins>
      <w:r w:rsidRPr="007E57E9">
        <w:t>やコンサルタントによって開発され、商用ライセンスやオープン ソース ライセンスで許諾されたサード パーティ ソフトウェア。このソフトウェア カテゴリは上と同様にコード断片や依存関係を含んでいるかもしれません。</w:t>
      </w:r>
    </w:p>
    <w:p w:rsidR="00E178AC" w:rsidRPr="007E57E9" w:rsidRDefault="0060552B" w:rsidP="008A1061">
      <w:pPr>
        <w:pStyle w:val="Ibrahim"/>
        <w:spacing w:before="120"/>
      </w:pPr>
      <w:r>
        <w:rPr>
          <w:noProof/>
        </w:rPr>
        <w:drawing>
          <wp:anchor distT="0" distB="0" distL="114300" distR="114300" simplePos="0" relativeHeight="503257992" behindDoc="0" locked="0" layoutInCell="1" allowOverlap="1" wp14:anchorId="2DB76041">
            <wp:simplePos x="0" y="0"/>
            <wp:positionH relativeFrom="column">
              <wp:posOffset>844550</wp:posOffset>
            </wp:positionH>
            <wp:positionV relativeFrom="paragraph">
              <wp:posOffset>588645</wp:posOffset>
            </wp:positionV>
            <wp:extent cx="4375150" cy="2673350"/>
            <wp:effectExtent l="0" t="0" r="6350" b="0"/>
            <wp:wrapTopAndBottom/>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75150"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8AC" w:rsidRPr="007E57E9">
        <w:t>オープン ソース プロジェクトのメンバーによって開発されたオープン ソース ソフトウェア。</w:t>
      </w:r>
    </w:p>
    <w:p w:rsidR="00F004BD" w:rsidRDefault="00F004BD" w:rsidP="0060552B">
      <w:pPr>
        <w:pStyle w:val="Ibrahim2"/>
        <w:spacing w:after="120"/>
        <w:ind w:left="0"/>
      </w:pPr>
    </w:p>
    <w:p w:rsidR="00213F3F" w:rsidRDefault="008A1061" w:rsidP="008A1061">
      <w:pPr>
        <w:pStyle w:val="Ibrahim2"/>
        <w:spacing w:after="120"/>
      </w:pPr>
      <w:r w:rsidRPr="007E57E9">
        <w:rPr>
          <w:rFonts w:hint="eastAsia"/>
        </w:rPr>
        <w:t>図</w:t>
      </w:r>
      <w:r w:rsidRPr="007E57E9">
        <w:t>24</w:t>
      </w:r>
      <w:r>
        <w:rPr>
          <w:rFonts w:hint="eastAsia"/>
        </w:rPr>
        <w:t>：</w:t>
      </w:r>
      <w:r w:rsidRPr="007E57E9">
        <w:t>コンプライアンス一貫管理プロセス</w:t>
      </w:r>
      <w:r w:rsidR="00F004BD">
        <w:br/>
      </w:r>
    </w:p>
    <w:p w:rsidR="008A1061" w:rsidRDefault="008A1061" w:rsidP="008A1061">
      <w:pPr>
        <w:pStyle w:val="Ibrahim0"/>
        <w:spacing w:before="120" w:after="120"/>
      </w:pPr>
      <w:r w:rsidRPr="007E57E9">
        <w:rPr>
          <w:rFonts w:hint="eastAsia"/>
        </w:rPr>
        <w:t>入るソフトウェア</w:t>
      </w:r>
      <w:r w:rsidRPr="007E57E9">
        <w:t xml:space="preserve"> コンポーネントは、全て特定され、コンプライアンス プロセスを通されることが推奨されます。</w:t>
      </w:r>
    </w:p>
    <w:p w:rsidR="008A1061" w:rsidRPr="008A1061" w:rsidRDefault="008A1061" w:rsidP="008A1061">
      <w:pPr>
        <w:rPr>
          <w:rFonts w:eastAsiaTheme="minorEastAsia"/>
          <w:sz w:val="25"/>
          <w:lang w:eastAsia="ja-JP"/>
        </w:rPr>
      </w:pPr>
      <w:r>
        <w:rPr>
          <w:rFonts w:eastAsiaTheme="minorEastAsia"/>
          <w:i/>
          <w:sz w:val="25"/>
          <w:lang w:eastAsia="ja-JP"/>
        </w:rPr>
        <w:br w:type="page"/>
      </w:r>
    </w:p>
    <w:p w:rsidR="008A1061" w:rsidRPr="007E57E9" w:rsidRDefault="008A1061" w:rsidP="00DA767F">
      <w:pPr>
        <w:pStyle w:val="3"/>
        <w:spacing w:before="360" w:after="120"/>
      </w:pPr>
      <w:bookmarkStart w:id="1276" w:name="Source_Code_Auditing_"/>
      <w:bookmarkStart w:id="1277" w:name="_Toc504728105"/>
      <w:bookmarkEnd w:id="1276"/>
      <w:r w:rsidRPr="007E57E9">
        <w:rPr>
          <w:rFonts w:hint="eastAsia"/>
        </w:rPr>
        <w:t>ソース</w:t>
      </w:r>
      <w:r w:rsidRPr="007E57E9">
        <w:t xml:space="preserve"> コード監査</w:t>
      </w:r>
      <w:bookmarkEnd w:id="1277"/>
    </w:p>
    <w:p w:rsidR="008A1061" w:rsidRPr="007E57E9" w:rsidRDefault="008A1061" w:rsidP="00DA767F">
      <w:pPr>
        <w:pStyle w:val="Ibrahim0"/>
        <w:spacing w:before="120" w:after="120"/>
      </w:pPr>
      <w:r w:rsidRPr="007E57E9">
        <w:rPr>
          <w:rFonts w:hint="eastAsia"/>
        </w:rPr>
        <w:t>ソース</w:t>
      </w:r>
      <w:r w:rsidRPr="007E57E9">
        <w:t xml:space="preserve"> コード監査やスキャンに関して、3つの推奨プラクティスがあります。</w:t>
      </w:r>
    </w:p>
    <w:p w:rsidR="008A1061" w:rsidRPr="007E57E9" w:rsidRDefault="008A1061" w:rsidP="00DA767F">
      <w:pPr>
        <w:pStyle w:val="4"/>
        <w:spacing w:before="240" w:after="120"/>
        <w:rPr>
          <w:lang w:eastAsia="ja-JP"/>
        </w:rPr>
      </w:pPr>
      <w:r w:rsidRPr="007E57E9">
        <w:rPr>
          <w:rFonts w:hint="eastAsia"/>
          <w:lang w:eastAsia="ja-JP"/>
        </w:rPr>
        <w:t>全ソース</w:t>
      </w:r>
      <w:r w:rsidRPr="007E57E9">
        <w:rPr>
          <w:lang w:eastAsia="ja-JP"/>
        </w:rPr>
        <w:t xml:space="preserve"> コードスキャン</w:t>
      </w:r>
    </w:p>
    <w:p w:rsidR="008A1061" w:rsidRPr="007E57E9" w:rsidRDefault="008A1061" w:rsidP="00DA767F">
      <w:pPr>
        <w:pStyle w:val="Ibrahim0"/>
        <w:spacing w:before="120" w:after="120"/>
      </w:pPr>
      <w:r w:rsidRPr="007E57E9">
        <w:rPr>
          <w:rFonts w:hint="eastAsia"/>
        </w:rPr>
        <w:t>開発チームがオープン</w:t>
      </w:r>
      <w:r w:rsidRPr="007E57E9">
        <w:t xml:space="preserve"> ソースをプロプライエタリ ソース コードやサード パーティ </w:t>
      </w:r>
      <w:del w:id="1278" w:author="Mieko Sato" w:date="2018-01-25T15:45:00Z">
        <w:r w:rsidRPr="007E57E9" w:rsidDel="00E15361">
          <w:delText>ソースコード</w:delText>
        </w:r>
      </w:del>
      <w:ins w:id="1279" w:author="Mieko Sato" w:date="2018-01-25T15:45:00Z">
        <w:r w:rsidR="00E15361">
          <w:t>ソース コード</w:t>
        </w:r>
      </w:ins>
      <w:r w:rsidRPr="007E57E9">
        <w:t>に使用しているかもしれないので、製品やサービスに統合される全てのソース コードをスキャンします。</w:t>
      </w:r>
      <w:del w:id="1280" w:author="Mieko Sato" w:date="2018-01-25T15:52:00Z">
        <w:r w:rsidRPr="007E57E9" w:rsidDel="007F33FC">
          <w:delText>更に</w:delText>
        </w:r>
      </w:del>
      <w:ins w:id="1281" w:author="Mieko Sato" w:date="2018-01-25T15:52:00Z">
        <w:r w:rsidR="007F33FC">
          <w:t>さらに</w:t>
        </w:r>
      </w:ins>
      <w:r w:rsidRPr="007E57E9">
        <w:t>、開発チームは、オープン ソース コンポーネントに変更を入れているかもしれませんが、これは、追加の精査を必要とするかもしれませんし、潜在的に追加義務を負うかもしれません。</w:t>
      </w:r>
      <w:ins w:id="1282" w:author="Mieko Sato" w:date="2018-01-25T17:03:00Z">
        <w:r w:rsidR="002D295D" w:rsidRPr="002D295D">
          <w:rPr>
            <w:rFonts w:hint="eastAsia"/>
            <w:highlight w:val="yellow"/>
            <w:rPrChange w:id="1283" w:author="Mieko Sato" w:date="2018-01-25T17:03:00Z">
              <w:rPr>
                <w:rFonts w:hint="eastAsia"/>
              </w:rPr>
            </w:rPrChange>
          </w:rPr>
          <w:t>したが</w:t>
        </w:r>
      </w:ins>
      <w:del w:id="1284" w:author="Mieko Sato" w:date="2018-01-25T17:03:00Z">
        <w:r w:rsidRPr="002D295D" w:rsidDel="002D295D">
          <w:rPr>
            <w:highlight w:val="yellow"/>
            <w:rPrChange w:id="1285" w:author="Mieko Sato" w:date="2018-01-25T17:03:00Z">
              <w:rPr/>
            </w:rPrChange>
          </w:rPr>
          <w:delText>従</w:delText>
        </w:r>
      </w:del>
      <w:r w:rsidRPr="002D295D">
        <w:rPr>
          <w:highlight w:val="yellow"/>
          <w:rPrChange w:id="1286" w:author="Mieko Sato" w:date="2018-01-25T17:03:00Z">
            <w:rPr/>
          </w:rPrChange>
        </w:rPr>
        <w:t>って、</w:t>
      </w:r>
      <w:r w:rsidRPr="007E57E9">
        <w:t>製品に組み込まれている全てのソース コードを監査し、特定することが重要です。</w:t>
      </w:r>
    </w:p>
    <w:p w:rsidR="008A1061" w:rsidRPr="007E57E9" w:rsidRDefault="008A1061" w:rsidP="00DA767F">
      <w:pPr>
        <w:pStyle w:val="4"/>
        <w:spacing w:before="240" w:after="120"/>
        <w:rPr>
          <w:lang w:eastAsia="ja-JP"/>
        </w:rPr>
      </w:pPr>
      <w:r w:rsidRPr="007E57E9">
        <w:rPr>
          <w:rFonts w:hint="eastAsia"/>
          <w:lang w:eastAsia="ja-JP"/>
        </w:rPr>
        <w:t>前に承認されているパッケージの新しいバージョンのスキャン</w:t>
      </w:r>
    </w:p>
    <w:p w:rsidR="00DA767F" w:rsidRPr="007E57E9" w:rsidRDefault="00DA767F" w:rsidP="00DA767F">
      <w:pPr>
        <w:pStyle w:val="Ibrahim0"/>
        <w:spacing w:before="120" w:after="120"/>
      </w:pPr>
      <w:r w:rsidRPr="007E57E9">
        <w:rPr>
          <w:rFonts w:hint="eastAsia"/>
        </w:rPr>
        <w:t>ある場合には、前に承認されているパッケージが変更されて（同じ条件や異なる条件で）再利用されたり、そのまま再利用されたり、変更されて異なる製品やサービスに再利用されたり、新しいバージョンがダウンロードされてソフトウェア</w:t>
      </w:r>
      <w:r w:rsidRPr="007E57E9">
        <w:t xml:space="preserve"> スタックに使用されたりします。コンプライアンスは、製品ごと、サービスごとに確認されますので、一つのケースでの利用承認は、必ずしも全てのケースに適用されることにはなりません。</w:t>
      </w:r>
    </w:p>
    <w:p w:rsidR="00DA767F" w:rsidRPr="007E57E9" w:rsidRDefault="00DA767F" w:rsidP="00DA767F">
      <w:pPr>
        <w:pStyle w:val="Ibrahim0"/>
        <w:spacing w:before="120" w:after="120"/>
      </w:pPr>
      <w:r w:rsidRPr="007E57E9">
        <w:rPr>
          <w:rFonts w:hint="eastAsia"/>
        </w:rPr>
        <w:t>規則として、開発者が前に承認されたコンポーネントを変更する時や、別の条件で前に承認されたコンポーネントの利用を計画する時には、その都度、ソース</w:t>
      </w:r>
      <w:r w:rsidRPr="007E57E9">
        <w:t xml:space="preserve"> コードは再スキャンし直し、コンポーネントは再度承認プロセスを通過するべきです。</w:t>
      </w:r>
    </w:p>
    <w:p w:rsidR="00DA767F" w:rsidRPr="007E57E9" w:rsidRDefault="00DA767F" w:rsidP="00DA767F">
      <w:pPr>
        <w:pStyle w:val="4"/>
        <w:spacing w:before="240" w:after="120"/>
        <w:rPr>
          <w:lang w:eastAsia="ja-JP"/>
        </w:rPr>
      </w:pPr>
      <w:r w:rsidRPr="007E57E9">
        <w:rPr>
          <w:rFonts w:hint="eastAsia"/>
          <w:lang w:eastAsia="ja-JP"/>
        </w:rPr>
        <w:t>オープン</w:t>
      </w:r>
      <w:r w:rsidRPr="007E57E9">
        <w:rPr>
          <w:lang w:eastAsia="ja-JP"/>
        </w:rPr>
        <w:t xml:space="preserve"> ソース コンポーネントの各新しいバージョンが、レビューされ、承認されることを確実に</w:t>
      </w:r>
      <w:r>
        <w:rPr>
          <w:rFonts w:hint="eastAsia"/>
          <w:lang w:eastAsia="ja-JP"/>
        </w:rPr>
        <w:t>する</w:t>
      </w:r>
      <w:r w:rsidRPr="00DA767F">
        <w:rPr>
          <w:strike/>
          <w:lang w:eastAsia="ja-JP"/>
        </w:rPr>
        <w:t>します。</w:t>
      </w:r>
    </w:p>
    <w:p w:rsidR="00DA767F" w:rsidRPr="007E57E9" w:rsidRDefault="00DA767F" w:rsidP="00DA767F">
      <w:pPr>
        <w:pStyle w:val="Ibrahim0"/>
        <w:spacing w:before="120" w:after="120"/>
      </w:pPr>
      <w:r w:rsidRPr="007E57E9">
        <w:rPr>
          <w:rFonts w:hint="eastAsia"/>
        </w:rPr>
        <w:t>バージョン更新の間に、ライセンス変更が起きる可能性があります。開発者がオープン</w:t>
      </w:r>
      <w:r w:rsidRPr="007E57E9">
        <w:t xml:space="preserve"> ソース パッケージのバージョンを更新するときには、新しいバージョンに適用されているライセンスが、古いバージョンに適用されていたものと同じであることを確認します。</w:t>
      </w:r>
    </w:p>
    <w:p w:rsidR="00DA767F" w:rsidRPr="007E57E9" w:rsidRDefault="00DA767F" w:rsidP="00DA767F">
      <w:pPr>
        <w:pStyle w:val="Ibrahim0"/>
        <w:spacing w:before="120" w:after="120"/>
      </w:pPr>
      <w:r w:rsidRPr="007E57E9">
        <w:rPr>
          <w:rFonts w:hint="eastAsia"/>
        </w:rPr>
        <w:t>「早めのリリース、頻繁なリリース“</w:t>
      </w:r>
      <w:r w:rsidRPr="007E57E9">
        <w:t>release early and release often.”」というオープン ソースに関する格言があります。</w:t>
      </w:r>
      <w:r>
        <w:br w:type="page"/>
      </w:r>
      <w:r w:rsidRPr="007E57E9">
        <w:rPr>
          <w:rFonts w:hint="eastAsia"/>
        </w:rPr>
        <w:t>オープン</w:t>
      </w:r>
      <w:r w:rsidRPr="007E57E9">
        <w:t xml:space="preserve"> ソース開発モデルは、プロジェクト初日に始める頻繁なリリースを推奨しています。これによってユーザーに評価実験や不具合報告の機会を与えます。その目的は、品質保証活動が開発プロセスの定常的な一部となること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often”」は、同じ精神に従っています。開発プロセスにおいて早期に</w:t>
      </w:r>
      <w:del w:id="1287" w:author="Mieko Sato" w:date="2018-01-25T15:45:00Z">
        <w:r w:rsidRPr="007E57E9" w:rsidDel="00E15361">
          <w:delText>ソースコード</w:delText>
        </w:r>
      </w:del>
      <w:ins w:id="1288" w:author="Mieko Sato" w:date="2018-01-25T15:45:00Z">
        <w:r w:rsidR="00E15361">
          <w:t>ソース コード</w:t>
        </w:r>
      </w:ins>
      <w:r w:rsidRPr="007E57E9">
        <w:t>スキャンを行い、それを定常的に継続することは、コンプライアンスの取り組みが開発の取り組みに後れを取らないようにします。組織は、プロセスがより効率的になるように、新しいスキャンが必要とされる時を定義した条件リストを作成すべきです。</w:t>
      </w:r>
    </w:p>
    <w:p w:rsidR="00DA767F" w:rsidRPr="007E57E9" w:rsidRDefault="00DA767F" w:rsidP="00DA767F">
      <w:pPr>
        <w:pStyle w:val="Ibrahim0"/>
        <w:spacing w:before="120" w:after="120"/>
      </w:pPr>
      <w:r w:rsidRPr="007E57E9">
        <w:rPr>
          <w:rFonts w:hint="eastAsia"/>
        </w:rPr>
        <w:t>「早めに、そして頻繁にスキャン“</w:t>
      </w:r>
      <w:r w:rsidRPr="007E57E9">
        <w:t>scan early and often”」というアプローチには、いくつかの有利な点があります。</w:t>
      </w:r>
    </w:p>
    <w:p w:rsidR="00DA767F" w:rsidRPr="007E57E9" w:rsidRDefault="00DA767F" w:rsidP="00DA767F">
      <w:pPr>
        <w:pStyle w:val="Ibrahim"/>
        <w:spacing w:before="120"/>
      </w:pPr>
      <w:r w:rsidRPr="007E57E9">
        <w:t>それは、プロセスの早い段階でのコンプライアンス課題の発見を助けます。</w:t>
      </w:r>
    </w:p>
    <w:p w:rsidR="00C447E2" w:rsidRDefault="00DA767F" w:rsidP="00DA767F">
      <w:pPr>
        <w:pStyle w:val="Ibrahim"/>
        <w:spacing w:before="120"/>
      </w:pPr>
      <w:r w:rsidRPr="007E57E9">
        <w:t>それは、出荷スケジュールへ深刻な問題を与えないような許容できる期間で、発見された問題へ解決をもたらすことを促進します。</w:t>
      </w:r>
    </w:p>
    <w:p w:rsidR="00DA767F" w:rsidRPr="007E57E9" w:rsidRDefault="00DA767F" w:rsidP="00DA767F">
      <w:pPr>
        <w:pStyle w:val="Ibrahim"/>
        <w:spacing w:before="120"/>
      </w:pPr>
      <w:r w:rsidRPr="007E57E9">
        <w:t>それは前に実行したソース コード スキャンの中でスキャンが必要なソース コード差分を減らすので、インクリメンタル スキャンの実行効率を改善します。</w:t>
      </w:r>
    </w:p>
    <w:p w:rsidR="00DA767F" w:rsidRPr="007E57E9" w:rsidRDefault="00DA767F" w:rsidP="00C447E2">
      <w:pPr>
        <w:pStyle w:val="3"/>
        <w:spacing w:before="360" w:after="120"/>
      </w:pPr>
      <w:bookmarkStart w:id="1289" w:name="_Toc504728106"/>
      <w:r w:rsidRPr="007E57E9">
        <w:rPr>
          <w:rFonts w:hint="eastAsia"/>
        </w:rPr>
        <w:t>課題解決</w:t>
      </w:r>
      <w:bookmarkEnd w:id="1289"/>
    </w:p>
    <w:p w:rsidR="00DA767F" w:rsidRPr="007E57E9" w:rsidRDefault="00DA767F" w:rsidP="00DA767F">
      <w:pPr>
        <w:pStyle w:val="Ibrahim0"/>
        <w:spacing w:before="120" w:after="120"/>
      </w:pPr>
      <w:del w:id="1290" w:author="Mieko Sato" w:date="2018-01-25T15:45:00Z">
        <w:r w:rsidRPr="007E57E9" w:rsidDel="00E15361">
          <w:rPr>
            <w:rFonts w:hint="eastAsia"/>
          </w:rPr>
          <w:delText>ソースコード</w:delText>
        </w:r>
      </w:del>
      <w:ins w:id="1291" w:author="Mieko Sato" w:date="2018-01-25T15:45:00Z">
        <w:r w:rsidR="00E15361">
          <w:rPr>
            <w:rFonts w:hint="eastAsia"/>
          </w:rPr>
          <w:t>ソース コード</w:t>
        </w:r>
      </w:ins>
      <w:r w:rsidRPr="007E57E9">
        <w:rPr>
          <w:rFonts w:hint="eastAsia"/>
        </w:rPr>
        <w:t>がスキャンされて、コンプライアンス課題が発見され、フラグがつけられた時、課題解決にはいくつもの方法があります。</w:t>
      </w:r>
    </w:p>
    <w:p w:rsidR="009B1D86" w:rsidRDefault="00DA767F" w:rsidP="00C447E2">
      <w:pPr>
        <w:pStyle w:val="Ibrahim"/>
        <w:spacing w:before="120"/>
      </w:pPr>
      <w:r w:rsidRPr="007E57E9">
        <w:t>スキャン結果に疑問がある場合は、技術担当者と検討します。（問題となっているソフトウェア コンポーネントの担当開発者にインタビューします。）</w:t>
      </w:r>
    </w:p>
    <w:p w:rsidR="00DA767F" w:rsidRPr="007E57E9" w:rsidRDefault="00DA767F" w:rsidP="00C447E2">
      <w:pPr>
        <w:pStyle w:val="Ibrahim"/>
        <w:spacing w:before="120"/>
      </w:pPr>
      <w:r w:rsidRPr="007E57E9">
        <w:t>スキャン ツールでフラグを付けられた各ファイルやコード断片を精査し、解決します。驚くような由来のソース コードと一致することがあります。</w:t>
      </w:r>
    </w:p>
    <w:p w:rsidR="00E251CB" w:rsidRDefault="00DA767F" w:rsidP="00C447E2">
      <w:pPr>
        <w:pStyle w:val="Ibrahim"/>
        <w:spacing w:before="120"/>
      </w:pPr>
      <w:r w:rsidRPr="007E57E9">
        <w:t>オープン ソースに施された変更を特定します。理想的には、コード変更をしたかどうか、（ドキュメントはいうに及ばず、）技術者の記録に依存するべきではありません。誰が、いつ、コード変更を行ったかを特定するには、ビルド ツール</w:t>
      </w:r>
      <w:del w:id="1292" w:author="Mieko Sato" w:date="2018-01-25T16:42:00Z">
        <w:r w:rsidRPr="007E57E9" w:rsidDel="00D56E5E">
          <w:rPr>
            <w:rFonts w:hint="eastAsia"/>
          </w:rPr>
          <w:delText>(</w:delText>
        </w:r>
      </w:del>
      <w:ins w:id="1293" w:author="Mieko Sato" w:date="2018-01-25T16:42:00Z">
        <w:r w:rsidR="00D56E5E">
          <w:rPr>
            <w:rFonts w:hint="eastAsia"/>
          </w:rPr>
          <w:t>（</w:t>
        </w:r>
      </w:ins>
      <w:r w:rsidRPr="007E57E9">
        <w:t>SCM</w:t>
      </w:r>
      <w:ins w:id="1294" w:author="Mieko Sato" w:date="2018-01-25T16:42:00Z">
        <w:r w:rsidR="00D56E5E">
          <w:rPr>
            <w:rFonts w:hint="eastAsia"/>
          </w:rPr>
          <w:t>、</w:t>
        </w:r>
      </w:ins>
      <w:del w:id="1295" w:author="Mieko Sato" w:date="2018-01-25T16:42:00Z">
        <w:r w:rsidRPr="007E57E9" w:rsidDel="00D56E5E">
          <w:delText xml:space="preserve">, </w:delText>
        </w:r>
      </w:del>
      <w:r w:rsidRPr="007E57E9">
        <w:t>build automation</w:t>
      </w:r>
      <w:ins w:id="1296" w:author="Mieko Sato" w:date="2018-01-25T16:42:00Z">
        <w:r w:rsidR="00D56E5E">
          <w:rPr>
            <w:rFonts w:hint="eastAsia"/>
          </w:rPr>
          <w:t>、</w:t>
        </w:r>
      </w:ins>
      <w:del w:id="1297" w:author="Mieko Sato" w:date="2018-01-25T16:42:00Z">
        <w:r w:rsidRPr="007E57E9" w:rsidDel="00D56E5E">
          <w:delText xml:space="preserve">, </w:delText>
        </w:r>
      </w:del>
      <w:r w:rsidRPr="007E57E9">
        <w:t>etc.</w:t>
      </w:r>
      <w:ins w:id="1298" w:author="Mieko Sato" w:date="2018-01-25T16:42:00Z">
        <w:r w:rsidR="00D56E5E">
          <w:rPr>
            <w:rFonts w:hint="eastAsia"/>
          </w:rPr>
          <w:t>）</w:t>
        </w:r>
      </w:ins>
      <w:del w:id="1299" w:author="Mieko Sato" w:date="2018-01-25T16:42:00Z">
        <w:r w:rsidRPr="007E57E9" w:rsidDel="00D56E5E">
          <w:delText>)</w:delText>
        </w:r>
      </w:del>
      <w:r w:rsidRPr="007E57E9">
        <w:t>に頼るべきです。</w:t>
      </w:r>
    </w:p>
    <w:p w:rsidR="00DA767F" w:rsidRPr="007E57E9" w:rsidRDefault="00E251CB" w:rsidP="00E251CB">
      <w:pPr>
        <w:pStyle w:val="Ibrahim"/>
        <w:spacing w:before="120"/>
      </w:pPr>
      <w:r>
        <w:br w:type="page"/>
      </w:r>
      <w:r w:rsidR="00DA767F" w:rsidRPr="007E57E9">
        <w:t>例えば、ソース コード スキャン ツールが、プロプライエタリ コンポーネントの中に未承認のGPL許諾されたソース コード（コード断片）の利用を発見したならば、このことについて、技術担当に訂正要求を提出します。技術担当が課題を解決した後、問題のソース コードが削除され、適切で同等のコードによって置き換えられていることを確認するために、ソース コードを再スキャンすることを推奨します。</w:t>
      </w:r>
    </w:p>
    <w:p w:rsidR="00DA767F" w:rsidRPr="007E57E9" w:rsidRDefault="00DA767F" w:rsidP="00C447E2">
      <w:pPr>
        <w:pStyle w:val="Ibrahim"/>
        <w:spacing w:before="120"/>
      </w:pPr>
      <w:r w:rsidRPr="007E57E9">
        <w:t>法務レビューの準備としては、特定のコンポーネントに対して発見されたライセンス情報の全てを、法務担当に提供するのが最も良い方法です。</w:t>
      </w:r>
    </w:p>
    <w:p w:rsidR="00DA767F" w:rsidRPr="007E57E9" w:rsidRDefault="00DA767F" w:rsidP="009B1D86">
      <w:pPr>
        <w:pStyle w:val="Ibrahim"/>
        <w:numPr>
          <w:ilvl w:val="1"/>
          <w:numId w:val="19"/>
        </w:numPr>
        <w:spacing w:before="120"/>
      </w:pPr>
      <w:r w:rsidRPr="007E57E9">
        <w:t>スキャン ツールによって生成されたソース コード監査報告</w:t>
      </w:r>
    </w:p>
    <w:p w:rsidR="00DA767F" w:rsidRPr="007E57E9" w:rsidRDefault="00DA767F" w:rsidP="009B1D86">
      <w:pPr>
        <w:pStyle w:val="Ibrahim"/>
        <w:numPr>
          <w:ilvl w:val="1"/>
          <w:numId w:val="19"/>
        </w:numPr>
        <w:spacing w:before="120"/>
      </w:pPr>
      <w:r w:rsidRPr="007E57E9">
        <w:t>オープン ソース コンポーネントに対するCOPYING</w:t>
      </w:r>
      <w:ins w:id="1300" w:author="Mieko Sato" w:date="2018-01-25T16:42:00Z">
        <w:r w:rsidR="00D56E5E">
          <w:rPr>
            <w:rFonts w:hint="eastAsia"/>
          </w:rPr>
          <w:t>、</w:t>
        </w:r>
      </w:ins>
      <w:del w:id="1301" w:author="Mieko Sato" w:date="2018-01-25T16:42:00Z">
        <w:r w:rsidRPr="007E57E9" w:rsidDel="00D56E5E">
          <w:delText xml:space="preserve">, </w:delText>
        </w:r>
      </w:del>
      <w:r w:rsidRPr="007E57E9">
        <w:t>README</w:t>
      </w:r>
      <w:ins w:id="1302" w:author="Mieko Sato" w:date="2018-01-25T16:42:00Z">
        <w:r w:rsidR="00D56E5E">
          <w:rPr>
            <w:rFonts w:hint="eastAsia"/>
          </w:rPr>
          <w:t>、</w:t>
        </w:r>
      </w:ins>
      <w:del w:id="1303" w:author="Mieko Sato" w:date="2018-01-25T16:42:00Z">
        <w:r w:rsidRPr="007E57E9" w:rsidDel="00D56E5E">
          <w:delText xml:space="preserve">, </w:delText>
        </w:r>
      </w:del>
      <w:r w:rsidRPr="007E57E9">
        <w:t>LICENSE ファイル</w:t>
      </w:r>
    </w:p>
    <w:p w:rsidR="00DA767F" w:rsidRPr="007E57E9" w:rsidRDefault="00DA767F" w:rsidP="009B1D86">
      <w:pPr>
        <w:pStyle w:val="Ibrahim"/>
        <w:numPr>
          <w:ilvl w:val="1"/>
          <w:numId w:val="19"/>
        </w:numPr>
        <w:spacing w:before="120"/>
      </w:pPr>
      <w:r w:rsidRPr="007E57E9">
        <w:t>サード パーティ ソフトウェア プロバイダ</w:t>
      </w:r>
      <w:ins w:id="1304" w:author="Mieko Sato" w:date="2018-01-25T16:24:00Z">
        <w:r w:rsidR="007A72D6">
          <w:rPr>
            <w:rFonts w:hint="eastAsia"/>
          </w:rPr>
          <w:t>ー</w:t>
        </w:r>
      </w:ins>
      <w:r w:rsidRPr="007E57E9">
        <w:t>から受け取るソフトウェア コンポーネントに対するライセンス契約</w:t>
      </w:r>
    </w:p>
    <w:p w:rsidR="00E251CB" w:rsidRPr="00E251CB" w:rsidRDefault="00E251CB" w:rsidP="00E251CB">
      <w:pPr>
        <w:pStyle w:val="3"/>
        <w:spacing w:before="360" w:after="120"/>
      </w:pPr>
      <w:bookmarkStart w:id="1305" w:name="_Toc504728107"/>
      <w:r w:rsidRPr="00E251CB">
        <w:rPr>
          <w:rFonts w:hint="eastAsia"/>
        </w:rPr>
        <w:t>レビュー</w:t>
      </w:r>
      <w:bookmarkEnd w:id="1305"/>
    </w:p>
    <w:p w:rsidR="00E251CB" w:rsidRPr="00E251CB" w:rsidRDefault="00E251CB" w:rsidP="00E251CB">
      <w:pPr>
        <w:pStyle w:val="Ibrahim0"/>
        <w:spacing w:before="120" w:after="120"/>
      </w:pPr>
      <w:r w:rsidRPr="00E251CB">
        <w:rPr>
          <w:rFonts w:hint="eastAsia"/>
        </w:rPr>
        <w:t>コンプライアンス</w:t>
      </w:r>
      <w:r w:rsidRPr="00E251CB">
        <w:t xml:space="preserve"> プロセスの一部として行われる、異なるタイプのレビューがあります。この節では、アーキテクチャー レビューとリンク解析レビューを議論します。</w:t>
      </w:r>
    </w:p>
    <w:p w:rsidR="00E251CB" w:rsidRDefault="00E251CB" w:rsidP="00E251CB">
      <w:pPr>
        <w:pStyle w:val="Ibrahim0"/>
        <w:spacing w:before="120" w:after="120"/>
      </w:pPr>
      <w:r w:rsidRPr="007E57E9">
        <w:rPr>
          <w:rFonts w:hint="eastAsia"/>
        </w:rPr>
        <w:t>アーキテクチャー</w:t>
      </w:r>
      <w:r w:rsidRPr="007E57E9">
        <w:t xml:space="preserve"> レビューは、オープン ソースとプロプライエタリやサード パーティ ソフトウェア コンポーネントとの相互作用に関する解析です。企業は、しばしば、問題となっている製品に責任を持つアーキテクトと、</w:t>
      </w:r>
      <w:del w:id="1306" w:author="Mieko Sato" w:date="2018-01-25T16:41:00Z">
        <w:r w:rsidRPr="007E57E9" w:rsidDel="00D56E5E">
          <w:delText>様々</w:delText>
        </w:r>
      </w:del>
      <w:ins w:id="1307" w:author="Mieko Sato" w:date="2018-01-25T16:41:00Z">
        <w:r w:rsidR="00D56E5E">
          <w:t>さまざま</w:t>
        </w:r>
      </w:ins>
      <w:r w:rsidRPr="007E57E9">
        <w:t>な重要ソフトウェア コンポーネントに責任を持つ開発者を参加させて、アーキテクチャー レビューを実施します。</w:t>
      </w:r>
    </w:p>
    <w:p w:rsidR="00E251CB" w:rsidRDefault="00E251CB">
      <w:pPr>
        <w:rPr>
          <w:rFonts w:hAnsi="メイリオ" w:cs="ＭＳ ゴシック"/>
          <w:spacing w:val="-3"/>
          <w:w w:val="95"/>
          <w:sz w:val="20"/>
          <w:szCs w:val="20"/>
          <w:lang w:eastAsia="ja-JP"/>
        </w:rPr>
      </w:pPr>
      <w:r>
        <w:rPr>
          <w:lang w:eastAsia="ja-JP"/>
        </w:rPr>
        <w:br w:type="page"/>
      </w:r>
    </w:p>
    <w:p w:rsidR="00E251CB" w:rsidRPr="007E57E9" w:rsidRDefault="00E251CB" w:rsidP="00E251CB">
      <w:pPr>
        <w:pStyle w:val="Ibrahim0"/>
        <w:spacing w:before="120" w:after="120"/>
      </w:pPr>
      <w:bookmarkStart w:id="1308" w:name="Approvals"/>
      <w:bookmarkEnd w:id="1308"/>
      <w:r w:rsidRPr="007E57E9">
        <w:rPr>
          <w:rFonts w:hint="eastAsia"/>
        </w:rPr>
        <w:t>このレビューの目的は、特定することです。</w:t>
      </w:r>
    </w:p>
    <w:p w:rsidR="00E251CB" w:rsidRPr="007E57E9" w:rsidRDefault="00E251CB" w:rsidP="006519BB">
      <w:pPr>
        <w:pStyle w:val="Ibrahim"/>
        <w:spacing w:before="120"/>
      </w:pPr>
      <w:r w:rsidRPr="007E57E9">
        <w:t>オープン ソース コンポーネント（そのまま利用、または変更利用）プロプライエタリ コンポーネント商用ライセンスで許諾されたサード パーティ コンポーネント</w:t>
      </w:r>
    </w:p>
    <w:p w:rsidR="00E251CB" w:rsidRPr="007E57E9" w:rsidRDefault="00E251CB" w:rsidP="006519BB">
      <w:pPr>
        <w:pStyle w:val="Ibrahim"/>
        <w:spacing w:before="120"/>
      </w:pPr>
      <w:r w:rsidRPr="007E57E9">
        <w:t>コンポーネントの依存状態</w:t>
      </w:r>
    </w:p>
    <w:p w:rsidR="00E251CB" w:rsidRPr="007E57E9" w:rsidRDefault="00E251CB" w:rsidP="006519BB">
      <w:pPr>
        <w:pStyle w:val="Ibrahim"/>
        <w:spacing w:before="120"/>
      </w:pPr>
      <w:r w:rsidRPr="007E57E9">
        <w:t>コンポーネントとサブシステム間の通信プロトコル</w:t>
      </w:r>
    </w:p>
    <w:p w:rsidR="00E251CB" w:rsidRPr="007E57E9" w:rsidRDefault="00E251CB" w:rsidP="006519BB">
      <w:pPr>
        <w:pStyle w:val="Ibrahim"/>
        <w:spacing w:before="120"/>
      </w:pPr>
      <w:r w:rsidRPr="007E57E9">
        <w:t>動的リンクと静的リンク（以下の節で議論されます）</w:t>
      </w:r>
    </w:p>
    <w:p w:rsidR="00E251CB" w:rsidRPr="007E57E9" w:rsidRDefault="00E251CB" w:rsidP="006519BB">
      <w:pPr>
        <w:pStyle w:val="Ibrahim"/>
        <w:spacing w:before="120"/>
      </w:pPr>
      <w:r w:rsidRPr="007E57E9">
        <w:t>カーネル空間実行（ドライバ等）とユーザー空間実行（ライブラリ、ミドルウェア、アプリケーション）</w:t>
      </w:r>
    </w:p>
    <w:p w:rsidR="00E251CB" w:rsidRPr="007E57E9" w:rsidRDefault="00E251CB" w:rsidP="006519BB">
      <w:pPr>
        <w:pStyle w:val="Ibrahim"/>
        <w:spacing w:before="120"/>
      </w:pPr>
      <w:r w:rsidRPr="007E57E9">
        <w:t>共有されたヘッダファイルを使用するコンポーネント</w:t>
      </w:r>
    </w:p>
    <w:p w:rsidR="00E251CB" w:rsidRPr="007E57E9" w:rsidRDefault="00E251CB" w:rsidP="006519BB">
      <w:pPr>
        <w:pStyle w:val="Ibrahim"/>
        <w:spacing w:before="120"/>
      </w:pPr>
      <w:r w:rsidRPr="007E57E9">
        <w:t>特に別のオープン ソース ライセンスで許諾されているような場合、特定のソフトウェア コンポーネントと相互作用する、または依存関係にある、別のオープン ソース</w:t>
      </w:r>
    </w:p>
    <w:p w:rsidR="00E251CB" w:rsidRPr="007E57E9" w:rsidRDefault="00E251CB" w:rsidP="00E251CB">
      <w:pPr>
        <w:pStyle w:val="Ibrahim0"/>
        <w:spacing w:before="120" w:after="120"/>
      </w:pPr>
      <w:r w:rsidRPr="007E57E9">
        <w:rPr>
          <w:rFonts w:hint="eastAsia"/>
        </w:rPr>
        <w:t>アーキテクチャー</w:t>
      </w:r>
      <w:r w:rsidRPr="007E57E9">
        <w:t xml:space="preserve"> レビューの結果は、オープン ソースからプロプライエタリ コンポーネントやサード パーティ コンポーネントへ影響するかもしれないライセンス義務の分析です。</w:t>
      </w:r>
    </w:p>
    <w:p w:rsidR="00E251CB" w:rsidRPr="007E57E9" w:rsidRDefault="00E251CB" w:rsidP="006519BB">
      <w:pPr>
        <w:pStyle w:val="3"/>
        <w:spacing w:before="360" w:after="120"/>
      </w:pPr>
      <w:bookmarkStart w:id="1309" w:name="_Toc504728108"/>
      <w:r w:rsidRPr="007E57E9">
        <w:rPr>
          <w:rFonts w:hint="eastAsia"/>
        </w:rPr>
        <w:t>承認</w:t>
      </w:r>
      <w:bookmarkEnd w:id="1309"/>
    </w:p>
    <w:p w:rsidR="00E251CB" w:rsidRPr="007E57E9" w:rsidRDefault="00E251CB" w:rsidP="00E251CB">
      <w:pPr>
        <w:pStyle w:val="Ibrahim0"/>
        <w:spacing w:before="120" w:after="120"/>
      </w:pPr>
      <w:r w:rsidRPr="007E57E9">
        <w:rPr>
          <w:rFonts w:hint="eastAsia"/>
        </w:rPr>
        <w:t>コンプライアンス</w:t>
      </w:r>
      <w:r w:rsidRPr="007E57E9">
        <w:t xml:space="preserve"> プロセスの承認段階の一部として、2つの推奨プラクティスがあります。</w:t>
      </w:r>
    </w:p>
    <w:p w:rsidR="00E251CB" w:rsidRPr="007E57E9" w:rsidRDefault="00E251CB" w:rsidP="006519BB">
      <w:pPr>
        <w:pStyle w:val="Ibrahim"/>
        <w:spacing w:before="120"/>
      </w:pPr>
      <w:r w:rsidRPr="007E57E9">
        <w:t>コンプライアンス チケットに関連する全てのサブタスクは、コンプライアンス チケットを承認する前に、完了し、クローズされていることを検証します。サブタスクや保留中の小課題は簡単に忘れてしまいますが、そうすると、未解決の課題が残っている時でさえもコンプライアンス チケットをクローズするような未熟なプロセスに陥ってしまいます。</w:t>
      </w:r>
    </w:p>
    <w:p w:rsidR="006519BB" w:rsidRDefault="00E251CB" w:rsidP="006519BB">
      <w:pPr>
        <w:pStyle w:val="Ibrahim"/>
        <w:spacing w:before="120"/>
      </w:pPr>
      <w:r w:rsidRPr="007E57E9">
        <w:t>承認や却下の判断を下した議論の概要を記録します。そうした文書は、該当するコンポーネントに提示された承認の基礎が何であったのか、課題はどのように解決されたのか、を特定するときに非常に役に立ちます。</w:t>
      </w:r>
    </w:p>
    <w:p w:rsidR="006519BB" w:rsidRDefault="006519BB">
      <w:pPr>
        <w:rPr>
          <w:rFonts w:hAnsi="メイリオ" w:cs="ＭＳ ゴシック"/>
          <w:spacing w:val="-3"/>
          <w:w w:val="95"/>
          <w:sz w:val="20"/>
          <w:szCs w:val="20"/>
          <w:lang w:eastAsia="ja-JP"/>
        </w:rPr>
      </w:pPr>
      <w:r>
        <w:rPr>
          <w:lang w:eastAsia="ja-JP"/>
        </w:rPr>
        <w:br w:type="page"/>
      </w:r>
    </w:p>
    <w:p w:rsidR="006519BB" w:rsidRPr="007E57E9" w:rsidRDefault="006519BB" w:rsidP="006519BB">
      <w:pPr>
        <w:pStyle w:val="3"/>
        <w:spacing w:before="360" w:after="120"/>
      </w:pPr>
      <w:bookmarkStart w:id="1310" w:name="Notices"/>
      <w:bookmarkStart w:id="1311" w:name="Verifications"/>
      <w:bookmarkStart w:id="1312" w:name="_Toc504728109"/>
      <w:bookmarkEnd w:id="1310"/>
      <w:bookmarkEnd w:id="1311"/>
      <w:r w:rsidRPr="007E57E9">
        <w:rPr>
          <w:rFonts w:hint="eastAsia"/>
        </w:rPr>
        <w:t>通知</w:t>
      </w:r>
      <w:bookmarkEnd w:id="1312"/>
    </w:p>
    <w:p w:rsidR="006519BB" w:rsidRPr="007E57E9" w:rsidRDefault="006519BB" w:rsidP="006519BB">
      <w:pPr>
        <w:pStyle w:val="Ibrahim0"/>
        <w:spacing w:before="120" w:after="120"/>
      </w:pPr>
      <w:r w:rsidRPr="007E57E9">
        <w:rPr>
          <w:rFonts w:hint="eastAsia"/>
        </w:rPr>
        <w:t>製品やサービスにオープン</w:t>
      </w:r>
      <w:r w:rsidRPr="007E57E9">
        <w:t xml:space="preserve"> ソースを利用している組織は、以下が必要となります。</w:t>
      </w:r>
    </w:p>
    <w:p w:rsidR="00F3649A" w:rsidRDefault="006519BB" w:rsidP="00F3649A">
      <w:pPr>
        <w:pStyle w:val="Ibrahim"/>
        <w:spacing w:before="120"/>
      </w:pPr>
      <w:r w:rsidRPr="007E57E9">
        <w:t>著作権や帰属を全て通知することで、オープン ソースを利用していることを知らせます。</w:t>
      </w:r>
    </w:p>
    <w:p w:rsidR="006519BB" w:rsidRPr="007E57E9" w:rsidRDefault="006519BB" w:rsidP="00F3649A">
      <w:pPr>
        <w:pStyle w:val="Ibrahim"/>
        <w:spacing w:before="120"/>
      </w:pPr>
      <w:r w:rsidRPr="007E57E9">
        <w:t>（例えば、GPL</w:t>
      </w:r>
      <w:del w:id="1313" w:author="Mieko Sato" w:date="2018-01-25T16:43:00Z">
        <w:r w:rsidRPr="007E57E9" w:rsidDel="00D56E5E">
          <w:rPr>
            <w:rFonts w:hint="eastAsia"/>
          </w:rPr>
          <w:delText>,</w:delText>
        </w:r>
      </w:del>
      <w:ins w:id="1314" w:author="Mieko Sato" w:date="2018-01-25T16:43:00Z">
        <w:r w:rsidR="00D56E5E">
          <w:rPr>
            <w:rFonts w:hint="eastAsia"/>
          </w:rPr>
          <w:t>、</w:t>
        </w:r>
      </w:ins>
      <w:del w:id="1315" w:author="Mieko Sato" w:date="2018-01-25T16:43:00Z">
        <w:r w:rsidRPr="007E57E9" w:rsidDel="00D56E5E">
          <w:delText xml:space="preserve"> </w:delText>
        </w:r>
      </w:del>
      <w:r w:rsidRPr="007E57E9">
        <w:t>LGPLで許諾されたソース コードのように、適用可能な場合には）エンド ユーザーにオープン ソース コードのコピーの入手方法を伝えます。</w:t>
      </w:r>
    </w:p>
    <w:p w:rsidR="006519BB" w:rsidRPr="007E57E9" w:rsidRDefault="006519BB" w:rsidP="00F3649A">
      <w:pPr>
        <w:pStyle w:val="Ibrahim"/>
        <w:spacing w:before="120"/>
      </w:pPr>
      <w:r w:rsidRPr="007E57E9">
        <w:t>製品に含まれているオープン ソース コードに対応するライセンスの全文を提示します。</w:t>
      </w:r>
    </w:p>
    <w:p w:rsidR="006519BB" w:rsidRPr="007E57E9" w:rsidRDefault="006519BB" w:rsidP="006519BB">
      <w:pPr>
        <w:pStyle w:val="Ibrahim0"/>
        <w:spacing w:before="120" w:after="120"/>
      </w:pPr>
      <w:r w:rsidRPr="007E57E9">
        <w:rPr>
          <w:rFonts w:hint="eastAsia"/>
        </w:rPr>
        <w:t>この分野のいくつかの推奨プラクティスには以下のものがあります。</w:t>
      </w:r>
    </w:p>
    <w:p w:rsidR="006519BB" w:rsidRPr="007E57E9" w:rsidRDefault="006519BB" w:rsidP="00F3649A">
      <w:pPr>
        <w:pStyle w:val="Ibrahim"/>
        <w:spacing w:before="120"/>
      </w:pPr>
      <w:r w:rsidRPr="007E57E9">
        <w:t>オープン ソースの利用が承認されるその都度、帰属とライセンス文を追加的に集めます。この方法に従いますと、要求される通知ファイルは、常に最新に更新され、全てのオープン ソースのリスト、ライセンス情報、著作権、帰属通知を含むことになります。</w:t>
      </w:r>
    </w:p>
    <w:p w:rsidR="006519BB" w:rsidRPr="007E57E9" w:rsidRDefault="006519BB" w:rsidP="00F3649A">
      <w:pPr>
        <w:pStyle w:val="Ibrahim"/>
        <w:spacing w:before="120"/>
      </w:pPr>
      <w:r w:rsidRPr="007E57E9">
        <w:t>書面による申出には、明快な言葉を使い、製品に使われている全てのオープン ソースが含まれるようにします。</w:t>
      </w:r>
    </w:p>
    <w:p w:rsidR="006519BB" w:rsidRPr="007E57E9" w:rsidRDefault="006519BB" w:rsidP="00F3649A">
      <w:pPr>
        <w:pStyle w:val="Ibrahim"/>
        <w:spacing w:before="120"/>
      </w:pPr>
      <w:r w:rsidRPr="007E57E9">
        <w:t>製品のエンド ユーザーが、この情報が、製品そのものの中、製品文書（ユーザーマニュアルまたはCD-ROM）の中、かつ／またはウェブサイトなど、どこに置かれているかを知ることができるようにします。</w:t>
      </w:r>
    </w:p>
    <w:p w:rsidR="006519BB" w:rsidRPr="007E57E9" w:rsidRDefault="006519BB" w:rsidP="00F3649A">
      <w:pPr>
        <w:pStyle w:val="3"/>
        <w:spacing w:before="360" w:after="120"/>
      </w:pPr>
      <w:bookmarkStart w:id="1316" w:name="_Toc504728110"/>
      <w:r w:rsidRPr="007E57E9">
        <w:rPr>
          <w:rFonts w:hint="eastAsia"/>
        </w:rPr>
        <w:t>検証</w:t>
      </w:r>
      <w:bookmarkEnd w:id="1316"/>
    </w:p>
    <w:p w:rsidR="00F3649A" w:rsidRDefault="006519BB" w:rsidP="006519BB">
      <w:pPr>
        <w:pStyle w:val="Ibrahim0"/>
        <w:spacing w:before="120" w:after="120"/>
      </w:pPr>
      <w:r w:rsidRPr="007E57E9">
        <w:rPr>
          <w:rFonts w:hint="eastAsia"/>
        </w:rPr>
        <w:t>コンプライアンス</w:t>
      </w:r>
      <w:r w:rsidRPr="007E57E9">
        <w:t xml:space="preserve"> チームが、一貫性を確認して、検証ステップが見落とされていないかを確認する時に従うチェックリストを、作成し維持し発展させるのは大変有益で効率的なことです。頒布前検証の例としては以下があります。</w:t>
      </w:r>
    </w:p>
    <w:p w:rsidR="00F3649A" w:rsidRDefault="00F3649A">
      <w:pPr>
        <w:rPr>
          <w:rFonts w:hAnsi="メイリオ" w:cs="ＭＳ ゴシック"/>
          <w:spacing w:val="-3"/>
          <w:w w:val="95"/>
          <w:sz w:val="20"/>
          <w:szCs w:val="20"/>
          <w:lang w:eastAsia="ja-JP"/>
        </w:rPr>
      </w:pPr>
      <w:r>
        <w:br w:type="page"/>
      </w:r>
    </w:p>
    <w:p w:rsidR="006519BB" w:rsidRPr="007E57E9" w:rsidRDefault="006519BB" w:rsidP="00F3649A">
      <w:pPr>
        <w:pStyle w:val="Ibrahim"/>
        <w:spacing w:before="120"/>
      </w:pPr>
      <w:r w:rsidRPr="007E57E9">
        <w:t>頒布されることになっているオープン ソース パッケージは、特定され、承認されている。</w:t>
      </w:r>
    </w:p>
    <w:p w:rsidR="00F3649A" w:rsidRDefault="006519BB" w:rsidP="00F3649A">
      <w:pPr>
        <w:pStyle w:val="Ibrahim"/>
        <w:spacing w:before="120"/>
      </w:pPr>
      <w:r w:rsidRPr="007E57E9">
        <w:t>不適切なコメントは、ソース コード パッケージから取り除かれている。（厳密には、これはコンプライアンス課題ではありません。しかしながら、コメントは、見えていないコンプライアンス課題を明らかにするかもしれません。）</w:t>
      </w:r>
    </w:p>
    <w:p w:rsidR="006519BB" w:rsidRPr="007E57E9" w:rsidRDefault="006519BB" w:rsidP="00F3649A">
      <w:pPr>
        <w:pStyle w:val="Ibrahim"/>
        <w:spacing w:before="120"/>
      </w:pPr>
      <w:r w:rsidRPr="007E57E9">
        <w:t>ソース コード パッケージ（変更分も含めて）は、製品やソフトウェア スタックに入って出荷されるバイナリと一致するものが、入手可能にされる。</w:t>
      </w:r>
    </w:p>
    <w:p w:rsidR="006519BB" w:rsidRPr="007E57E9" w:rsidRDefault="006519BB" w:rsidP="00F3649A">
      <w:pPr>
        <w:pStyle w:val="Ibrahim"/>
        <w:spacing w:before="120"/>
      </w:pPr>
      <w:r w:rsidRPr="007E57E9">
        <w:t>エンド ユーザーにオープン ソースのソース コードを要求する権利を伝える文書通知に加えて、適切な通知が、製品文書に入れられる。</w:t>
      </w:r>
    </w:p>
    <w:p w:rsidR="006519BB" w:rsidRPr="007E57E9" w:rsidRDefault="006519BB" w:rsidP="006519BB">
      <w:pPr>
        <w:pStyle w:val="Ibrahim0"/>
        <w:spacing w:before="120" w:after="120"/>
      </w:pPr>
      <w:r w:rsidRPr="007E57E9">
        <w:rPr>
          <w:rFonts w:hint="eastAsia"/>
        </w:rPr>
        <w:t>オープン</w:t>
      </w:r>
      <w:r w:rsidRPr="007E57E9">
        <w:t xml:space="preserve"> ソース パッケージが頒布用ウェブサイト（かつ／または、同等のメディアに格納）にアップロードされたとしても、作業は完了していません。以下を検証する必要があります。</w:t>
      </w:r>
    </w:p>
    <w:p w:rsidR="006519BB" w:rsidRPr="007E57E9" w:rsidRDefault="006519BB" w:rsidP="00F3649A">
      <w:pPr>
        <w:pStyle w:val="Ibrahim"/>
        <w:spacing w:before="120"/>
      </w:pPr>
      <w:r w:rsidRPr="007E57E9">
        <w:t>パッケージは、正しくアップロードされている。</w:t>
      </w:r>
    </w:p>
    <w:p w:rsidR="006519BB" w:rsidRPr="007E57E9" w:rsidRDefault="006519BB" w:rsidP="00F3649A">
      <w:pPr>
        <w:pStyle w:val="Ibrahim"/>
        <w:spacing w:before="120"/>
      </w:pPr>
      <w:r w:rsidRPr="007E57E9">
        <w:t>パッケージは、外部コンピュータでエラー無しにダウンロードして圧縮解凍できる。</w:t>
      </w:r>
    </w:p>
    <w:p w:rsidR="006519BB" w:rsidRPr="007E57E9" w:rsidRDefault="006519BB" w:rsidP="00F3649A">
      <w:pPr>
        <w:pStyle w:val="Ibrahim"/>
        <w:spacing w:before="120"/>
      </w:pPr>
      <w:r w:rsidRPr="007E57E9">
        <w:t>含まれるパッケージは、適切にコンパイル、ビルドできる。</w:t>
      </w:r>
    </w:p>
    <w:p w:rsidR="006519BB" w:rsidRPr="007E57E9" w:rsidRDefault="006519BB" w:rsidP="00F3649A">
      <w:pPr>
        <w:pStyle w:val="Ibrahim"/>
        <w:spacing w:before="120"/>
      </w:pPr>
      <w:r w:rsidRPr="007E57E9">
        <w:t>開発者は、将来の製品、製品開発コード名、競合他社への言及、その他不適切なコメントを残していない。</w:t>
      </w:r>
    </w:p>
    <w:p w:rsidR="006519BB" w:rsidRPr="007E57E9" w:rsidRDefault="006519BB" w:rsidP="00F3649A">
      <w:pPr>
        <w:pStyle w:val="2"/>
      </w:pPr>
      <w:bookmarkStart w:id="1317" w:name="_Toc504728111"/>
      <w:r w:rsidRPr="007E57E9">
        <w:rPr>
          <w:rFonts w:hint="eastAsia"/>
        </w:rPr>
        <w:t>ツールと自動化</w:t>
      </w:r>
      <w:bookmarkEnd w:id="1317"/>
    </w:p>
    <w:p w:rsidR="006519BB" w:rsidRPr="007E57E9" w:rsidRDefault="006519BB" w:rsidP="006519BB">
      <w:pPr>
        <w:pStyle w:val="Ibrahim0"/>
        <w:spacing w:before="120" w:after="120"/>
      </w:pPr>
      <w:r w:rsidRPr="007E57E9">
        <w:rPr>
          <w:rFonts w:hint="eastAsia"/>
        </w:rPr>
        <w:t>ツールは、組織がコンプライアンス活動を効率的で正確に実行するのを助ける、コンプライアンス</w:t>
      </w:r>
      <w:r w:rsidRPr="007E57E9">
        <w:t xml:space="preserve"> プログラムの中の不可欠要素です。多くのツールは、オープン ソース コンプライアンス プログラムの中で、とても有用であることを証明しています。</w:t>
      </w:r>
    </w:p>
    <w:p w:rsidR="00F3649A" w:rsidRDefault="00F3649A">
      <w:pPr>
        <w:rPr>
          <w:rFonts w:hAnsi="メイリオ" w:cs="ＭＳ ゴシック"/>
          <w:spacing w:val="-3"/>
          <w:w w:val="95"/>
          <w:sz w:val="20"/>
          <w:szCs w:val="20"/>
          <w:lang w:eastAsia="ja-JP"/>
        </w:rPr>
      </w:pPr>
      <w:r>
        <w:rPr>
          <w:lang w:eastAsia="ja-JP"/>
        </w:rPr>
        <w:br w:type="page"/>
      </w:r>
    </w:p>
    <w:p w:rsidR="006519BB" w:rsidRPr="007E57E9" w:rsidRDefault="006519BB" w:rsidP="00F3649A">
      <w:pPr>
        <w:pStyle w:val="Ibrahim"/>
        <w:spacing w:before="120"/>
      </w:pPr>
      <w:r w:rsidRPr="007E57E9">
        <w:t>ソース コード スキャンとライセンス特定ツール</w:t>
      </w:r>
    </w:p>
    <w:p w:rsidR="006519BB" w:rsidRPr="007E57E9" w:rsidRDefault="006519BB" w:rsidP="00F3649A">
      <w:pPr>
        <w:pStyle w:val="Ibrahim"/>
        <w:spacing w:before="120"/>
      </w:pPr>
      <w:r w:rsidRPr="007E57E9">
        <w:t>プロジェクト管理ツール</w:t>
      </w:r>
    </w:p>
    <w:p w:rsidR="006519BB" w:rsidRPr="007E57E9" w:rsidRDefault="006519BB" w:rsidP="00F3649A">
      <w:pPr>
        <w:pStyle w:val="Ibrahim"/>
        <w:spacing w:before="120"/>
      </w:pPr>
      <w:r w:rsidRPr="007E57E9">
        <w:t>BoM比較ツール</w:t>
      </w:r>
    </w:p>
    <w:p w:rsidR="006519BB" w:rsidRPr="007E57E9" w:rsidRDefault="006519BB" w:rsidP="00F3649A">
      <w:pPr>
        <w:pStyle w:val="Ibrahim"/>
        <w:spacing w:before="120"/>
      </w:pPr>
      <w:r w:rsidRPr="007E57E9">
        <w:t>リンク解析ツール</w:t>
      </w:r>
    </w:p>
    <w:p w:rsidR="006519BB" w:rsidRPr="007E57E9" w:rsidRDefault="006519BB" w:rsidP="006519BB">
      <w:pPr>
        <w:pStyle w:val="Ibrahim0"/>
        <w:spacing w:before="120" w:after="120"/>
      </w:pPr>
      <w:r w:rsidRPr="007E57E9">
        <w:rPr>
          <w:rFonts w:hint="eastAsia"/>
        </w:rPr>
        <w:t>以下の小節では、ツールに関する情報と、ツール利用がコンプライアンス活動にどのように活用できるかを示します。市場では、以下で記述するような</w:t>
      </w:r>
      <w:del w:id="1318" w:author="Mieko Sato" w:date="2018-01-25T16:41:00Z">
        <w:r w:rsidRPr="007E57E9" w:rsidDel="00D56E5E">
          <w:rPr>
            <w:rFonts w:hint="eastAsia"/>
          </w:rPr>
          <w:delText>様々</w:delText>
        </w:r>
      </w:del>
      <w:ins w:id="1319" w:author="Mieko Sato" w:date="2018-01-25T16:41:00Z">
        <w:r w:rsidR="00D56E5E">
          <w:rPr>
            <w:rFonts w:hint="eastAsia"/>
          </w:rPr>
          <w:t>さまざま</w:t>
        </w:r>
      </w:ins>
      <w:r w:rsidRPr="007E57E9">
        <w:rPr>
          <w:rFonts w:hint="eastAsia"/>
        </w:rPr>
        <w:t>な機能を提供する、複数の商用、プロプライエタリ、オープン</w:t>
      </w:r>
      <w:r w:rsidRPr="007E57E9">
        <w:t xml:space="preserve"> ソースのツールがあります。</w:t>
      </w:r>
    </w:p>
    <w:p w:rsidR="006519BB" w:rsidRPr="007E57E9" w:rsidRDefault="006519BB" w:rsidP="00F3649A">
      <w:pPr>
        <w:pStyle w:val="3"/>
        <w:spacing w:before="360" w:after="120"/>
      </w:pPr>
      <w:bookmarkStart w:id="1320" w:name="_Toc504728112"/>
      <w:r w:rsidRPr="007E57E9">
        <w:rPr>
          <w:rFonts w:hint="eastAsia"/>
        </w:rPr>
        <w:t>ソース</w:t>
      </w:r>
      <w:r w:rsidRPr="007E57E9">
        <w:t xml:space="preserve"> コード特定ツール</w:t>
      </w:r>
      <w:bookmarkEnd w:id="1320"/>
    </w:p>
    <w:p w:rsidR="006519BB" w:rsidRPr="007E57E9" w:rsidRDefault="006519BB" w:rsidP="006519BB">
      <w:pPr>
        <w:pStyle w:val="Ibrahim0"/>
        <w:spacing w:before="120" w:after="120"/>
      </w:pPr>
      <w:r w:rsidRPr="007E57E9">
        <w:rPr>
          <w:rFonts w:hint="eastAsia"/>
        </w:rPr>
        <w:t>ソース</w:t>
      </w:r>
      <w:r w:rsidRPr="007E57E9">
        <w:t xml:space="preserve"> コードとライセンスを特定するツールは、ユーザーがオープン ソース ソフトウェア コンポーネントに関連するソース コードとライセンスの由来を特定するのを助けるような、検出と解析の機能を提供します。</w:t>
      </w:r>
    </w:p>
    <w:p w:rsidR="00213F3F" w:rsidRPr="00FB47B8" w:rsidRDefault="00CD422C" w:rsidP="00FB47B8">
      <w:pPr>
        <w:pStyle w:val="Ibrahim"/>
        <w:spacing w:before="120"/>
      </w:pPr>
      <w:r w:rsidRPr="00FB47B8">
        <w:t>Antelink</w:t>
      </w:r>
      <w:r w:rsidRPr="00FB47B8">
        <w:rPr>
          <w:spacing w:val="-28"/>
        </w:rPr>
        <w:t xml:space="preserve"> </w:t>
      </w:r>
      <w:r w:rsidRPr="00FB47B8">
        <w:t>Reporter:</w:t>
      </w:r>
      <w:r w:rsidRPr="00FB47B8">
        <w:rPr>
          <w:spacing w:val="-28"/>
        </w:rPr>
        <w:t xml:space="preserve"> </w:t>
      </w:r>
      <w:hyperlink r:id="rId56">
        <w:r w:rsidRPr="00FB47B8">
          <w:t>http://www.antelink.com/</w:t>
        </w:r>
      </w:hyperlink>
    </w:p>
    <w:p w:rsidR="00213F3F" w:rsidRPr="00FB47B8" w:rsidRDefault="00CD422C" w:rsidP="00FB47B8">
      <w:pPr>
        <w:pStyle w:val="Ibrahim"/>
        <w:spacing w:before="120"/>
      </w:pPr>
      <w:r w:rsidRPr="00FB47B8">
        <w:t>Black Duck Protex:</w:t>
      </w:r>
      <w:r w:rsidRPr="00FB47B8">
        <w:rPr>
          <w:spacing w:val="-17"/>
        </w:rPr>
        <w:t xml:space="preserve"> </w:t>
      </w:r>
      <w:hyperlink r:id="rId57">
        <w:r w:rsidRPr="00FB47B8">
          <w:t>https://www.blackducksoftwar</w:t>
        </w:r>
      </w:hyperlink>
      <w:r w:rsidRPr="00FB47B8">
        <w:t>e.com/pr</w:t>
      </w:r>
      <w:hyperlink r:id="rId58">
        <w:r w:rsidRPr="00FB47B8">
          <w:t>oducts/</w:t>
        </w:r>
      </w:hyperlink>
      <w:r w:rsidRPr="00FB47B8">
        <w:t xml:space="preserve"> protex</w:t>
      </w:r>
    </w:p>
    <w:p w:rsidR="00213F3F" w:rsidRPr="00FB47B8" w:rsidRDefault="00CD422C" w:rsidP="00FB47B8">
      <w:pPr>
        <w:pStyle w:val="Ibrahim"/>
        <w:spacing w:before="120"/>
      </w:pPr>
      <w:r w:rsidRPr="00FB47B8">
        <w:t>The Black Duck Hub:</w:t>
      </w:r>
      <w:r w:rsidRPr="00FB47B8">
        <w:rPr>
          <w:spacing w:val="-33"/>
        </w:rPr>
        <w:t xml:space="preserve"> </w:t>
      </w:r>
      <w:hyperlink r:id="rId59">
        <w:r w:rsidRPr="00FB47B8">
          <w:t>https://www.blackducksoftwar</w:t>
        </w:r>
      </w:hyperlink>
      <w:r w:rsidRPr="00FB47B8">
        <w:t>e.com/ products/hub</w:t>
      </w:r>
    </w:p>
    <w:p w:rsidR="00213F3F" w:rsidRPr="00FB47B8" w:rsidRDefault="00CD422C" w:rsidP="00FB47B8">
      <w:pPr>
        <w:pStyle w:val="Ibrahim"/>
        <w:spacing w:before="120"/>
      </w:pPr>
      <w:r w:rsidRPr="00FB47B8">
        <w:t xml:space="preserve">FOSSology:  </w:t>
      </w:r>
      <w:r w:rsidRPr="00FB47B8">
        <w:rPr>
          <w:spacing w:val="56"/>
        </w:rPr>
        <w:t xml:space="preserve"> </w:t>
      </w:r>
      <w:hyperlink r:id="rId60">
        <w:r w:rsidRPr="00FB47B8">
          <w:t>http://www.fossology.org/projects/fossology</w:t>
        </w:r>
      </w:hyperlink>
    </w:p>
    <w:p w:rsidR="00213F3F" w:rsidRPr="00FB47B8" w:rsidRDefault="00CD422C" w:rsidP="00FB47B8">
      <w:pPr>
        <w:pStyle w:val="Ibrahim"/>
        <w:spacing w:before="120"/>
        <w:rPr>
          <w:lang w:val="de-DE"/>
        </w:rPr>
      </w:pPr>
      <w:r w:rsidRPr="00FB47B8">
        <w:rPr>
          <w:lang w:val="de-DE"/>
        </w:rPr>
        <w:t>nexB DejaCode:</w:t>
      </w:r>
      <w:r w:rsidRPr="00FB47B8">
        <w:rPr>
          <w:spacing w:val="-32"/>
          <w:lang w:val="de-DE"/>
        </w:rPr>
        <w:t xml:space="preserve"> </w:t>
      </w:r>
      <w:r w:rsidR="00392415">
        <w:fldChar w:fldCharType="begin"/>
      </w:r>
      <w:r w:rsidR="00392415" w:rsidRPr="009F241C">
        <w:rPr>
          <w:lang w:val="de-DE"/>
          <w:rPrChange w:id="1321" w:author="Mieko Sato" w:date="2018-01-25T19:00:00Z">
            <w:rPr/>
          </w:rPrChange>
        </w:rPr>
        <w:instrText xml:space="preserve"> HYPERLINK "http://www.nexb.com/products.html" \h </w:instrText>
      </w:r>
      <w:r w:rsidR="00392415">
        <w:fldChar w:fldCharType="separate"/>
      </w:r>
      <w:r w:rsidRPr="00FB47B8">
        <w:rPr>
          <w:lang w:val="de-DE"/>
        </w:rPr>
        <w:t>http://www.nexb.com/products.html</w:t>
      </w:r>
      <w:r w:rsidR="00392415">
        <w:rPr>
          <w:lang w:val="de-DE"/>
        </w:rPr>
        <w:fldChar w:fldCharType="end"/>
      </w:r>
    </w:p>
    <w:p w:rsidR="00213F3F" w:rsidRPr="00FB47B8" w:rsidRDefault="00CD422C" w:rsidP="00FB47B8">
      <w:pPr>
        <w:pStyle w:val="Ibrahim"/>
        <w:spacing w:before="120"/>
      </w:pPr>
      <w:r w:rsidRPr="00FB47B8">
        <w:t>Open Logic Exchange:</w:t>
      </w:r>
      <w:r w:rsidRPr="00FB47B8">
        <w:rPr>
          <w:spacing w:val="-29"/>
        </w:rPr>
        <w:t xml:space="preserve"> </w:t>
      </w:r>
      <w:hyperlink r:id="rId61">
        <w:r w:rsidRPr="00FB47B8">
          <w:t>http://www.openlogic.com/products-</w:t>
        </w:r>
      </w:hyperlink>
      <w:r w:rsidRPr="00FB47B8">
        <w:t xml:space="preserve"> services/openlogic-exchange</w:t>
      </w:r>
    </w:p>
    <w:p w:rsidR="00213F3F" w:rsidRPr="00FB47B8" w:rsidRDefault="00CD422C" w:rsidP="00FB47B8">
      <w:pPr>
        <w:pStyle w:val="Ibrahim"/>
        <w:spacing w:before="120"/>
        <w:rPr>
          <w:lang w:val="de-DE"/>
        </w:rPr>
      </w:pPr>
      <w:r w:rsidRPr="00FB47B8">
        <w:rPr>
          <w:lang w:val="de-DE"/>
        </w:rPr>
        <w:t xml:space="preserve">Palamida   Enterprise: </w:t>
      </w:r>
      <w:r w:rsidRPr="00FB47B8">
        <w:rPr>
          <w:spacing w:val="42"/>
          <w:lang w:val="de-DE"/>
        </w:rPr>
        <w:t xml:space="preserve"> </w:t>
      </w:r>
      <w:r w:rsidR="00392415">
        <w:fldChar w:fldCharType="begin"/>
      </w:r>
      <w:r w:rsidR="00392415" w:rsidRPr="009F241C">
        <w:rPr>
          <w:lang w:val="de-DE"/>
          <w:rPrChange w:id="1322" w:author="Mieko Sato" w:date="2018-01-25T19:00:00Z">
            <w:rPr/>
          </w:rPrChange>
        </w:rPr>
        <w:instrText xml:space="preserve"> HYPERLINK "http://www.palamida.com/products/enterprise" \h </w:instrText>
      </w:r>
      <w:r w:rsidR="00392415">
        <w:fldChar w:fldCharType="separate"/>
      </w:r>
      <w:r w:rsidRPr="00FB47B8">
        <w:rPr>
          <w:lang w:val="de-DE"/>
        </w:rPr>
        <w:t>http://www.palamida.com/products/enterprise</w:t>
      </w:r>
      <w:r w:rsidR="00392415">
        <w:rPr>
          <w:lang w:val="de-DE"/>
        </w:rPr>
        <w:fldChar w:fldCharType="end"/>
      </w:r>
    </w:p>
    <w:p w:rsidR="00213F3F" w:rsidRPr="00FB47B8" w:rsidRDefault="00CD422C" w:rsidP="00FB47B8">
      <w:pPr>
        <w:pStyle w:val="Ibrahim"/>
        <w:spacing w:before="120"/>
      </w:pPr>
      <w:r w:rsidRPr="00FB47B8">
        <w:t>Protecode Enterprise:</w:t>
      </w:r>
      <w:r w:rsidRPr="00FB47B8">
        <w:rPr>
          <w:spacing w:val="-32"/>
        </w:rPr>
        <w:t xml:space="preserve"> </w:t>
      </w:r>
      <w:hyperlink r:id="rId62">
        <w:r w:rsidRPr="00FB47B8">
          <w:t>http://www.protecode.com/our-products/</w:t>
        </w:r>
      </w:hyperlink>
    </w:p>
    <w:p w:rsidR="00213F3F" w:rsidRPr="00FB47B8" w:rsidRDefault="00CD422C" w:rsidP="00FB47B8">
      <w:pPr>
        <w:pStyle w:val="Ibrahim"/>
        <w:spacing w:before="120"/>
      </w:pPr>
      <w:r w:rsidRPr="00FB47B8">
        <w:t xml:space="preserve">WhiteSource:   </w:t>
      </w:r>
      <w:r w:rsidRPr="00FB47B8">
        <w:rPr>
          <w:spacing w:val="2"/>
        </w:rPr>
        <w:t xml:space="preserve"> </w:t>
      </w:r>
      <w:hyperlink r:id="rId63">
        <w:r w:rsidRPr="00FB47B8">
          <w:t>http://www.whitesourcesoftware.com</w:t>
        </w:r>
      </w:hyperlink>
    </w:p>
    <w:p w:rsidR="00213F3F" w:rsidRDefault="00FB47B8" w:rsidP="00FB47B8">
      <w:r>
        <w:br w:type="page"/>
      </w:r>
    </w:p>
    <w:p w:rsidR="008A30AE" w:rsidRPr="007E57E9" w:rsidRDefault="008A30AE" w:rsidP="008A30AE">
      <w:pPr>
        <w:pStyle w:val="3"/>
        <w:spacing w:before="360" w:after="120"/>
      </w:pPr>
      <w:bookmarkStart w:id="1323" w:name="Project_Management_Tools"/>
      <w:bookmarkStart w:id="1324" w:name="Software_Bill_of_Material_(BOM)_Differen"/>
      <w:bookmarkStart w:id="1325" w:name="_Toc504728113"/>
      <w:bookmarkEnd w:id="1323"/>
      <w:bookmarkEnd w:id="1324"/>
      <w:r w:rsidRPr="007E57E9">
        <w:rPr>
          <w:rFonts w:hint="eastAsia"/>
        </w:rPr>
        <w:t>プロジェクト管理ツール</w:t>
      </w:r>
      <w:bookmarkEnd w:id="1325"/>
    </w:p>
    <w:p w:rsidR="008A30AE" w:rsidRPr="007E57E9" w:rsidRDefault="008A30AE" w:rsidP="008A30AE">
      <w:pPr>
        <w:pStyle w:val="Ibrahim0"/>
        <w:spacing w:before="120" w:after="120"/>
      </w:pPr>
      <w:r w:rsidRPr="007E57E9">
        <w:rPr>
          <w:rFonts w:hint="eastAsia"/>
        </w:rPr>
        <w:t>プロジェクト管理ツールは、コンプライアンス活動を管理し追跡するのに不可欠なものです。いくつかの企業では、カスタマイズしたコンプライアンス</w:t>
      </w:r>
      <w:r w:rsidRPr="007E57E9">
        <w:t xml:space="preserve"> ワークフローと共にバグ追跡ツールをすでに実際に利用しています。他の企業では、特定のプロジェクト管理ツールや自社開発ツールを利用しています。どちらにしても、ツールは、プロセスのある段階から別の段階へコンプライアンス チケットを移し、タスクやリソースの管理、時間追跡、email通知、プロジェクト統計、報告機能などを提供して、コンプライアンス プロセスのワークフローを反映させる</w:t>
      </w:r>
      <w:r w:rsidRPr="007E57E9">
        <w:rPr>
          <w:rFonts w:hint="eastAsia"/>
        </w:rPr>
        <w:t>べきです。</w:t>
      </w:r>
    </w:p>
    <w:p w:rsidR="008A30AE" w:rsidRPr="007E57E9" w:rsidRDefault="008A30AE" w:rsidP="008A30AE">
      <w:pPr>
        <w:pStyle w:val="Ibrahim0"/>
        <w:spacing w:before="120" w:after="120"/>
      </w:pPr>
      <w:r w:rsidRPr="007E57E9">
        <w:rPr>
          <w:rFonts w:hint="eastAsia"/>
        </w:rPr>
        <w:t>コンプライアンスで広く利用される不具合追跡ツールの例</w:t>
      </w:r>
    </w:p>
    <w:p w:rsidR="00213F3F" w:rsidRDefault="00CD422C" w:rsidP="008A30AE">
      <w:pPr>
        <w:pStyle w:val="Ibrahim"/>
        <w:spacing w:before="120"/>
      </w:pPr>
      <w:r>
        <w:rPr>
          <w:color w:val="3A3833"/>
        </w:rPr>
        <w:t xml:space="preserve">Bugzilla: </w:t>
      </w:r>
      <w:r>
        <w:rPr>
          <w:color w:val="3A3833"/>
          <w:spacing w:val="55"/>
        </w:rPr>
        <w:t xml:space="preserve"> </w:t>
      </w:r>
      <w:hyperlink r:id="rId64">
        <w:r>
          <w:rPr>
            <w:color w:val="3A3833"/>
          </w:rPr>
          <w:t>https://www.bugzilla.org/</w:t>
        </w:r>
      </w:hyperlink>
    </w:p>
    <w:p w:rsidR="00213F3F" w:rsidRDefault="00CD422C" w:rsidP="008A30AE">
      <w:pPr>
        <w:pStyle w:val="Ibrahim"/>
        <w:spacing w:before="120"/>
      </w:pPr>
      <w:r>
        <w:rPr>
          <w:color w:val="3A3833"/>
        </w:rPr>
        <w:t>IBM</w:t>
      </w:r>
      <w:r>
        <w:rPr>
          <w:color w:val="3A3833"/>
          <w:spacing w:val="-24"/>
        </w:rPr>
        <w:t xml:space="preserve"> </w:t>
      </w:r>
      <w:r>
        <w:rPr>
          <w:color w:val="3A3833"/>
        </w:rPr>
        <w:t>Rationale</w:t>
      </w:r>
      <w:r>
        <w:rPr>
          <w:color w:val="3A3833"/>
          <w:spacing w:val="-24"/>
        </w:rPr>
        <w:t xml:space="preserve"> </w:t>
      </w:r>
      <w:r>
        <w:rPr>
          <w:color w:val="3A3833"/>
        </w:rPr>
        <w:t>ClearQuest:</w:t>
      </w:r>
      <w:r>
        <w:rPr>
          <w:color w:val="3A3833"/>
          <w:spacing w:val="-24"/>
        </w:rPr>
        <w:t xml:space="preserve"> </w:t>
      </w:r>
      <w:hyperlink r:id="rId65">
        <w:r>
          <w:rPr>
            <w:color w:val="3A3833"/>
          </w:rPr>
          <w:t>http://www.ibm.com/software/products/</w:t>
        </w:r>
      </w:hyperlink>
      <w:r>
        <w:rPr>
          <w:color w:val="3A3833"/>
        </w:rPr>
        <w:t xml:space="preserve"> en/clearquest/</w:t>
      </w:r>
    </w:p>
    <w:p w:rsidR="00213F3F" w:rsidRDefault="00CD422C" w:rsidP="008A30AE">
      <w:pPr>
        <w:pStyle w:val="Ibrahim"/>
        <w:spacing w:before="120"/>
      </w:pPr>
      <w:r>
        <w:rPr>
          <w:color w:val="3A3833"/>
        </w:rPr>
        <w:t xml:space="preserve">JIRA:  </w:t>
      </w:r>
      <w:r>
        <w:rPr>
          <w:color w:val="3A3833"/>
          <w:spacing w:val="24"/>
        </w:rPr>
        <w:t xml:space="preserve"> </w:t>
      </w:r>
      <w:hyperlink r:id="rId66">
        <w:r>
          <w:rPr>
            <w:color w:val="3A3833"/>
          </w:rPr>
          <w:t>https://www.atlassian.com/softwar</w:t>
        </w:r>
      </w:hyperlink>
      <w:r>
        <w:rPr>
          <w:color w:val="3A3833"/>
        </w:rPr>
        <w:t>e/jira</w:t>
      </w:r>
    </w:p>
    <w:p w:rsidR="00213F3F" w:rsidRDefault="00CD422C" w:rsidP="008A30AE">
      <w:pPr>
        <w:pStyle w:val="Ibrahim"/>
        <w:spacing w:before="120"/>
      </w:pPr>
      <w:r>
        <w:rPr>
          <w:color w:val="3A3833"/>
        </w:rPr>
        <w:t>Redmine:</w:t>
      </w:r>
      <w:r>
        <w:rPr>
          <w:color w:val="3A3833"/>
          <w:spacing w:val="-31"/>
        </w:rPr>
        <w:t xml:space="preserve"> </w:t>
      </w:r>
      <w:hyperlink r:id="rId67">
        <w:r>
          <w:rPr>
            <w:color w:val="3A3833"/>
          </w:rPr>
          <w:t>http://www.redmine.org/</w:t>
        </w:r>
      </w:hyperlink>
    </w:p>
    <w:p w:rsidR="00213F3F" w:rsidRDefault="00CD422C" w:rsidP="008A30AE">
      <w:pPr>
        <w:pStyle w:val="Ibrahim"/>
        <w:spacing w:before="120"/>
      </w:pPr>
      <w:r>
        <w:rPr>
          <w:color w:val="3A3833"/>
        </w:rPr>
        <w:t xml:space="preserve">Bugzilla: </w:t>
      </w:r>
      <w:r>
        <w:rPr>
          <w:color w:val="3A3833"/>
          <w:spacing w:val="55"/>
        </w:rPr>
        <w:t xml:space="preserve"> </w:t>
      </w:r>
      <w:hyperlink r:id="rId68">
        <w:r>
          <w:rPr>
            <w:color w:val="3A3833"/>
          </w:rPr>
          <w:t>https://www.bugzilla.org/</w:t>
        </w:r>
      </w:hyperlink>
    </w:p>
    <w:p w:rsidR="008A30AE" w:rsidRPr="007E57E9" w:rsidRDefault="008A30AE" w:rsidP="008A30AE">
      <w:pPr>
        <w:pStyle w:val="3"/>
        <w:spacing w:before="360" w:after="120"/>
      </w:pPr>
      <w:bookmarkStart w:id="1326" w:name="_Toc504728114"/>
      <w:r w:rsidRPr="007E57E9">
        <w:rPr>
          <w:rFonts w:hint="eastAsia"/>
        </w:rPr>
        <w:t>ソフトウェア</w:t>
      </w:r>
      <w:r w:rsidRPr="007E57E9">
        <w:t>BOM差分ツール</w:t>
      </w:r>
      <w:bookmarkEnd w:id="1326"/>
    </w:p>
    <w:p w:rsidR="008A30AE" w:rsidRPr="007E57E9" w:rsidRDefault="008A30AE" w:rsidP="008A30AE">
      <w:pPr>
        <w:pStyle w:val="Ibrahim0"/>
        <w:spacing w:before="120" w:after="120"/>
      </w:pPr>
      <w:r w:rsidRPr="007E57E9">
        <w:rPr>
          <w:rFonts w:hint="eastAsia"/>
        </w:rPr>
        <w:t>ソフトウェア</w:t>
      </w:r>
      <w:r w:rsidRPr="007E57E9">
        <w:t>BOM差分ツールの目的は、二つのBOMの差分を計算し、変更リストを生成することです。このようなツールは、（例えば、リリース1.1から1.2へ移行するなど）既存のベース コードの新しいバージョンを扱う時、インクリメンタル コンプライアンスを効率的に実施するのを可能にします。BOM差分ツールへの入力は、製品やサービスのコード ベースの二つのバージョンのコンポーネント リストを示す二つのBOMファイルです。BOM差分ツールの出力は、新しいコンポーネント、使わなくなったコンポーネント、および変更されたコ</w:t>
      </w:r>
      <w:r w:rsidRPr="007E57E9">
        <w:rPr>
          <w:rFonts w:hint="eastAsia"/>
        </w:rPr>
        <w:t>ンポーネントのリストです。</w:t>
      </w:r>
    </w:p>
    <w:p w:rsidR="00213F3F" w:rsidRDefault="008A30AE" w:rsidP="002D0112">
      <w:pPr>
        <w:pStyle w:val="Ibrahim0"/>
        <w:spacing w:before="120" w:after="120"/>
      </w:pPr>
      <w:r w:rsidRPr="007E57E9">
        <w:t>BOM管理ツールは、物理的な製造の世界には多くのものがありますが、オープン ソース ソフトウェアの管理用途のものは少ないです。著者の経験では、オープン ソース管理プロセスを支援するBOM差分ツールは</w:t>
      </w:r>
      <w:r w:rsidRPr="007E57E9">
        <w:rPr>
          <w:rFonts w:hint="eastAsia"/>
        </w:rPr>
        <w:t>通常、自社内製であるか、かつ／または、既存ツールや機能をより集めて作られたものです。</w:t>
      </w:r>
      <w:r w:rsidRPr="007E57E9">
        <w:t>BOMのフォーマットにも依存しますが、ウェブベースでBOMバージョン比較を作成するために、コマンドラインのdiffツールや、生産性ツール(spreadsheets等)や、ディレクトリ比較ツール、ビルドや連続統合ツールからの報告に加えて、これらを結合するスクリプトを利用することが可能です。図25は、図での説明目的のために作られてものですが、自社内製のBOM差分ツールのサンプル出力を示しています。</w:t>
      </w:r>
    </w:p>
    <w:p w:rsidR="00213F3F" w:rsidRDefault="00CD422C">
      <w:pPr>
        <w:pStyle w:val="a3"/>
        <w:spacing w:before="120" w:after="120"/>
        <w:rPr>
          <w:sz w:val="10"/>
          <w:lang w:eastAsia="ja-JP"/>
        </w:rPr>
      </w:pPr>
      <w:r>
        <w:rPr>
          <w:noProof/>
        </w:rPr>
        <w:drawing>
          <wp:anchor distT="0" distB="0" distL="0" distR="0" simplePos="0" relativeHeight="251795456" behindDoc="0" locked="0" layoutInCell="1" allowOverlap="1">
            <wp:simplePos x="0" y="0"/>
            <wp:positionH relativeFrom="page">
              <wp:posOffset>380847</wp:posOffset>
            </wp:positionH>
            <wp:positionV relativeFrom="paragraph">
              <wp:posOffset>99290</wp:posOffset>
            </wp:positionV>
            <wp:extent cx="4647819" cy="1609344"/>
            <wp:effectExtent l="0" t="0" r="0" b="0"/>
            <wp:wrapTopAndBottom/>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69" cstate="print"/>
                    <a:stretch>
                      <a:fillRect/>
                    </a:stretch>
                  </pic:blipFill>
                  <pic:spPr>
                    <a:xfrm>
                      <a:off x="0" y="0"/>
                      <a:ext cx="4647819" cy="1609344"/>
                    </a:xfrm>
                    <a:prstGeom prst="rect">
                      <a:avLst/>
                    </a:prstGeom>
                  </pic:spPr>
                </pic:pic>
              </a:graphicData>
            </a:graphic>
          </wp:anchor>
        </w:drawing>
      </w:r>
    </w:p>
    <w:p w:rsidR="002D0112" w:rsidRPr="007E57E9" w:rsidRDefault="002D0112" w:rsidP="002D0112">
      <w:pPr>
        <w:pStyle w:val="Ibrahim2"/>
        <w:spacing w:after="120"/>
      </w:pPr>
      <w:r w:rsidRPr="007E57E9">
        <w:rPr>
          <w:rFonts w:hint="eastAsia"/>
        </w:rPr>
        <w:t>図</w:t>
      </w:r>
      <w:r w:rsidRPr="007E57E9">
        <w:t>25</w:t>
      </w:r>
      <w:r>
        <w:rPr>
          <w:rFonts w:hint="eastAsia"/>
        </w:rPr>
        <w:t>：</w:t>
      </w:r>
      <w:r w:rsidRPr="007E57E9">
        <w:t>BOM差分報告の例</w:t>
      </w:r>
    </w:p>
    <w:p w:rsidR="002D0112" w:rsidRPr="007E57E9" w:rsidRDefault="002D0112" w:rsidP="002D0112">
      <w:pPr>
        <w:pStyle w:val="3"/>
        <w:spacing w:before="360" w:after="120"/>
      </w:pPr>
      <w:bookmarkStart w:id="1327" w:name="_Toc504728115"/>
      <w:r w:rsidRPr="007E57E9">
        <w:rPr>
          <w:rFonts w:hint="eastAsia"/>
        </w:rPr>
        <w:t>リンク解析ツール</w:t>
      </w:r>
      <w:bookmarkEnd w:id="1327"/>
    </w:p>
    <w:p w:rsidR="002D0112" w:rsidRPr="007E57E9" w:rsidRDefault="002D0112" w:rsidP="002D0112">
      <w:pPr>
        <w:pStyle w:val="Ibrahim0"/>
        <w:spacing w:before="120" w:after="120"/>
      </w:pPr>
      <w:r w:rsidRPr="007E57E9">
        <w:rPr>
          <w:rFonts w:hint="eastAsia"/>
        </w:rPr>
        <w:t>依存関係解析ツールの目的は、</w:t>
      </w:r>
      <w:r w:rsidRPr="007E57E9">
        <w:t>CやC++言語に特有の話題ですが、動的リンク、静的リンクのレベルで問題のあるコードの組み合わせにフラグを付けることです。このツールは、ツールの使用者が事前に定義したライセンス ポリシーに基づいて、バイナリとライブラリのライセンス間のリンクの矛盾を特定します。</w:t>
      </w:r>
    </w:p>
    <w:p w:rsidR="002D0112" w:rsidRPr="007E57E9" w:rsidRDefault="002D0112" w:rsidP="002D0112">
      <w:pPr>
        <w:pStyle w:val="Ibrahim0"/>
        <w:spacing w:before="120" w:after="120"/>
      </w:pPr>
      <w:r w:rsidRPr="007E57E9">
        <w:rPr>
          <w:rFonts w:hint="eastAsia"/>
        </w:rPr>
        <w:t>上記のソース</w:t>
      </w:r>
      <w:r w:rsidRPr="007E57E9">
        <w:t xml:space="preserve"> コード特定ツール、多くの静的解析ツール、ビルドや統合の報告ツール、自社内製のコード解析ツールなど、依存関係を解析するために一緒に利用されるツールが多くあります。依存関係マッピングに対する主な要求事項は、以下の機能です。</w:t>
      </w:r>
    </w:p>
    <w:p w:rsidR="002D0112" w:rsidRPr="007E57E9" w:rsidRDefault="002D0112" w:rsidP="002D0112">
      <w:pPr>
        <w:pStyle w:val="Ibrahim"/>
        <w:spacing w:before="120"/>
      </w:pPr>
      <w:r w:rsidRPr="007E57E9">
        <w:t>バイナリとライブラリ間のリンクを特定します。</w:t>
      </w:r>
    </w:p>
    <w:p w:rsidR="002D0112" w:rsidRDefault="002D0112" w:rsidP="002D0112">
      <w:pPr>
        <w:pStyle w:val="Ibrahim"/>
        <w:spacing w:before="120"/>
      </w:pPr>
      <w:r w:rsidRPr="007E57E9">
        <w:t>バイナリとライブラリのライセンスを特定します。</w:t>
      </w:r>
    </w:p>
    <w:p w:rsidR="002D0112" w:rsidRPr="007E57E9" w:rsidRDefault="002D0112" w:rsidP="002D0112">
      <w:pPr>
        <w:pStyle w:val="Ibrahim"/>
        <w:spacing w:before="120"/>
      </w:pPr>
      <w:r w:rsidRPr="007E57E9">
        <w:t>ライセンス スキャン ツールと接続します。</w:t>
      </w:r>
    </w:p>
    <w:p w:rsidR="002D0112" w:rsidRPr="002D0112" w:rsidRDefault="002D0112" w:rsidP="002D0112">
      <w:pPr>
        <w:pStyle w:val="Ibrahim"/>
        <w:spacing w:before="120"/>
      </w:pPr>
      <w:r w:rsidRPr="007E57E9">
        <w:t>（GPLで許諾されたコードとのリンクなど）方針から逸脱しているリンクにフラグを付け、企業方針と合うように構成します。</w:t>
      </w:r>
      <w:r>
        <w:br w:type="page"/>
      </w:r>
    </w:p>
    <w:p w:rsidR="002D0112" w:rsidRPr="007E57E9" w:rsidRDefault="002D0112" w:rsidP="002D0112">
      <w:pPr>
        <w:pStyle w:val="Ibrahim0"/>
        <w:spacing w:before="120" w:after="120"/>
      </w:pPr>
      <w:r w:rsidRPr="007E57E9">
        <w:rPr>
          <w:rFonts w:hint="eastAsia"/>
        </w:rPr>
        <w:t>著者の経験では、依存関係マッピング</w:t>
      </w:r>
      <w:r w:rsidRPr="007E57E9">
        <w:t xml:space="preserve"> ツールは、BOMツールとよく似ていますが、通常、自社内製であるか、かつ／または、既存ツールや機能をより集めて作られたものです。</w:t>
      </w:r>
    </w:p>
    <w:p w:rsidR="00213F3F" w:rsidRDefault="002D0112" w:rsidP="002D0112">
      <w:pPr>
        <w:pStyle w:val="Ibrahim0"/>
        <w:spacing w:before="120" w:after="120"/>
        <w:sectPr w:rsidR="00213F3F" w:rsidSect="0029058B">
          <w:pgSz w:w="8400" w:h="11910" w:code="11"/>
          <w:pgMar w:top="440" w:right="0" w:bottom="340" w:left="0" w:header="340" w:footer="153" w:gutter="0"/>
          <w:cols w:space="720"/>
        </w:sectPr>
      </w:pPr>
      <w:r w:rsidRPr="007E57E9">
        <w:rPr>
          <w:rFonts w:hint="eastAsia"/>
        </w:rPr>
        <w:t>このタイプのオープン</w:t>
      </w:r>
      <w:r w:rsidRPr="007E57E9">
        <w:t xml:space="preserve"> ソースの既存ツールとしては、Linux FoundationのDep-Checkerがあります (</w:t>
      </w:r>
      <w:hyperlink r:id="rId70" w:history="1">
        <w:r w:rsidRPr="009E56DB">
          <w:rPr>
            <w:rStyle w:val="ac"/>
          </w:rPr>
          <w:t>http://git.linuxfoundation.org/dep-checker.git/</w:t>
        </w:r>
      </w:hyperlink>
      <w:r w:rsidRPr="007E57E9">
        <w:t>)</w:t>
      </w:r>
      <w:r>
        <w:rPr>
          <w:rFonts w:hint="eastAsia"/>
        </w:rPr>
        <w:t>。</w:t>
      </w:r>
    </w:p>
    <w:p w:rsidR="00197474" w:rsidRPr="007E57E9" w:rsidRDefault="00197474" w:rsidP="00197474">
      <w:pPr>
        <w:pStyle w:val="1"/>
      </w:pPr>
      <w:bookmarkStart w:id="1328" w:name="CHAPTER_7"/>
      <w:bookmarkStart w:id="1329" w:name="MANAGING_COMPLIANCE_INQUIRIES"/>
      <w:bookmarkStart w:id="1330" w:name="_Toc504728116"/>
      <w:bookmarkEnd w:id="1328"/>
      <w:bookmarkEnd w:id="1329"/>
      <w:r w:rsidRPr="007E57E9">
        <w:rPr>
          <w:rFonts w:hint="eastAsia"/>
        </w:rPr>
        <w:t>第</w:t>
      </w:r>
      <w:r w:rsidRPr="007E57E9">
        <w:t>7章</w:t>
      </w:r>
      <w:r>
        <w:br/>
      </w:r>
      <w:r w:rsidRPr="00491DFB">
        <w:rPr>
          <w:rFonts w:hint="eastAsia"/>
          <w:color w:val="auto"/>
          <w:sz w:val="32"/>
          <w:szCs w:val="32"/>
        </w:rPr>
        <w:t>コンプライアンスに関する照会の管理</w:t>
      </w:r>
      <w:bookmarkEnd w:id="1330"/>
    </w:p>
    <w:p w:rsidR="00197474" w:rsidRPr="007E57E9" w:rsidRDefault="00197474" w:rsidP="00197474">
      <w:pPr>
        <w:pStyle w:val="Ibrahim0"/>
        <w:spacing w:before="120" w:after="120"/>
      </w:pPr>
      <w:r w:rsidRPr="007E57E9">
        <w:rPr>
          <w:rFonts w:hint="eastAsia"/>
        </w:rPr>
        <w:t>この章は、コンプライアンスに関する照会を扱うガイドラインについて示します。これらのガイドラインは、申し立てを調査している間に申立人に対して肯定的で協力的な態度を維持することと、ライセンス違反が実際に起きた時には適切な行動を取ることを、確実にします。</w:t>
      </w:r>
    </w:p>
    <w:p w:rsidR="00197474" w:rsidRPr="007E57E9" w:rsidRDefault="00197474" w:rsidP="00197474">
      <w:pPr>
        <w:pStyle w:val="Ibrahim0"/>
        <w:spacing w:before="120" w:after="120"/>
      </w:pPr>
      <w:r w:rsidRPr="007E57E9">
        <w:rPr>
          <w:rFonts w:hint="eastAsia"/>
        </w:rPr>
        <w:t>コンプライアンス情報の提供要求を無視した後に、否定的な評判を受けたり、かつ／または、法的手続きを受けた組織、コンプライアンスに関する照会をどう扱えばよいかわからなかった組織、コンプライアンス</w:t>
      </w:r>
      <w:r w:rsidRPr="007E57E9">
        <w:t xml:space="preserve"> プログラムを持っていなかったり整備していない組織、ライセンスが強制的でないと（誤って）考えて協力を単に拒む組織があります。今日、ベスト プラクティスは、これらのアプローチがいずれの関係者の利益にもならないことを教えてくれます。</w:t>
      </w:r>
      <w:ins w:id="1331" w:author="Mieko Sato" w:date="2018-01-25T17:03:00Z">
        <w:r w:rsidR="002D295D" w:rsidRPr="002D295D">
          <w:rPr>
            <w:rFonts w:hint="eastAsia"/>
            <w:highlight w:val="yellow"/>
            <w:rPrChange w:id="1332" w:author="Mieko Sato" w:date="2018-01-25T17:03:00Z">
              <w:rPr>
                <w:rFonts w:hint="eastAsia"/>
              </w:rPr>
            </w:rPrChange>
          </w:rPr>
          <w:t>したがって</w:t>
        </w:r>
      </w:ins>
      <w:del w:id="1333" w:author="Mieko Sato" w:date="2018-01-25T17:03:00Z">
        <w:r w:rsidRPr="002D295D" w:rsidDel="002D295D">
          <w:rPr>
            <w:highlight w:val="yellow"/>
            <w:rPrChange w:id="1334" w:author="Mieko Sato" w:date="2018-01-25T17:03:00Z">
              <w:rPr/>
            </w:rPrChange>
          </w:rPr>
          <w:delText>従って</w:delText>
        </w:r>
      </w:del>
      <w:r w:rsidRPr="002D295D">
        <w:rPr>
          <w:highlight w:val="yellow"/>
          <w:rPrChange w:id="1335" w:author="Mieko Sato" w:date="2018-01-25T17:03:00Z">
            <w:rPr/>
          </w:rPrChange>
        </w:rPr>
        <w:t>、</w:t>
      </w:r>
      <w:r w:rsidRPr="007E57E9">
        <w:t>企業は、コンプライアンスに関する照会を無視するべきではありません。むしろ、照会を受け取</w:t>
      </w:r>
      <w:r w:rsidRPr="007E57E9">
        <w:rPr>
          <w:rFonts w:hint="eastAsia"/>
        </w:rPr>
        <w:t>ったことを知らせ、照会者に回答を保留していることを伝え、回答予定日を知らせるべきです。</w:t>
      </w:r>
    </w:p>
    <w:p w:rsidR="00197474" w:rsidRPr="007E57E9" w:rsidRDefault="00197474" w:rsidP="00197474">
      <w:pPr>
        <w:pStyle w:val="Ibrahim0"/>
        <w:spacing w:before="120" w:after="120"/>
      </w:pPr>
      <w:r w:rsidRPr="007E57E9">
        <w:rPr>
          <w:rFonts w:hint="eastAsia"/>
        </w:rPr>
        <w:t>コンプライアンスに関する照会は、以下の要求も含まれます。</w:t>
      </w:r>
    </w:p>
    <w:p w:rsidR="00197474" w:rsidRPr="007E57E9" w:rsidRDefault="00197474" w:rsidP="00B55F91">
      <w:pPr>
        <w:pStyle w:val="Ibrahim"/>
        <w:spacing w:before="120"/>
      </w:pPr>
      <w:r w:rsidRPr="007E57E9">
        <w:t>GPL</w:t>
      </w:r>
      <w:del w:id="1336" w:author="Mieko Sato" w:date="2018-01-25T16:43:00Z">
        <w:r w:rsidRPr="007E57E9" w:rsidDel="00D56E5E">
          <w:rPr>
            <w:rFonts w:hint="eastAsia"/>
          </w:rPr>
          <w:delText>,</w:delText>
        </w:r>
      </w:del>
      <w:ins w:id="1337" w:author="Mieko Sato" w:date="2018-01-25T16:43:00Z">
        <w:r w:rsidR="00D56E5E">
          <w:rPr>
            <w:rFonts w:hint="eastAsia"/>
          </w:rPr>
          <w:t>、</w:t>
        </w:r>
      </w:ins>
      <w:del w:id="1338" w:author="Mieko Sato" w:date="2018-01-25T16:43:00Z">
        <w:r w:rsidRPr="007E57E9" w:rsidDel="00D56E5E">
          <w:delText xml:space="preserve"> </w:delText>
        </w:r>
      </w:del>
      <w:r w:rsidRPr="007E57E9">
        <w:t>LGPLやその他のライセンスで許諾されたソース コードを提供するという文書通知に従って行われる、ソース コードへのアクセス</w:t>
      </w:r>
    </w:p>
    <w:p w:rsidR="00197474" w:rsidRPr="007E57E9" w:rsidRDefault="00197474" w:rsidP="00B55F91">
      <w:pPr>
        <w:pStyle w:val="Ibrahim"/>
        <w:spacing w:before="120"/>
      </w:pPr>
      <w:r w:rsidRPr="007E57E9">
        <w:t>製品内にあることがわかったが、開示されていないコンポーネントに関するソース コードへのアクセス</w:t>
      </w:r>
    </w:p>
    <w:p w:rsidR="00197474" w:rsidRPr="007E57E9" w:rsidRDefault="00197474" w:rsidP="00B55F91">
      <w:pPr>
        <w:pStyle w:val="Ibrahim"/>
        <w:spacing w:before="120"/>
      </w:pPr>
      <w:r w:rsidRPr="007E57E9">
        <w:t>特定のオープン ソース コンポーネントが製品やサービスで利用されているかどうかの確認</w:t>
      </w:r>
    </w:p>
    <w:p w:rsidR="00197474" w:rsidRPr="007E57E9" w:rsidRDefault="00197474" w:rsidP="00B55F91">
      <w:pPr>
        <w:pStyle w:val="Ibrahim"/>
        <w:spacing w:before="120"/>
      </w:pPr>
      <w:r w:rsidRPr="007E57E9">
        <w:t>無効となった帰属や著作権の通知に対する更新</w:t>
      </w:r>
    </w:p>
    <w:p w:rsidR="00197474" w:rsidRPr="007E57E9" w:rsidRDefault="00197474" w:rsidP="00B55F91">
      <w:pPr>
        <w:pStyle w:val="Ibrahim"/>
        <w:spacing w:before="120"/>
      </w:pPr>
      <w:r w:rsidRPr="007E57E9">
        <w:t>ライセンス義務の一環として入手可能になっているオープン ソース パッケージにおいて、抜けているファイルの提供</w:t>
      </w:r>
    </w:p>
    <w:p w:rsidR="00B55F91" w:rsidRDefault="00B55F91">
      <w:pPr>
        <w:rPr>
          <w:rFonts w:hAnsi="メイリオ"/>
          <w:lang w:eastAsia="ja-JP"/>
        </w:rPr>
      </w:pPr>
      <w:r>
        <w:rPr>
          <w:rFonts w:hAnsi="メイリオ"/>
          <w:lang w:eastAsia="ja-JP"/>
        </w:rPr>
        <w:br w:type="page"/>
      </w:r>
    </w:p>
    <w:p w:rsidR="00197474" w:rsidRPr="007E57E9" w:rsidRDefault="00197474" w:rsidP="00491DFB">
      <w:pPr>
        <w:pStyle w:val="Ibrahim0"/>
        <w:spacing w:before="120" w:after="120"/>
      </w:pPr>
      <w:r w:rsidRPr="007E57E9">
        <w:rPr>
          <w:rFonts w:hint="eastAsia"/>
        </w:rPr>
        <w:t>企業は、通常、コンプライアンスに関する照会を、書面による申出やオープン</w:t>
      </w:r>
      <w:r w:rsidRPr="007E57E9">
        <w:t xml:space="preserve"> ソース通知の一部として案内している専用emailアドレス経由で受け取ります。</w:t>
      </w:r>
    </w:p>
    <w:p w:rsidR="00197474" w:rsidRPr="007E57E9" w:rsidRDefault="00197474" w:rsidP="00491DFB">
      <w:pPr>
        <w:pStyle w:val="2"/>
      </w:pPr>
      <w:bookmarkStart w:id="1339" w:name="_Toc504728117"/>
      <w:r w:rsidRPr="007E57E9">
        <w:rPr>
          <w:rFonts w:hint="eastAsia"/>
        </w:rPr>
        <w:t>コンプライアンスに関する照会への対応</w:t>
      </w:r>
      <w:bookmarkEnd w:id="1339"/>
    </w:p>
    <w:p w:rsidR="00213F3F" w:rsidRDefault="00197474" w:rsidP="00491DFB">
      <w:pPr>
        <w:pStyle w:val="Ibrahim0"/>
        <w:spacing w:before="120" w:after="120"/>
      </w:pPr>
      <w:r w:rsidRPr="007E57E9">
        <w:rPr>
          <w:rFonts w:hint="eastAsia"/>
        </w:rPr>
        <w:t>この節では、コンプライアンスに関する照会への対応方法について紹介します。図</w:t>
      </w:r>
      <w:r w:rsidRPr="007E57E9">
        <w:t>26は、照会を受け取ってからクローズするまでの各段階を説明する、コンプライアンスに関する照会への対応プロセス例を提示します。</w:t>
      </w:r>
    </w:p>
    <w:p w:rsidR="00213F3F" w:rsidRDefault="00CD422C">
      <w:pPr>
        <w:pStyle w:val="a3"/>
        <w:spacing w:before="120" w:after="120"/>
        <w:rPr>
          <w:sz w:val="10"/>
          <w:lang w:eastAsia="ja-JP"/>
        </w:rPr>
      </w:pPr>
      <w:r>
        <w:rPr>
          <w:noProof/>
        </w:rPr>
        <w:drawing>
          <wp:anchor distT="0" distB="0" distL="0" distR="0" simplePos="0" relativeHeight="251820032" behindDoc="0" locked="0" layoutInCell="1" allowOverlap="1">
            <wp:simplePos x="0" y="0"/>
            <wp:positionH relativeFrom="page">
              <wp:posOffset>628103</wp:posOffset>
            </wp:positionH>
            <wp:positionV relativeFrom="paragraph">
              <wp:posOffset>99289</wp:posOffset>
            </wp:positionV>
            <wp:extent cx="4138222" cy="3202114"/>
            <wp:effectExtent l="0" t="0" r="0" b="0"/>
            <wp:wrapTopAndBottom/>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jpeg"/>
                    <pic:cNvPicPr/>
                  </pic:nvPicPr>
                  <pic:blipFill>
                    <a:blip r:embed="rId71" cstate="print"/>
                    <a:stretch>
                      <a:fillRect/>
                    </a:stretch>
                  </pic:blipFill>
                  <pic:spPr>
                    <a:xfrm>
                      <a:off x="0" y="0"/>
                      <a:ext cx="4138222" cy="3202114"/>
                    </a:xfrm>
                    <a:prstGeom prst="rect">
                      <a:avLst/>
                    </a:prstGeom>
                  </pic:spPr>
                </pic:pic>
              </a:graphicData>
            </a:graphic>
          </wp:anchor>
        </w:drawing>
      </w:r>
    </w:p>
    <w:p w:rsidR="00491DFB" w:rsidRPr="007E57E9" w:rsidRDefault="00491DFB" w:rsidP="00491DFB">
      <w:pPr>
        <w:pStyle w:val="Ibrahim2"/>
        <w:spacing w:after="120"/>
      </w:pPr>
      <w:r w:rsidRPr="007E57E9">
        <w:rPr>
          <w:rFonts w:hint="eastAsia"/>
        </w:rPr>
        <w:t>図</w:t>
      </w:r>
      <w:r w:rsidRPr="007E57E9">
        <w:t>26</w:t>
      </w:r>
      <w:r>
        <w:rPr>
          <w:rFonts w:hint="eastAsia"/>
        </w:rPr>
        <w:t>：</w:t>
      </w:r>
      <w:r w:rsidRPr="007E57E9">
        <w:t>コンプライアンスに関する照会へ対応するプロセス</w:t>
      </w:r>
    </w:p>
    <w:p w:rsidR="00491DFB" w:rsidRPr="007E57E9" w:rsidRDefault="00491DFB" w:rsidP="00491DFB">
      <w:pPr>
        <w:pStyle w:val="3"/>
        <w:spacing w:before="360" w:after="120"/>
      </w:pPr>
      <w:bookmarkStart w:id="1340" w:name="_Toc504728118"/>
      <w:r w:rsidRPr="007E57E9">
        <w:rPr>
          <w:rFonts w:hint="eastAsia"/>
        </w:rPr>
        <w:t>確認</w:t>
      </w:r>
      <w:bookmarkEnd w:id="1340"/>
    </w:p>
    <w:p w:rsidR="00491DFB" w:rsidRDefault="00491DFB" w:rsidP="00491DFB">
      <w:pPr>
        <w:pStyle w:val="Ibrahim0"/>
        <w:spacing w:before="120" w:after="120"/>
      </w:pPr>
      <w:r w:rsidRPr="007E57E9">
        <w:rPr>
          <w:rFonts w:hint="eastAsia"/>
        </w:rPr>
        <w:t>コンプライアンスに関する照会を受け取ったら、照会を受け取ったことを伝え、期日を定めて調査を約束するなどの応答をすぐに行うべきです。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Ibrahim0"/>
        <w:spacing w:before="120" w:after="120"/>
      </w:pPr>
      <w:r w:rsidRPr="007E57E9">
        <w:rPr>
          <w:rFonts w:hint="eastAsia"/>
        </w:rPr>
        <w:t>照会者の身元と動機を理解し、主張が正当で正確なものでその時点で意味のあるものかを確認するのは重要です。照会者がライセンスを十分に理解しておらず、誤った仮定で照会を提出することがしばしばあることを理解します。照会が情報を欠いている時には、追加で次のような確認を要求します。</w:t>
      </w:r>
    </w:p>
    <w:p w:rsidR="00491DFB" w:rsidRDefault="00491DFB" w:rsidP="00491DFB">
      <w:pPr>
        <w:pStyle w:val="Ibrahim"/>
        <w:spacing w:before="120"/>
      </w:pPr>
      <w:r w:rsidRPr="007E57E9">
        <w:t>影響のある製品やサービスや、該当するコードの名前</w:t>
      </w:r>
    </w:p>
    <w:p w:rsidR="00491DFB" w:rsidRPr="007E57E9" w:rsidRDefault="00491DFB" w:rsidP="00491DFB">
      <w:pPr>
        <w:pStyle w:val="Ibrahim"/>
        <w:spacing w:before="120"/>
      </w:pPr>
      <w:r w:rsidRPr="007E57E9">
        <w:t>違反があると信じる理由</w:t>
      </w:r>
    </w:p>
    <w:p w:rsidR="00491DFB" w:rsidRDefault="00491DFB" w:rsidP="00491DFB">
      <w:pPr>
        <w:pStyle w:val="Ibrahim"/>
        <w:spacing w:before="120"/>
      </w:pPr>
      <w:r w:rsidRPr="007E57E9">
        <w:t>プロジェクト コードと違反状態にあるライセンスの名前</w:t>
      </w:r>
    </w:p>
    <w:p w:rsidR="00491DFB" w:rsidRPr="007E57E9" w:rsidRDefault="00491DFB" w:rsidP="00491DFB">
      <w:pPr>
        <w:pStyle w:val="Ibrahim"/>
        <w:spacing w:before="120"/>
      </w:pPr>
      <w:r w:rsidRPr="007E57E9">
        <w:t>プロジェクト サイトへのリンク</w:t>
      </w:r>
    </w:p>
    <w:p w:rsidR="00491DFB" w:rsidRPr="007E57E9" w:rsidRDefault="00491DFB" w:rsidP="00491DFB">
      <w:pPr>
        <w:pStyle w:val="3"/>
        <w:spacing w:before="360" w:after="120"/>
      </w:pPr>
      <w:bookmarkStart w:id="1341" w:name="_Toc504728119"/>
      <w:r w:rsidRPr="007E57E9">
        <w:rPr>
          <w:rFonts w:hint="eastAsia"/>
        </w:rPr>
        <w:t>通知</w:t>
      </w:r>
      <w:bookmarkEnd w:id="1341"/>
    </w:p>
    <w:p w:rsidR="00491DFB" w:rsidRPr="007E57E9" w:rsidRDefault="00491DFB" w:rsidP="00491DFB">
      <w:pPr>
        <w:pStyle w:val="Ibrahim0"/>
        <w:spacing w:before="120" w:after="120"/>
      </w:pPr>
      <w:r w:rsidRPr="007E57E9">
        <w:rPr>
          <w:rFonts w:hint="eastAsia"/>
        </w:rPr>
        <w:t>照会者との率直な対話を維持することが推奨されます。常に、自分たちのオープン</w:t>
      </w:r>
      <w:r w:rsidRPr="007E57E9">
        <w:t xml:space="preserve"> ソース コンプライアンス プラクティスを示し、コンプライアンスに対する長年の誠実な取り組みを行動によって示します。照会者に自社のコンプライアンス手続きとプラクティスを伝え、照会された事項を調査することを確約します。提示可能になったところで、内部調査に関する最新情報を伝えることは良いことです。</w:t>
      </w:r>
    </w:p>
    <w:p w:rsidR="00491DFB" w:rsidRPr="007E57E9" w:rsidRDefault="00491DFB" w:rsidP="00491DFB">
      <w:pPr>
        <w:pStyle w:val="3"/>
        <w:spacing w:before="360" w:after="120"/>
      </w:pPr>
      <w:bookmarkStart w:id="1342" w:name="_Toc504728120"/>
      <w:r w:rsidRPr="007E57E9">
        <w:rPr>
          <w:rFonts w:hint="eastAsia"/>
        </w:rPr>
        <w:t>調査</w:t>
      </w:r>
      <w:bookmarkEnd w:id="1342"/>
    </w:p>
    <w:p w:rsidR="00491DFB" w:rsidRPr="007E57E9" w:rsidRDefault="00491DFB" w:rsidP="00491DFB">
      <w:pPr>
        <w:pStyle w:val="Ibrahim0"/>
        <w:spacing w:before="120" w:after="120"/>
      </w:pPr>
      <w:r w:rsidRPr="007E57E9">
        <w:rPr>
          <w:rFonts w:hint="eastAsia"/>
        </w:rPr>
        <w:t>この段階では、報告済みの申し立て案件を調査して、問題となっているコンポーネントに関するコンプライアンス記録を参照し、レビューし、コンプライアンス記録と照会とを比較するべきです。</w:t>
      </w:r>
    </w:p>
    <w:p w:rsidR="00491DFB" w:rsidRPr="007E57E9" w:rsidRDefault="00491DFB" w:rsidP="00491DFB">
      <w:pPr>
        <w:pStyle w:val="3"/>
        <w:spacing w:before="360" w:after="120"/>
      </w:pPr>
      <w:bookmarkStart w:id="1343" w:name="_Toc504728121"/>
      <w:r w:rsidRPr="007E57E9">
        <w:rPr>
          <w:rFonts w:hint="eastAsia"/>
        </w:rPr>
        <w:t>報告</w:t>
      </w:r>
      <w:bookmarkEnd w:id="1343"/>
    </w:p>
    <w:p w:rsidR="00491DFB" w:rsidRDefault="00491DFB" w:rsidP="00491DFB">
      <w:pPr>
        <w:pStyle w:val="Ibrahim0"/>
        <w:spacing w:before="120" w:after="120"/>
      </w:pPr>
      <w:r w:rsidRPr="007E57E9">
        <w:rPr>
          <w:rFonts w:hint="eastAsia"/>
        </w:rPr>
        <w:t>許容できる期間内で内部調査の結論を出して発見された事項を内部記録に残した後、照会者に結果を伝える必要があります。</w:t>
      </w:r>
    </w:p>
    <w:p w:rsidR="00491DFB" w:rsidRDefault="00491DFB">
      <w:pPr>
        <w:rPr>
          <w:rFonts w:hAnsi="メイリオ" w:cs="ＭＳ ゴシック"/>
          <w:spacing w:val="-3"/>
          <w:w w:val="95"/>
          <w:sz w:val="20"/>
          <w:szCs w:val="20"/>
          <w:lang w:eastAsia="ja-JP"/>
        </w:rPr>
      </w:pPr>
      <w:r>
        <w:rPr>
          <w:lang w:eastAsia="ja-JP"/>
        </w:rPr>
        <w:br w:type="page"/>
      </w:r>
    </w:p>
    <w:p w:rsidR="00491DFB" w:rsidRPr="007E57E9" w:rsidRDefault="00491DFB" w:rsidP="00491DFB">
      <w:pPr>
        <w:pStyle w:val="3"/>
        <w:spacing w:before="360" w:after="120"/>
      </w:pPr>
      <w:bookmarkStart w:id="1344" w:name="_Toc504728122"/>
      <w:r w:rsidRPr="007E57E9">
        <w:rPr>
          <w:rFonts w:hint="eastAsia"/>
        </w:rPr>
        <w:t>照会のクローズ</w:t>
      </w:r>
      <w:bookmarkEnd w:id="1344"/>
    </w:p>
    <w:p w:rsidR="00491DFB" w:rsidRPr="007E57E9" w:rsidRDefault="00491DFB" w:rsidP="00491DFB">
      <w:pPr>
        <w:pStyle w:val="Ibrahim0"/>
        <w:spacing w:before="120" w:after="120"/>
      </w:pPr>
      <w:r w:rsidRPr="007E57E9">
        <w:rPr>
          <w:rFonts w:hint="eastAsia"/>
        </w:rPr>
        <w:t>コンプライアンスに関する照会が誤った警告であった場合には、（照会者に結論を伝える以外には）特に何もしないでコンプライアンス</w:t>
      </w:r>
      <w:r w:rsidRPr="007E57E9">
        <w:t xml:space="preserve"> チケットをクローズすることができます。</w:t>
      </w:r>
    </w:p>
    <w:p w:rsidR="00491DFB" w:rsidRPr="007E57E9" w:rsidRDefault="00491DFB" w:rsidP="00491DFB">
      <w:pPr>
        <w:pStyle w:val="3"/>
        <w:spacing w:before="360" w:after="120"/>
      </w:pPr>
      <w:bookmarkStart w:id="1345" w:name="_Toc504728123"/>
      <w:r w:rsidRPr="007E57E9">
        <w:rPr>
          <w:rFonts w:hint="eastAsia"/>
        </w:rPr>
        <w:t>矯正</w:t>
      </w:r>
      <w:bookmarkEnd w:id="1345"/>
    </w:p>
    <w:p w:rsidR="00491DFB" w:rsidRPr="007E57E9" w:rsidRDefault="00491DFB" w:rsidP="00491DFB">
      <w:pPr>
        <w:pStyle w:val="Ibrahim0"/>
        <w:spacing w:before="120" w:after="120"/>
      </w:pPr>
      <w:r w:rsidRPr="007E57E9">
        <w:rPr>
          <w:rFonts w:hint="eastAsia"/>
        </w:rPr>
        <w:t>調査がコンプライアンス課題を明らかにした場合には、照会者に対し、製品やサービスをコンプライアンス遵守の状態に戻すために必要な手順を全て実行することと、これらの作業を完了するのに予想される日程を明確にして、事実を伝えるべきです。協力的で誠意をもって照会者と一緒に課題を解決するのが、担当者の責任です。適用されているライセンスに基づく義務を理解していることを示し、いつまでにどのようにして義務を満足するかを伝える必要があります。</w:t>
      </w:r>
    </w:p>
    <w:p w:rsidR="00491DFB" w:rsidRPr="007E57E9" w:rsidRDefault="00491DFB" w:rsidP="00491DFB">
      <w:pPr>
        <w:pStyle w:val="Ibrahim0"/>
        <w:spacing w:before="120" w:after="120"/>
      </w:pPr>
      <w:r w:rsidRPr="007E57E9">
        <w:rPr>
          <w:rFonts w:hint="eastAsia"/>
        </w:rPr>
        <w:t>問題を解決したら、紹介者にすぐに伝え、解決策を検証するために来てもらうべきです。</w:t>
      </w:r>
    </w:p>
    <w:p w:rsidR="00491DFB" w:rsidRPr="007E57E9" w:rsidRDefault="00491DFB" w:rsidP="00491DFB">
      <w:pPr>
        <w:pStyle w:val="3"/>
        <w:spacing w:before="360" w:after="120"/>
      </w:pPr>
      <w:bookmarkStart w:id="1346" w:name="_Toc504728124"/>
      <w:r w:rsidRPr="007E57E9">
        <w:rPr>
          <w:rFonts w:hint="eastAsia"/>
        </w:rPr>
        <w:t>改善</w:t>
      </w:r>
      <w:bookmarkEnd w:id="1346"/>
    </w:p>
    <w:p w:rsidR="00491DFB" w:rsidRPr="007E57E9" w:rsidRDefault="00491DFB" w:rsidP="00491DFB">
      <w:pPr>
        <w:pStyle w:val="Ibrahim0"/>
        <w:spacing w:before="120" w:after="120"/>
      </w:pPr>
      <w:r w:rsidRPr="007E57E9">
        <w:rPr>
          <w:rFonts w:hint="eastAsia"/>
        </w:rPr>
        <w:t>コンプライアンス課題があった場合には、</w:t>
      </w:r>
      <w:r w:rsidRPr="007E57E9">
        <w:t>OSRBを招集して、事例を議論し、どのようにしてこのコンプライアンス違反が生じたかを学び、そのような誤りが再び生じないように、既存のプロセスとプラクティスを改善するべきです。</w:t>
      </w:r>
    </w:p>
    <w:p w:rsidR="00491DFB" w:rsidRPr="007E57E9" w:rsidRDefault="00491DFB" w:rsidP="00491DFB">
      <w:pPr>
        <w:pStyle w:val="3"/>
        <w:spacing w:before="360" w:after="120"/>
      </w:pPr>
      <w:bookmarkStart w:id="1347" w:name="_Toc504728125"/>
      <w:r w:rsidRPr="007E57E9">
        <w:rPr>
          <w:rFonts w:hint="eastAsia"/>
        </w:rPr>
        <w:t>一般的な考察</w:t>
      </w:r>
      <w:bookmarkEnd w:id="1347"/>
    </w:p>
    <w:p w:rsidR="00491DFB" w:rsidRPr="007E57E9" w:rsidRDefault="00491DFB" w:rsidP="00491DFB">
      <w:pPr>
        <w:pStyle w:val="Ibrahim"/>
        <w:spacing w:before="120"/>
      </w:pPr>
      <w:r w:rsidRPr="007E57E9">
        <w:t>全ての照会は、正式な照会として扱います。照会者とのやりとりの中で開示する情報は、一般に開示する可能性があるという前提で作業をします。</w:t>
      </w:r>
    </w:p>
    <w:p w:rsidR="00491DFB" w:rsidRPr="007E57E9" w:rsidRDefault="00491DFB" w:rsidP="00491DFB">
      <w:pPr>
        <w:pStyle w:val="Ibrahim"/>
        <w:spacing w:before="120"/>
      </w:pPr>
      <w:r w:rsidRPr="007E57E9">
        <w:t>オープン ソース コンプライアンスに対して努力することは、ライセンス強制を受けた時にいかに役立ち、自社プロセスをいかに改善するかを考えてみて下さい。</w:t>
      </w:r>
      <w:r>
        <w:br w:type="page"/>
      </w:r>
    </w:p>
    <w:p w:rsidR="00276A23" w:rsidRPr="007E57E9" w:rsidRDefault="00276A23" w:rsidP="002250BB">
      <w:pPr>
        <w:pStyle w:val="1"/>
        <w:ind w:right="567"/>
      </w:pPr>
      <w:bookmarkStart w:id="1348" w:name="_CHAPTER_8"/>
      <w:bookmarkStart w:id="1349" w:name="OTHER_COMPLIANCE-RELATED_PRACTICES"/>
      <w:bookmarkStart w:id="1350" w:name="EMPLOYEE_APPRAISAL_"/>
      <w:bookmarkStart w:id="1351" w:name="_Toc504728126"/>
      <w:bookmarkEnd w:id="1348"/>
      <w:bookmarkEnd w:id="1349"/>
      <w:bookmarkEnd w:id="1350"/>
      <w:r w:rsidRPr="007E57E9">
        <w:rPr>
          <w:rFonts w:hint="eastAsia"/>
        </w:rPr>
        <w:t>第</w:t>
      </w:r>
      <w:r w:rsidRPr="007E57E9">
        <w:t>8章</w:t>
      </w:r>
      <w:r w:rsidR="002250BB">
        <w:br/>
      </w:r>
      <w:r w:rsidRPr="002250BB">
        <w:rPr>
          <w:rFonts w:hint="eastAsia"/>
          <w:color w:val="auto"/>
          <w:sz w:val="32"/>
          <w:szCs w:val="32"/>
        </w:rPr>
        <w:t>その他のコンプライアンス関連プラクティス</w:t>
      </w:r>
      <w:bookmarkEnd w:id="1351"/>
    </w:p>
    <w:p w:rsidR="00276A23" w:rsidRPr="007E57E9" w:rsidRDefault="00276A23" w:rsidP="0026071A">
      <w:pPr>
        <w:pStyle w:val="Ibrahim0"/>
        <w:spacing w:before="120" w:after="120"/>
      </w:pPr>
      <w:r w:rsidRPr="007E57E9">
        <w:rPr>
          <w:rFonts w:hint="eastAsia"/>
        </w:rPr>
        <w:t>この章は、実際のコンプライアンス</w:t>
      </w:r>
      <w:r w:rsidRPr="007E57E9">
        <w:t xml:space="preserve"> プロセスの範囲外ではありますが、コンプライアンスのベスト プラクティスや</w:t>
      </w:r>
      <w:del w:id="1352" w:author="Mieko Sato" w:date="2018-01-25T16:41:00Z">
        <w:r w:rsidRPr="007E57E9" w:rsidDel="00D56E5E">
          <w:delText>様々</w:delText>
        </w:r>
      </w:del>
      <w:ins w:id="1353" w:author="Mieko Sato" w:date="2018-01-25T16:41:00Z">
        <w:r w:rsidR="00D56E5E">
          <w:t>さまざま</w:t>
        </w:r>
      </w:ins>
      <w:r w:rsidRPr="007E57E9">
        <w:t>な考察に光を当てます。</w:t>
      </w:r>
    </w:p>
    <w:p w:rsidR="00276A23" w:rsidRPr="007E57E9" w:rsidRDefault="00276A23" w:rsidP="0026071A">
      <w:pPr>
        <w:pStyle w:val="2"/>
      </w:pPr>
      <w:bookmarkStart w:id="1354" w:name="_Toc504728127"/>
      <w:r w:rsidRPr="007E57E9">
        <w:rPr>
          <w:rFonts w:hint="eastAsia"/>
        </w:rPr>
        <w:t>従業員の評価</w:t>
      </w:r>
      <w:bookmarkEnd w:id="1354"/>
    </w:p>
    <w:p w:rsidR="00276A23" w:rsidRPr="007E57E9" w:rsidRDefault="00276A23" w:rsidP="0026071A">
      <w:pPr>
        <w:pStyle w:val="Ibrahim0"/>
        <w:spacing w:before="120" w:after="120"/>
      </w:pPr>
      <w:r w:rsidRPr="007E57E9">
        <w:rPr>
          <w:rFonts w:hint="eastAsia"/>
        </w:rPr>
        <w:t>技術面やコンプライアンス強制に関連して、全ての企業が直面する</w:t>
      </w:r>
      <w:r w:rsidRPr="007E57E9">
        <w:t>4つの挑戦があります。</w:t>
      </w:r>
    </w:p>
    <w:p w:rsidR="00276A23" w:rsidRPr="007E57E9" w:rsidRDefault="00276A23" w:rsidP="00276A23">
      <w:pPr>
        <w:pStyle w:val="Ibrahim"/>
        <w:spacing w:before="120"/>
      </w:pPr>
      <w:r w:rsidRPr="007E57E9">
        <w:t>技術者が利用したいオープン ソース コンポーネント毎に一貫して要求フォームを確実に記入するようにします。</w:t>
      </w:r>
    </w:p>
    <w:p w:rsidR="0026071A" w:rsidRDefault="00276A23" w:rsidP="00276A23">
      <w:pPr>
        <w:pStyle w:val="Ibrahim"/>
        <w:spacing w:before="120"/>
      </w:pPr>
      <w:r w:rsidRPr="007E57E9">
        <w:t>コンプライアンス チケットに対して適時に応答するように、技術者に要求します。</w:t>
      </w:r>
    </w:p>
    <w:p w:rsidR="00276A23" w:rsidRPr="007E57E9" w:rsidRDefault="00276A23" w:rsidP="00276A23">
      <w:pPr>
        <w:pStyle w:val="Ibrahim"/>
        <w:spacing w:before="120"/>
      </w:pPr>
      <w:r w:rsidRPr="007E57E9">
        <w:t>OSRBによって定められたガイドラインに従って技術者が行動していることを検証します。</w:t>
      </w:r>
    </w:p>
    <w:p w:rsidR="00276A23" w:rsidRPr="007E57E9" w:rsidRDefault="00276A23" w:rsidP="00276A23">
      <w:pPr>
        <w:pStyle w:val="Ibrahim"/>
        <w:spacing w:before="120"/>
      </w:pPr>
      <w:r w:rsidRPr="007E57E9">
        <w:t xml:space="preserve">組織内のオープン ソース コンプライアンスに関するトレーニングを技術者が受けるように義務付けます。 </w:t>
      </w:r>
    </w:p>
    <w:p w:rsidR="0026071A" w:rsidRDefault="00276A23" w:rsidP="0026071A">
      <w:pPr>
        <w:pStyle w:val="Ibrahim0"/>
        <w:spacing w:before="120" w:after="120"/>
      </w:pPr>
      <w:r w:rsidRPr="007E57E9">
        <w:rPr>
          <w:rFonts w:hint="eastAsia"/>
        </w:rPr>
        <w:t>これらの</w:t>
      </w:r>
      <w:r w:rsidRPr="007E57E9">
        <w:t>4つの挑戦に直面した企業をサポートするのに効果的であったプラクティスは、従業員の実績評価の一部としてオープン ソースとコンプライアンス評価項目を含めることです。結果として、従業員のボーナスの一部は、コンプライアンス ポリシーと手順に彼らが従った程度によって決まります。レビューは、従業員が以下の項目を実行したかを評価します。</w:t>
      </w:r>
    </w:p>
    <w:p w:rsidR="0026071A" w:rsidRDefault="0026071A">
      <w:pPr>
        <w:rPr>
          <w:rFonts w:hAnsi="メイリオ" w:cs="ＭＳ ゴシック"/>
          <w:spacing w:val="-3"/>
          <w:w w:val="95"/>
          <w:sz w:val="20"/>
          <w:szCs w:val="20"/>
          <w:lang w:eastAsia="ja-JP"/>
        </w:rPr>
      </w:pPr>
      <w:r>
        <w:rPr>
          <w:lang w:eastAsia="ja-JP"/>
        </w:rPr>
        <w:br w:type="page"/>
      </w:r>
    </w:p>
    <w:p w:rsidR="0026071A" w:rsidRDefault="00276A23" w:rsidP="00276A23">
      <w:pPr>
        <w:pStyle w:val="Ibrahim"/>
        <w:spacing w:before="120"/>
      </w:pPr>
      <w:r w:rsidRPr="007E57E9">
        <w:t>利用するオープン ソース コンポーネント毎にOSRBフォームを記入する。</w:t>
      </w:r>
    </w:p>
    <w:p w:rsidR="00276A23" w:rsidRPr="007E57E9" w:rsidRDefault="00276A23" w:rsidP="00276A23">
      <w:pPr>
        <w:pStyle w:val="Ibrahim"/>
        <w:spacing w:before="120"/>
      </w:pPr>
      <w:r w:rsidRPr="007E57E9">
        <w:t>Respond to compliance tickets without significant delays</w:t>
      </w:r>
    </w:p>
    <w:p w:rsidR="00276A23" w:rsidRPr="007E57E9" w:rsidRDefault="00276A23" w:rsidP="00276A23">
      <w:pPr>
        <w:pStyle w:val="Ibrahim"/>
        <w:spacing w:before="120"/>
      </w:pPr>
      <w:r w:rsidRPr="007E57E9">
        <w:t>マネージャによって設定された期限内にオープン ソースとコンプライアンスに関するトレーニングを修了する。</w:t>
      </w:r>
    </w:p>
    <w:p w:rsidR="00276A23" w:rsidRPr="007E57E9" w:rsidRDefault="00276A23" w:rsidP="00276A23">
      <w:pPr>
        <w:pStyle w:val="Ibrahim"/>
        <w:spacing w:before="120"/>
      </w:pPr>
      <w:r w:rsidRPr="007E57E9">
        <w:t>OSRBが制定したガイドラインの範囲内でオープン ソースを利用し、コンプライアンス違反を起こさない。</w:t>
      </w:r>
      <w:r w:rsidR="0026071A">
        <w:br/>
      </w:r>
    </w:p>
    <w:p w:rsidR="00276A23" w:rsidRPr="007E57E9" w:rsidRDefault="00276A23" w:rsidP="0026071A">
      <w:pPr>
        <w:pStyle w:val="Ibrahim0"/>
        <w:spacing w:before="120" w:after="120"/>
      </w:pPr>
      <w:r w:rsidRPr="007E57E9">
        <w:rPr>
          <w:rFonts w:hint="eastAsia"/>
        </w:rPr>
        <w:t>逆に、コンプライアンスを従業員の実績評価として利用するためには、</w:t>
      </w:r>
      <w:r w:rsidRPr="007E57E9">
        <w:t>OSRBは各担当者の以下の点を追跡しなければなりません。</w:t>
      </w:r>
    </w:p>
    <w:p w:rsidR="00276A23" w:rsidRPr="007E57E9" w:rsidRDefault="00276A23" w:rsidP="00276A23">
      <w:pPr>
        <w:pStyle w:val="Ibrahim"/>
        <w:spacing w:before="120"/>
      </w:pPr>
      <w:r w:rsidRPr="007E57E9">
        <w:t>ソフトウェアBOMに含まれているが、承認を受けていないコンポーネント</w:t>
      </w:r>
    </w:p>
    <w:p w:rsidR="00276A23" w:rsidRPr="007E57E9" w:rsidRDefault="00276A23" w:rsidP="00276A23">
      <w:pPr>
        <w:pStyle w:val="Ibrahim"/>
        <w:spacing w:before="120"/>
      </w:pPr>
      <w:r w:rsidRPr="007E57E9">
        <w:t>コンプライアンス チケットへの応答時間</w:t>
      </w:r>
    </w:p>
    <w:p w:rsidR="0026071A" w:rsidRDefault="00276A23" w:rsidP="00276A23">
      <w:pPr>
        <w:pStyle w:val="Ibrahim"/>
        <w:spacing w:before="120"/>
      </w:pPr>
      <w:r w:rsidRPr="007E57E9">
        <w:t>トレーニングコース修了</w:t>
      </w:r>
    </w:p>
    <w:p w:rsidR="00276A23" w:rsidRPr="007E57E9" w:rsidRDefault="00276A23" w:rsidP="00276A23">
      <w:pPr>
        <w:pStyle w:val="Ibrahim"/>
        <w:spacing w:before="120"/>
      </w:pPr>
      <w:r w:rsidRPr="007E57E9">
        <w:t>経営チームへ報告されたコンプライアンス違反</w:t>
      </w:r>
    </w:p>
    <w:p w:rsidR="00276A23" w:rsidRPr="007E57E9" w:rsidRDefault="00276A23" w:rsidP="0026071A">
      <w:pPr>
        <w:pStyle w:val="2"/>
      </w:pPr>
      <w:bookmarkStart w:id="1355" w:name="_Toc504728128"/>
      <w:r w:rsidRPr="007E57E9">
        <w:rPr>
          <w:rFonts w:hint="eastAsia"/>
        </w:rPr>
        <w:t>ウェブ</w:t>
      </w:r>
      <w:r w:rsidRPr="007E57E9">
        <w:t xml:space="preserve"> ポータル</w:t>
      </w:r>
      <w:bookmarkEnd w:id="1355"/>
    </w:p>
    <w:p w:rsidR="00276A23" w:rsidRPr="007E57E9" w:rsidRDefault="00276A23" w:rsidP="00753D6A">
      <w:pPr>
        <w:pStyle w:val="Ibrahim0"/>
        <w:spacing w:before="120" w:after="120"/>
      </w:pPr>
      <w:r w:rsidRPr="007E57E9">
        <w:rPr>
          <w:rFonts w:hint="eastAsia"/>
        </w:rPr>
        <w:t>いくつかの企業は、社内向け、社外向けのオープン</w:t>
      </w:r>
      <w:r w:rsidRPr="007E57E9">
        <w:t xml:space="preserve"> ソース ウェブ ポータルを運営しています。社内向けポータルは、コンプライアンス ポリシーやガイドライン、トレーニング教材、通知、関連するメーリング リストなどを提供しています。社外向けポータルは、ライセンス義務を履行する形で、利用しているオープン ソース パッケージのソース コードを一貫した方法で提供します。</w:t>
      </w:r>
    </w:p>
    <w:p w:rsidR="00276A23" w:rsidRPr="007E57E9" w:rsidRDefault="00276A23" w:rsidP="00753D6A">
      <w:pPr>
        <w:pStyle w:val="2"/>
      </w:pPr>
      <w:bookmarkStart w:id="1356" w:name="_Toc504728129"/>
      <w:r w:rsidRPr="007E57E9">
        <w:rPr>
          <w:rFonts w:hint="eastAsia"/>
        </w:rPr>
        <w:t>意思伝達</w:t>
      </w:r>
      <w:bookmarkEnd w:id="1356"/>
    </w:p>
    <w:p w:rsidR="00753D6A" w:rsidRDefault="00276A23" w:rsidP="00440622">
      <w:pPr>
        <w:pStyle w:val="Ibrahim0"/>
        <w:spacing w:before="120" w:after="120"/>
      </w:pPr>
      <w:r w:rsidRPr="007E57E9">
        <w:rPr>
          <w:rFonts w:hint="eastAsia"/>
        </w:rPr>
        <w:t>意思の伝達に関する最も重要で唯一の推奨事項は、社内に</w:t>
      </w:r>
      <w:del w:id="1357" w:author="Mieko Sato" w:date="2018-01-25T15:44:00Z">
        <w:r w:rsidRPr="007E57E9" w:rsidDel="00E15361">
          <w:rPr>
            <w:rFonts w:hint="eastAsia"/>
          </w:rPr>
          <w:delText>オープンソース</w:delText>
        </w:r>
      </w:del>
      <w:ins w:id="1358" w:author="Mieko Sato" w:date="2018-01-25T15:44:00Z">
        <w:r w:rsidR="00E15361">
          <w:rPr>
            <w:rFonts w:hint="eastAsia"/>
          </w:rPr>
          <w:t>オープン ソース</w:t>
        </w:r>
      </w:ins>
      <w:r w:rsidRPr="007E57E9">
        <w:rPr>
          <w:rFonts w:hint="eastAsia"/>
        </w:rPr>
        <w:t>に関連する企業目標や懸念事項を説明するか、社外のコミュニティ参加者に対するかに関わらず、明確で一貫性を持つことです。コミュニティとの接点となるサイトを持つことは、コンプライアンスに関する照会に応答する時に特に重要になります。</w:t>
      </w:r>
      <w:r w:rsidR="00753D6A">
        <w:br w:type="page"/>
      </w:r>
    </w:p>
    <w:p w:rsidR="00276A23" w:rsidRPr="007E57E9" w:rsidRDefault="00276A23" w:rsidP="00440622">
      <w:pPr>
        <w:pStyle w:val="2"/>
      </w:pPr>
      <w:bookmarkStart w:id="1359" w:name="_Toc504728130"/>
      <w:r w:rsidRPr="007E57E9">
        <w:rPr>
          <w:rFonts w:hint="eastAsia"/>
        </w:rPr>
        <w:t>トレーニング</w:t>
      </w:r>
      <w:bookmarkEnd w:id="1359"/>
    </w:p>
    <w:p w:rsidR="00276A23" w:rsidRPr="007E57E9" w:rsidRDefault="00276A23" w:rsidP="00440622">
      <w:pPr>
        <w:pStyle w:val="Ibrahim0"/>
        <w:spacing w:before="120" w:after="120"/>
      </w:pPr>
      <w:r w:rsidRPr="007E57E9">
        <w:rPr>
          <w:rFonts w:hint="eastAsia"/>
        </w:rPr>
        <w:t>オープン</w:t>
      </w:r>
      <w:r w:rsidRPr="007E57E9">
        <w:t xml:space="preserve"> ソースとコンプライアンスに関するトレーニングの目標は、オープン ソース ポリシーと戦略についての意識を高め、オープン ソース ライセンスの課題と事実について共通理解を形成することです。トレーニングは、製品にオープン ソースを統合することによるビジネスリスク、法的リスクも扱います。また、組織のコンプライアンス ポリシーやプロセスを広めて推進し、コンプライアンス文化を促進する手段でもあります。</w:t>
      </w:r>
    </w:p>
    <w:p w:rsidR="00276A23" w:rsidRPr="007E57E9" w:rsidRDefault="00276A23" w:rsidP="00440622">
      <w:pPr>
        <w:pStyle w:val="Ibrahim0"/>
        <w:spacing w:before="120" w:after="120"/>
      </w:pPr>
      <w:r w:rsidRPr="007E57E9">
        <w:rPr>
          <w:rFonts w:hint="eastAsia"/>
        </w:rPr>
        <w:t>公式と非公式のトレーニング方法があります。公式の方法は、修了するために従業員は試験に合格する必要がある、インストラクターが担当するトレーニングコースを含みます。非公式の方法は、ウェブでのトレーニング、ブラウン</w:t>
      </w:r>
      <w:r w:rsidRPr="007E57E9">
        <w:t xml:space="preserve"> バッグ セミナー、新規雇用従業員へのオリエンテーションの一部としての説明などを含みます。</w:t>
      </w:r>
    </w:p>
    <w:p w:rsidR="00276A23" w:rsidRPr="007E57E9" w:rsidRDefault="00276A23" w:rsidP="00440622">
      <w:pPr>
        <w:pStyle w:val="3"/>
        <w:spacing w:before="360" w:after="120"/>
      </w:pPr>
      <w:bookmarkStart w:id="1360" w:name="_Toc504728131"/>
      <w:r w:rsidRPr="007E57E9">
        <w:rPr>
          <w:rFonts w:hint="eastAsia"/>
        </w:rPr>
        <w:t>非公式トレーニング</w:t>
      </w:r>
      <w:bookmarkEnd w:id="1360"/>
    </w:p>
    <w:p w:rsidR="00276A23" w:rsidRPr="007E57E9" w:rsidRDefault="00276A23" w:rsidP="00440622">
      <w:pPr>
        <w:pStyle w:val="4"/>
        <w:spacing w:before="240" w:after="120"/>
        <w:rPr>
          <w:lang w:eastAsia="ja-JP"/>
        </w:rPr>
      </w:pPr>
      <w:r w:rsidRPr="007E57E9">
        <w:rPr>
          <w:rFonts w:hint="eastAsia"/>
          <w:lang w:eastAsia="ja-JP"/>
        </w:rPr>
        <w:t>ブラウン</w:t>
      </w:r>
      <w:r w:rsidRPr="007E57E9">
        <w:rPr>
          <w:lang w:eastAsia="ja-JP"/>
        </w:rPr>
        <w:t xml:space="preserve"> バッグ セミナー</w:t>
      </w:r>
    </w:p>
    <w:p w:rsidR="00276A23" w:rsidRPr="007E57E9" w:rsidRDefault="00276A23" w:rsidP="00440622">
      <w:pPr>
        <w:pStyle w:val="Ibrahim0"/>
        <w:spacing w:before="120" w:after="120"/>
      </w:pPr>
      <w:r w:rsidRPr="007E57E9">
        <w:rPr>
          <w:rFonts w:hint="eastAsia"/>
        </w:rPr>
        <w:t>ブラウン</w:t>
      </w:r>
      <w:r w:rsidRPr="007E57E9">
        <w:t xml:space="preserve"> バッグ セミナーは、企業従業員（法務担当者、オープン ソース エキスパート、コンプライアンス オフィサー等）や招待スピーカ（広く行われているのは著名なオープン ソース開発者）による、昼食時の講演会です。これらのセミナーの目標は、製品やソフトウェア スタックに統合されているオープン ソースの</w:t>
      </w:r>
      <w:del w:id="1361" w:author="Mieko Sato" w:date="2018-01-25T16:41:00Z">
        <w:r w:rsidRPr="007E57E9" w:rsidDel="00D56E5E">
          <w:delText>様々</w:delText>
        </w:r>
      </w:del>
      <w:ins w:id="1362" w:author="Mieko Sato" w:date="2018-01-25T16:41:00Z">
        <w:r w:rsidR="00D56E5E">
          <w:t>さまざま</w:t>
        </w:r>
      </w:ins>
      <w:r w:rsidRPr="007E57E9">
        <w:t>な面に関して説明して議論を引き出すことです。これらのセッションは、企業のコンプライアンス プログラム、ポリシー、そしてプロセスに関する議論も含みます。</w:t>
      </w:r>
    </w:p>
    <w:p w:rsidR="00276A23" w:rsidRPr="007E57E9" w:rsidRDefault="00276A23" w:rsidP="00440622">
      <w:pPr>
        <w:pStyle w:val="4"/>
        <w:spacing w:before="240" w:after="120"/>
        <w:rPr>
          <w:lang w:eastAsia="ja-JP"/>
        </w:rPr>
      </w:pPr>
      <w:r w:rsidRPr="007E57E9">
        <w:rPr>
          <w:rFonts w:hint="eastAsia"/>
          <w:lang w:eastAsia="ja-JP"/>
        </w:rPr>
        <w:t>新規従業員へのオリエンテーション</w:t>
      </w:r>
    </w:p>
    <w:p w:rsidR="00276A23" w:rsidRPr="007E57E9" w:rsidRDefault="00276A23" w:rsidP="00440622">
      <w:pPr>
        <w:pStyle w:val="Ibrahim0"/>
        <w:spacing w:before="120" w:after="120"/>
      </w:pPr>
      <w:r w:rsidRPr="007E57E9">
        <w:rPr>
          <w:rFonts w:hint="eastAsia"/>
        </w:rPr>
        <w:t>いくつかの例では、コンプライアンス</w:t>
      </w:r>
      <w:r w:rsidRPr="007E57E9">
        <w:t xml:space="preserve"> オフィサーが、企業のコンプライアンスに関する努力や規則、ポリシー、そしてプロセスをオリエンテーションの一部として新規従業員に説明します。初日に、新規従業員は、オープン ソースとコンプライアンスに関する30分のトレーニングを受けます。結果として、新規従業員は、社内で誰がその内容のエキスパートであるか、どういう社内イントラネットがあるか、オープン ソースとコンプライアンスに関するトレーニングがどのように登録されるかなど、必要な情報を受け取ります。 </w:t>
      </w:r>
    </w:p>
    <w:p w:rsidR="00276A23" w:rsidRPr="007E57E9" w:rsidRDefault="00276A23" w:rsidP="00440622">
      <w:pPr>
        <w:pStyle w:val="3"/>
        <w:spacing w:before="360" w:after="120"/>
      </w:pPr>
      <w:bookmarkStart w:id="1363" w:name="_Toc504728132"/>
      <w:r w:rsidRPr="007E57E9">
        <w:rPr>
          <w:rFonts w:hint="eastAsia"/>
        </w:rPr>
        <w:t>公式トレーニング</w:t>
      </w:r>
      <w:bookmarkEnd w:id="1363"/>
    </w:p>
    <w:p w:rsidR="00276A23" w:rsidRPr="007E57E9" w:rsidRDefault="00276A23" w:rsidP="00440622">
      <w:pPr>
        <w:pStyle w:val="Ibrahim0"/>
        <w:spacing w:before="120" w:after="120"/>
      </w:pPr>
      <w:r w:rsidRPr="007E57E9">
        <w:rPr>
          <w:rFonts w:hint="eastAsia"/>
        </w:rPr>
        <w:t>組織の規模や、オープン</w:t>
      </w:r>
      <w:r w:rsidRPr="007E57E9">
        <w:t xml:space="preserve"> ソースが商品に使われている範囲にもよりますが、組織は、オープン ソースに携わる従業員が公式な講師の教えるコースを受講し、その領域での習熟度のテストを受けるように命じることができます。</w:t>
      </w:r>
    </w:p>
    <w:p w:rsidR="00276A23" w:rsidRPr="007E57E9" w:rsidRDefault="00276A23" w:rsidP="00440622">
      <w:pPr>
        <w:pStyle w:val="2"/>
      </w:pPr>
      <w:bookmarkStart w:id="1364" w:name="_Toc504728133"/>
      <w:r w:rsidRPr="007E57E9">
        <w:rPr>
          <w:rFonts w:hint="eastAsia"/>
        </w:rPr>
        <w:t>ソース</w:t>
      </w:r>
      <w:r w:rsidRPr="007E57E9">
        <w:t xml:space="preserve"> コード変更に関する考察</w:t>
      </w:r>
      <w:bookmarkEnd w:id="1364"/>
    </w:p>
    <w:p w:rsidR="00276A23" w:rsidRPr="007E57E9" w:rsidRDefault="00276A23" w:rsidP="00440622">
      <w:pPr>
        <w:pStyle w:val="Ibrahim0"/>
        <w:spacing w:before="120" w:after="120"/>
      </w:pPr>
      <w:r w:rsidRPr="007E57E9">
        <w:rPr>
          <w:rFonts w:hint="eastAsia"/>
        </w:rPr>
        <w:t>既存のソース</w:t>
      </w:r>
      <w:r w:rsidRPr="007E57E9">
        <w:t xml:space="preserve"> コードを変更する基本ルールを確立するために、平易で法務用語を使わない言葉で表現した、内部利用目的のガイドラインを発行することを強く勧めます。例</w:t>
      </w:r>
    </w:p>
    <w:p w:rsidR="00440622" w:rsidRDefault="00276A23" w:rsidP="00276A23">
      <w:pPr>
        <w:pStyle w:val="Ibrahim"/>
        <w:spacing w:before="120"/>
      </w:pPr>
      <w:r w:rsidRPr="007E57E9">
        <w:t>プロプライエタリを残すソース コード変更は、特に派生物への義務を持つような（GPL</w:t>
      </w:r>
      <w:del w:id="1365" w:author="Mieko Sato" w:date="2018-01-25T16:43:00Z">
        <w:r w:rsidRPr="007E57E9" w:rsidDel="00D56E5E">
          <w:rPr>
            <w:rFonts w:hint="eastAsia"/>
          </w:rPr>
          <w:delText>,</w:delText>
        </w:r>
      </w:del>
      <w:ins w:id="1366" w:author="Mieko Sato" w:date="2018-01-25T16:43:00Z">
        <w:r w:rsidR="00D56E5E">
          <w:rPr>
            <w:rFonts w:hint="eastAsia"/>
          </w:rPr>
          <w:t>、</w:t>
        </w:r>
      </w:ins>
      <w:del w:id="1367" w:author="Mieko Sato" w:date="2018-01-25T16:43:00Z">
        <w:r w:rsidRPr="007E57E9" w:rsidDel="00D56E5E">
          <w:delText xml:space="preserve"> </w:delText>
        </w:r>
      </w:del>
      <w:r w:rsidRPr="007E57E9">
        <w:t>LGPL等の）オープン ソース パッケージ内で行っていはいけません。</w:t>
      </w:r>
    </w:p>
    <w:p w:rsidR="00440622" w:rsidRDefault="00276A23" w:rsidP="00276A23">
      <w:pPr>
        <w:pStyle w:val="Ibrahim"/>
        <w:spacing w:before="120"/>
      </w:pPr>
      <w:r w:rsidRPr="007E57E9">
        <w:t>プロプライエタリ ソース コードは、派生物への義務を持つようなオープン ソース ライブラリにリンクしてはいけません。企業では、通常、それらを実行するには正式なOSRB承認を必要とします。</w:t>
      </w:r>
    </w:p>
    <w:p w:rsidR="00440622" w:rsidRDefault="00276A23" w:rsidP="00276A23">
      <w:pPr>
        <w:pStyle w:val="Ibrahim"/>
        <w:spacing w:before="120"/>
      </w:pPr>
      <w:r w:rsidRPr="007E57E9">
        <w:t>ソース コードに加えられるいかなる変更も、オープン ソース ライセンスに適合して頒布前に文書化されることを確実にします。</w:t>
      </w:r>
    </w:p>
    <w:p w:rsidR="00276A23" w:rsidRPr="007E57E9" w:rsidRDefault="00276A23" w:rsidP="00276A23">
      <w:pPr>
        <w:pStyle w:val="Ibrahim"/>
        <w:spacing w:before="120"/>
      </w:pPr>
      <w:r w:rsidRPr="007E57E9">
        <w:t>オープン ソース モジュールへの全て</w:t>
      </w:r>
      <w:r w:rsidRPr="007E57E9">
        <w:rPr>
          <w:rFonts w:hint="eastAsia"/>
        </w:rPr>
        <w:t>の変更は、モジュールの修正履歴（変更ログファイル）で把握されるようにします。</w:t>
      </w:r>
      <w:r w:rsidRPr="007E57E9">
        <w:t xml:space="preserve"> </w:t>
      </w:r>
    </w:p>
    <w:p w:rsidR="00276A23" w:rsidRPr="007E57E9" w:rsidRDefault="00276A23" w:rsidP="00440622">
      <w:pPr>
        <w:pStyle w:val="2"/>
      </w:pPr>
      <w:bookmarkStart w:id="1368" w:name="_Toc504728134"/>
      <w:r w:rsidRPr="007E57E9">
        <w:rPr>
          <w:rFonts w:hint="eastAsia"/>
        </w:rPr>
        <w:t>通知に関する考察</w:t>
      </w:r>
      <w:bookmarkEnd w:id="1368"/>
    </w:p>
    <w:p w:rsidR="00106154" w:rsidRDefault="00276A23" w:rsidP="00440622">
      <w:pPr>
        <w:pStyle w:val="Ibrahim0"/>
        <w:spacing w:before="120" w:after="120"/>
      </w:pPr>
      <w:r w:rsidRPr="00440622">
        <w:rPr>
          <w:rStyle w:val="Ibrahim1"/>
          <w:rFonts w:hint="eastAsia"/>
        </w:rPr>
        <w:t>オープン</w:t>
      </w:r>
      <w:r w:rsidRPr="00440622">
        <w:rPr>
          <w:rStyle w:val="Ibrahim1"/>
        </w:rPr>
        <w:t xml:space="preserve"> ソースを使う時に重要な義務の一つは、著作権、帰属、ライセンス情報、そして書面による申出（GPL/LGPLで許諾されたソース コード）などの明確で正確な文書作成を確実にすることです。これらの文書化の義務の全体は、しばしばオープン ソース通知と呼ばれます</w:t>
      </w:r>
      <w:r w:rsidRPr="007E57E9">
        <w:t>。</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106154">
      <w:pPr>
        <w:pStyle w:val="Ibrahim0"/>
        <w:spacing w:before="120" w:after="120"/>
      </w:pPr>
      <w:r w:rsidRPr="007E57E9">
        <w:rPr>
          <w:rFonts w:hint="eastAsia"/>
        </w:rPr>
        <w:t>提供物にオープン</w:t>
      </w:r>
      <w:r w:rsidRPr="007E57E9">
        <w:t xml:space="preserve"> ソースを利用している企業は、著作権の帰属を全て表示し、ほとんどの場合、製品やサービスに含まれているオープン ソース ソフトウェアのライセンス全文を記載することで、オープン ソース利用を知らせなければなりません。</w:t>
      </w:r>
      <w:ins w:id="1369" w:author="Mieko Sato" w:date="2018-01-25T17:04:00Z">
        <w:r w:rsidR="002D295D" w:rsidRPr="002D295D">
          <w:rPr>
            <w:rFonts w:hint="eastAsia"/>
            <w:highlight w:val="yellow"/>
            <w:rPrChange w:id="1370" w:author="Mieko Sato" w:date="2018-01-25T17:04:00Z">
              <w:rPr>
                <w:rFonts w:hint="eastAsia"/>
              </w:rPr>
            </w:rPrChange>
          </w:rPr>
          <w:t>したが</w:t>
        </w:r>
      </w:ins>
      <w:del w:id="1371" w:author="Mieko Sato" w:date="2018-01-25T17:04:00Z">
        <w:r w:rsidRPr="002D295D" w:rsidDel="002D295D">
          <w:rPr>
            <w:highlight w:val="yellow"/>
            <w:rPrChange w:id="1372" w:author="Mieko Sato" w:date="2018-01-25T17:04:00Z">
              <w:rPr/>
            </w:rPrChange>
          </w:rPr>
          <w:delText>従</w:delText>
        </w:r>
      </w:del>
      <w:r w:rsidRPr="002D295D">
        <w:rPr>
          <w:highlight w:val="yellow"/>
          <w:rPrChange w:id="1373" w:author="Mieko Sato" w:date="2018-01-25T17:04:00Z">
            <w:rPr/>
          </w:rPrChange>
        </w:rPr>
        <w:t>って、</w:t>
      </w:r>
      <w:r w:rsidRPr="007E57E9">
        <w:t>企業は、出荷する全ての製品や提供する全てのサービスの文書に、著作権、帰属、そしてライセンス通知を記載することで、文書化の義務を満たさなければなりません。</w:t>
      </w:r>
    </w:p>
    <w:p w:rsidR="00276A23" w:rsidRPr="007E57E9" w:rsidRDefault="00276A23" w:rsidP="00106154">
      <w:pPr>
        <w:pStyle w:val="Ibrahim0"/>
        <w:spacing w:before="120" w:after="120"/>
      </w:pPr>
      <w:r w:rsidRPr="007E57E9">
        <w:rPr>
          <w:rFonts w:hint="eastAsia"/>
        </w:rPr>
        <w:t>文書化義務の要求を満たす</w:t>
      </w:r>
      <w:r w:rsidRPr="007E57E9">
        <w:t>2つの主要な選択肢があります。</w:t>
      </w:r>
    </w:p>
    <w:p w:rsidR="00106154" w:rsidRDefault="00276A23" w:rsidP="00276A23">
      <w:pPr>
        <w:pStyle w:val="Ibrahim"/>
        <w:spacing w:before="120"/>
      </w:pPr>
      <w:r w:rsidRPr="007E57E9">
        <w:t xml:space="preserve">製品自体にオープン ソース通知を表示します。これは、ユーザーと対話してライセンス情報を引き出すか、ライセンス情報を表示するかできるユーザー </w:t>
      </w:r>
      <w:del w:id="1374" w:author="Mieko Sato" w:date="2018-01-25T16:08:00Z">
        <w:r w:rsidRPr="007E57E9" w:rsidDel="008D48A1">
          <w:delText>インタフェース</w:delText>
        </w:r>
      </w:del>
      <w:ins w:id="1375" w:author="Mieko Sato" w:date="2018-01-25T16:08:00Z">
        <w:r w:rsidR="008D48A1">
          <w:t>インターフェイス</w:t>
        </w:r>
      </w:ins>
      <w:r w:rsidRPr="007E57E9">
        <w:t>を製品が持っている場合には、実行可能な選択肢です。この選択肢の例は、携帯電話やタブレットです。</w:t>
      </w:r>
    </w:p>
    <w:p w:rsidR="00276A23" w:rsidRPr="007E57E9" w:rsidRDefault="00276A23" w:rsidP="00276A23">
      <w:pPr>
        <w:pStyle w:val="Ibrahim"/>
        <w:spacing w:before="120"/>
      </w:pPr>
      <w:r w:rsidRPr="007E57E9">
        <w:t>製品マニュアルや、製品に付属する文書に、オープン ソース通知を含めます。</w:t>
      </w:r>
      <w:r w:rsidR="00106154">
        <w:br/>
      </w:r>
    </w:p>
    <w:p w:rsidR="00276A23" w:rsidRPr="007E57E9" w:rsidRDefault="00276A23" w:rsidP="00106154">
      <w:pPr>
        <w:pStyle w:val="Ibrahim0"/>
        <w:spacing w:before="120" w:after="120"/>
      </w:pPr>
      <w:r w:rsidRPr="00106154">
        <w:rPr>
          <w:rStyle w:val="Ibrahim1"/>
          <w:rFonts w:hint="eastAsia"/>
        </w:rPr>
        <w:t>いくつかの企業は、ウェブサイト（一つの選択肢ではありますが、頻繁に採用され、維持にも手がかかりません。基本的にはウェブサイト上に通知ファイルを置くだけです。）上で通知を維持しながら、可能な時には両方の選択肢を選びます。通知に関する考察から得られる重要なことは、製品出荷やサービス開始前に、全てのオープン</w:t>
      </w:r>
      <w:r w:rsidRPr="00106154">
        <w:rPr>
          <w:rStyle w:val="Ibrahim1"/>
        </w:rPr>
        <w:t xml:space="preserve"> ソース通知に対する要求が満た</w:t>
      </w:r>
      <w:r w:rsidRPr="007E57E9">
        <w:t>されることを、確実にしなければならないということです。</w:t>
      </w:r>
    </w:p>
    <w:p w:rsidR="00276A23" w:rsidRPr="007E57E9" w:rsidRDefault="00276A23" w:rsidP="00106154">
      <w:pPr>
        <w:pStyle w:val="2"/>
      </w:pPr>
      <w:bookmarkStart w:id="1376" w:name="_Toc504728135"/>
      <w:r w:rsidRPr="007E57E9">
        <w:rPr>
          <w:rFonts w:hint="eastAsia"/>
        </w:rPr>
        <w:t>頒布に関する考察</w:t>
      </w:r>
      <w:bookmarkEnd w:id="1376"/>
    </w:p>
    <w:p w:rsidR="00106154" w:rsidRDefault="00276A23" w:rsidP="00106154">
      <w:pPr>
        <w:pStyle w:val="Ibrahim0"/>
        <w:spacing w:before="120" w:after="120"/>
      </w:pPr>
      <w:r w:rsidRPr="007E57E9">
        <w:rPr>
          <w:rFonts w:hint="eastAsia"/>
        </w:rPr>
        <w:t>一般的に言って、企業は、製品出荷前にオープン</w:t>
      </w:r>
      <w:r w:rsidRPr="007E57E9">
        <w:t xml:space="preserve"> ソース頒布に関する義務を果たした状態にできることを望みます。コンプライアンス プラクティスを開発サイクルで徹底的に実施することによって、頒布に関する考察はとても単純で簡素なものになります。</w:t>
      </w:r>
    </w:p>
    <w:p w:rsidR="00106154" w:rsidRDefault="00106154">
      <w:pPr>
        <w:rPr>
          <w:rFonts w:hAnsi="メイリオ" w:cs="ＭＳ ゴシック"/>
          <w:spacing w:val="-3"/>
          <w:w w:val="95"/>
          <w:sz w:val="20"/>
          <w:szCs w:val="20"/>
          <w:lang w:eastAsia="ja-JP"/>
        </w:rPr>
      </w:pPr>
      <w:r>
        <w:rPr>
          <w:lang w:eastAsia="ja-JP"/>
        </w:rPr>
        <w:br w:type="page"/>
      </w:r>
    </w:p>
    <w:p w:rsidR="00276A23" w:rsidRPr="007E57E9" w:rsidRDefault="00276A23" w:rsidP="00E8787C">
      <w:pPr>
        <w:pStyle w:val="2"/>
      </w:pPr>
      <w:bookmarkStart w:id="1377" w:name="_Toc504728136"/>
      <w:r w:rsidRPr="007E57E9">
        <w:rPr>
          <w:rFonts w:hint="eastAsia"/>
        </w:rPr>
        <w:t>利用に関する考察</w:t>
      </w:r>
      <w:bookmarkEnd w:id="1377"/>
    </w:p>
    <w:p w:rsidR="00276A23" w:rsidRPr="007E57E9" w:rsidRDefault="00276A23" w:rsidP="00E8787C">
      <w:pPr>
        <w:pStyle w:val="Ibrahim0"/>
        <w:spacing w:before="120" w:after="120"/>
      </w:pPr>
      <w:r w:rsidRPr="007E57E9">
        <w:rPr>
          <w:rFonts w:hint="eastAsia"/>
        </w:rPr>
        <w:t>以下の節では、完全にコンプライアンスに適合したオープン</w:t>
      </w:r>
      <w:r w:rsidRPr="007E57E9">
        <w:t xml:space="preserve"> ソース利用についての、考察と警告を示します。</w:t>
      </w:r>
    </w:p>
    <w:p w:rsidR="00276A23" w:rsidRPr="00E8787C" w:rsidRDefault="00276A23" w:rsidP="00E8787C">
      <w:pPr>
        <w:pStyle w:val="4"/>
        <w:spacing w:before="240" w:after="120"/>
        <w:rPr>
          <w:strike/>
          <w:lang w:eastAsia="ja-JP"/>
        </w:rPr>
      </w:pPr>
      <w:r w:rsidRPr="007E57E9">
        <w:rPr>
          <w:lang w:eastAsia="ja-JP"/>
        </w:rPr>
        <w:t>BoMをクリーンに</w:t>
      </w:r>
      <w:r w:rsidRPr="00E8787C">
        <w:rPr>
          <w:strike/>
          <w:lang w:eastAsia="ja-JP"/>
        </w:rPr>
        <w:t>します。</w:t>
      </w:r>
    </w:p>
    <w:p w:rsidR="00276A23" w:rsidRPr="007E57E9" w:rsidRDefault="00276A23" w:rsidP="00E8787C">
      <w:pPr>
        <w:pStyle w:val="Ibrahim0"/>
        <w:spacing w:before="120" w:after="120"/>
      </w:pPr>
      <w:r w:rsidRPr="007E57E9">
        <w:rPr>
          <w:rFonts w:hint="eastAsia"/>
        </w:rPr>
        <w:t>入るソフトウェアが、利用宣言されていないオープン</w:t>
      </w:r>
      <w:r w:rsidRPr="007E57E9">
        <w:t xml:space="preserve"> ソースを含んでいないことを確実にします。供給者から受け取る時に、いつも</w:t>
      </w:r>
      <w:del w:id="1378" w:author="Mieko Sato" w:date="2018-01-25T15:45:00Z">
        <w:r w:rsidRPr="007E57E9" w:rsidDel="00E15361">
          <w:delText>ソースコード</w:delText>
        </w:r>
      </w:del>
      <w:ins w:id="1379" w:author="Mieko Sato" w:date="2018-01-25T15:45:00Z">
        <w:r w:rsidR="00E15361">
          <w:t>ソース コード</w:t>
        </w:r>
      </w:ins>
      <w:r w:rsidRPr="007E57E9">
        <w:t>を監査します。代わりの方法としては、ソフトウェア供給者が供給するコードの監査報告を必ず提供しなければならないという企業ポリシーを制定します。</w:t>
      </w:r>
    </w:p>
    <w:p w:rsidR="00276A23" w:rsidRPr="007E57E9" w:rsidRDefault="00AD17B3" w:rsidP="00E8787C">
      <w:pPr>
        <w:pStyle w:val="4"/>
        <w:spacing w:before="240" w:after="120"/>
        <w:rPr>
          <w:lang w:eastAsia="ja-JP"/>
        </w:rPr>
      </w:pPr>
      <w:r w:rsidRPr="00AD17B3">
        <w:rPr>
          <w:rFonts w:hint="eastAsia"/>
          <w:color w:val="FF0000"/>
          <w:lang w:eastAsia="ja-JP"/>
        </w:rPr>
        <w:t>各</w:t>
      </w:r>
      <w:r w:rsidR="00276A23" w:rsidRPr="007E57E9">
        <w:rPr>
          <w:rFonts w:hint="eastAsia"/>
          <w:lang w:eastAsia="ja-JP"/>
        </w:rPr>
        <w:t>オープン</w:t>
      </w:r>
      <w:r w:rsidR="00276A23" w:rsidRPr="007E57E9">
        <w:rPr>
          <w:lang w:eastAsia="ja-JP"/>
        </w:rPr>
        <w:t xml:space="preserve"> ソース コンポーネントに対するOSRBフォーム</w:t>
      </w:r>
    </w:p>
    <w:p w:rsidR="00276A23" w:rsidRPr="007E57E9" w:rsidRDefault="00276A23" w:rsidP="00E8787C">
      <w:pPr>
        <w:pStyle w:val="Ibrahim0"/>
        <w:spacing w:before="120" w:after="120"/>
      </w:pPr>
      <w:r w:rsidRPr="007E57E9">
        <w:rPr>
          <w:rFonts w:hint="eastAsia"/>
        </w:rPr>
        <w:t>利用するそれぞれのオープン</w:t>
      </w:r>
      <w:r w:rsidRPr="007E57E9">
        <w:t xml:space="preserve"> ソース コンポーネントに対してOSRB利用要求フォームを記入します。明白なOSRB許可がないオープン ソースを利用するのは避けます。</w:t>
      </w:r>
    </w:p>
    <w:p w:rsidR="00276A23" w:rsidRPr="007E57E9" w:rsidRDefault="00276A23" w:rsidP="00E8787C">
      <w:pPr>
        <w:pStyle w:val="4"/>
        <w:spacing w:before="240" w:after="120"/>
        <w:rPr>
          <w:lang w:eastAsia="ja-JP"/>
        </w:rPr>
      </w:pPr>
      <w:r w:rsidRPr="007E57E9">
        <w:rPr>
          <w:lang w:eastAsia="ja-JP"/>
        </w:rPr>
        <w:t>M&amp;Aによるリスクの理解</w:t>
      </w:r>
    </w:p>
    <w:p w:rsidR="00276A23" w:rsidRPr="007E57E9" w:rsidRDefault="00276A23" w:rsidP="00E8787C">
      <w:pPr>
        <w:pStyle w:val="Ibrahim0"/>
        <w:spacing w:before="120" w:after="120"/>
      </w:pPr>
      <w:r w:rsidRPr="007E57E9">
        <w:rPr>
          <w:rFonts w:hint="eastAsia"/>
        </w:rPr>
        <w:t>利用されているオープン</w:t>
      </w:r>
      <w:r w:rsidRPr="007E57E9">
        <w:t xml:space="preserve"> ソース コードと関連する事項は、企業間の取引に先立って実施される資産監査対象の一部であることを理解します。</w:t>
      </w:r>
    </w:p>
    <w:p w:rsidR="00276A23" w:rsidRPr="007E57E9" w:rsidRDefault="00276A23" w:rsidP="00E8787C">
      <w:pPr>
        <w:pStyle w:val="4"/>
        <w:spacing w:before="240" w:after="120"/>
        <w:rPr>
          <w:lang w:eastAsia="ja-JP"/>
        </w:rPr>
      </w:pPr>
      <w:r w:rsidRPr="007E57E9">
        <w:rPr>
          <w:rFonts w:hint="eastAsia"/>
          <w:lang w:eastAsia="ja-JP"/>
        </w:rPr>
        <w:t>使用しなくなったオープン</w:t>
      </w:r>
      <w:r w:rsidRPr="007E57E9">
        <w:rPr>
          <w:lang w:eastAsia="ja-JP"/>
        </w:rPr>
        <w:t xml:space="preserve"> ソース パッケージ</w:t>
      </w:r>
    </w:p>
    <w:p w:rsidR="00276A23" w:rsidRPr="007E57E9" w:rsidRDefault="00276A23" w:rsidP="00E8787C">
      <w:pPr>
        <w:pStyle w:val="Ibrahim0"/>
        <w:spacing w:before="120" w:after="120"/>
      </w:pPr>
      <w:r w:rsidRPr="007E57E9">
        <w:rPr>
          <w:rFonts w:hint="eastAsia"/>
        </w:rPr>
        <w:t>承認済みのオープン</w:t>
      </w:r>
      <w:r w:rsidRPr="007E57E9">
        <w:t xml:space="preserve"> ソース パッケージが利用されなくなったならば、技術者はOSRBに連絡してオープン ソースリストを更新するように通知しなければなりません。さもなければ、OSRBが、BOM差分ツールを実行する際にもはや使われなくなっているパッケージを見つけるでしょう。</w:t>
      </w:r>
    </w:p>
    <w:p w:rsidR="00276A23" w:rsidRPr="007E57E9" w:rsidRDefault="00276A23" w:rsidP="00E8787C">
      <w:pPr>
        <w:pStyle w:val="4"/>
        <w:spacing w:before="240" w:after="120"/>
        <w:rPr>
          <w:lang w:eastAsia="ja-JP"/>
        </w:rPr>
      </w:pPr>
      <w:r w:rsidRPr="007E57E9">
        <w:rPr>
          <w:rFonts w:hint="eastAsia"/>
          <w:lang w:eastAsia="ja-JP"/>
        </w:rPr>
        <w:t>大きなソース</w:t>
      </w:r>
      <w:r w:rsidRPr="007E57E9">
        <w:rPr>
          <w:lang w:eastAsia="ja-JP"/>
        </w:rPr>
        <w:t xml:space="preserve"> コード変更</w:t>
      </w:r>
    </w:p>
    <w:p w:rsidR="00276A23" w:rsidRPr="007E57E9" w:rsidRDefault="00276A23" w:rsidP="00E8787C">
      <w:pPr>
        <w:pStyle w:val="Ibrahim0"/>
        <w:spacing w:before="120" w:after="120"/>
      </w:pPr>
      <w:r w:rsidRPr="007E57E9">
        <w:rPr>
          <w:rFonts w:hint="eastAsia"/>
        </w:rPr>
        <w:t>承認済みのパッケージが大きな変更を受けた時には、</w:t>
      </w:r>
      <w:r w:rsidRPr="007E57E9">
        <w:t>OSRBに</w:t>
      </w:r>
      <w:del w:id="1380" w:author="Mieko Sato" w:date="2018-01-25T15:45:00Z">
        <w:r w:rsidRPr="007E57E9" w:rsidDel="00E15361">
          <w:delText>ソースコード</w:delText>
        </w:r>
      </w:del>
      <w:ins w:id="1381" w:author="Mieko Sato" w:date="2018-01-25T15:45:00Z">
        <w:r w:rsidR="00E15361">
          <w:t>ソース コード</w:t>
        </w:r>
      </w:ins>
      <w:r w:rsidRPr="007E57E9">
        <w:t>を再スキャンするように通知します。さもなければ、OSRBがBOM差分ツールを実行する際にパッケージが変更されていることを発見するでしょう。設計や実装での大きな変更は、アーキテクチャー、API、ユースケースにインパクトを与えますし、ある場合にはコンプライアンス面でもインパクトがあります。</w:t>
      </w:r>
    </w:p>
    <w:p w:rsidR="00276A23" w:rsidRPr="007E57E9" w:rsidRDefault="00276A23" w:rsidP="00257C15">
      <w:pPr>
        <w:pStyle w:val="4"/>
        <w:spacing w:before="240" w:after="120"/>
        <w:rPr>
          <w:lang w:eastAsia="ja-JP"/>
        </w:rPr>
      </w:pPr>
      <w:r w:rsidRPr="007E57E9">
        <w:rPr>
          <w:rFonts w:hint="eastAsia"/>
          <w:lang w:eastAsia="ja-JP"/>
        </w:rPr>
        <w:t>参考オリジナル</w:t>
      </w:r>
      <w:r w:rsidRPr="007E57E9">
        <w:rPr>
          <w:lang w:eastAsia="ja-JP"/>
        </w:rPr>
        <w:t xml:space="preserve"> ソース コード</w:t>
      </w:r>
    </w:p>
    <w:p w:rsidR="00276A23" w:rsidRPr="007E57E9" w:rsidRDefault="00276A23" w:rsidP="00E8787C">
      <w:pPr>
        <w:pStyle w:val="Ibrahim0"/>
        <w:spacing w:before="120" w:after="120"/>
      </w:pPr>
      <w:r w:rsidRPr="007E57E9">
        <w:rPr>
          <w:rFonts w:hint="eastAsia"/>
        </w:rPr>
        <w:t>ダウンロードしたパッケージを保存するのに加えて、オープン</w:t>
      </w:r>
      <w:r w:rsidRPr="007E57E9">
        <w:t xml:space="preserve"> ソース パッケージをダウンロードしたURLも文書化します。</w:t>
      </w:r>
    </w:p>
    <w:p w:rsidR="00276A23" w:rsidRPr="007E57E9" w:rsidRDefault="00276A23" w:rsidP="00257C15">
      <w:pPr>
        <w:pStyle w:val="4"/>
        <w:spacing w:before="240" w:after="120"/>
        <w:rPr>
          <w:lang w:eastAsia="ja-JP"/>
        </w:rPr>
      </w:pPr>
      <w:r w:rsidRPr="007E57E9">
        <w:rPr>
          <w:rFonts w:hint="eastAsia"/>
          <w:lang w:eastAsia="ja-JP"/>
        </w:rPr>
        <w:t>オープン</w:t>
      </w:r>
      <w:r w:rsidRPr="007E57E9">
        <w:rPr>
          <w:lang w:eastAsia="ja-JP"/>
        </w:rPr>
        <w:t xml:space="preserve"> ソースの新しいバージョンへの更新</w:t>
      </w:r>
    </w:p>
    <w:p w:rsidR="00276A23" w:rsidRPr="007E57E9" w:rsidRDefault="00276A23" w:rsidP="00E8787C">
      <w:pPr>
        <w:pStyle w:val="Ibrahim0"/>
        <w:spacing w:before="120" w:after="120"/>
      </w:pPr>
      <w:r w:rsidRPr="007E57E9">
        <w:rPr>
          <w:rFonts w:hint="eastAsia"/>
        </w:rPr>
        <w:t>同じオープン</w:t>
      </w:r>
      <w:r w:rsidRPr="007E57E9">
        <w:t xml:space="preserve"> ソース コンポーネントの新しいバージョンがレビューされ承認されることを確実にします。バージョン更新の間でライセンス変更が起きることがありますので、オープン ソース パッケージのバージョンを更新する時には、新しいバージョンのライセンスが前のバージョンから変更されていないことを確認します。もしライセンスが変わっていたら、コンプライアンス記録を更新して、新しいライセンスが問題を起こさないように、OSRBに相談します。</w:t>
      </w:r>
    </w:p>
    <w:p w:rsidR="00276A23" w:rsidRPr="007E57E9" w:rsidRDefault="00276A23" w:rsidP="00257C15">
      <w:pPr>
        <w:pStyle w:val="4"/>
        <w:spacing w:before="240" w:after="120"/>
        <w:rPr>
          <w:lang w:eastAsia="ja-JP"/>
        </w:rPr>
      </w:pPr>
      <w:r w:rsidRPr="007E57E9">
        <w:rPr>
          <w:rFonts w:hint="eastAsia"/>
          <w:lang w:eastAsia="ja-JP"/>
        </w:rPr>
        <w:t>コンプライアンス</w:t>
      </w:r>
      <w:r w:rsidRPr="007E57E9">
        <w:rPr>
          <w:lang w:eastAsia="ja-JP"/>
        </w:rPr>
        <w:t xml:space="preserve"> 検証の黄金律</w:t>
      </w:r>
    </w:p>
    <w:p w:rsidR="00276A23" w:rsidRPr="007E57E9" w:rsidRDefault="00276A23" w:rsidP="00E8787C">
      <w:pPr>
        <w:pStyle w:val="Ibrahim0"/>
        <w:spacing w:before="120" w:after="120"/>
      </w:pPr>
      <w:r w:rsidRPr="007E57E9">
        <w:rPr>
          <w:rFonts w:hint="eastAsia"/>
        </w:rPr>
        <w:t>コンプライアンスは製品ごとサービスごとに検証されます。というのは、オープン</w:t>
      </w:r>
      <w:r w:rsidRPr="007E57E9">
        <w:t xml:space="preserve"> ソース パッケージは、ある条件での利用を承認されたのであり、2次利用について承認されたわけではないからです。</w:t>
      </w:r>
    </w:p>
    <w:p w:rsidR="00276A23" w:rsidRPr="007E57E9" w:rsidRDefault="00276A23" w:rsidP="00AD17B3">
      <w:pPr>
        <w:pStyle w:val="4"/>
        <w:spacing w:before="240" w:after="120"/>
        <w:rPr>
          <w:lang w:eastAsia="ja-JP"/>
        </w:rPr>
      </w:pPr>
      <w:r w:rsidRPr="007E57E9">
        <w:rPr>
          <w:rFonts w:hint="eastAsia"/>
          <w:lang w:eastAsia="ja-JP"/>
        </w:rPr>
        <w:t>コピー／ペースト</w:t>
      </w:r>
    </w:p>
    <w:p w:rsidR="00276A23" w:rsidRPr="007E57E9" w:rsidRDefault="00276A23" w:rsidP="00E8787C">
      <w:pPr>
        <w:pStyle w:val="Ibrahim0"/>
        <w:spacing w:before="120" w:after="120"/>
      </w:pPr>
      <w:r w:rsidRPr="007E57E9">
        <w:rPr>
          <w:rFonts w:hint="eastAsia"/>
        </w:rPr>
        <w:t>事前の</w:t>
      </w:r>
      <w:r w:rsidRPr="007E57E9">
        <w:t xml:space="preserve">OSRB承認なしでの、ソース コード断片の利用や、オープン ソース コードをプロプライエタリやサード パーティ </w:t>
      </w:r>
      <w:del w:id="1382" w:author="Mieko Sato" w:date="2018-01-25T15:45:00Z">
        <w:r w:rsidRPr="007E57E9" w:rsidDel="00E15361">
          <w:delText>ソースコード</w:delText>
        </w:r>
      </w:del>
      <w:ins w:id="1383" w:author="Mieko Sato" w:date="2018-01-25T15:45:00Z">
        <w:r w:rsidR="00E15361">
          <w:t>ソース コード</w:t>
        </w:r>
      </w:ins>
      <w:r w:rsidRPr="007E57E9">
        <w:t>へ（その逆も）コピー／ペーストすることを避けます。これらの行動は、コンプライアンスに深く関わります。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コードの異なるライセンスとの結合</w:t>
      </w:r>
    </w:p>
    <w:p w:rsidR="00276A23" w:rsidRPr="007E57E9" w:rsidRDefault="00276A23" w:rsidP="00E8787C">
      <w:pPr>
        <w:pStyle w:val="Ibrahim0"/>
        <w:spacing w:before="120" w:after="120"/>
      </w:pPr>
      <w:r w:rsidRPr="007E57E9">
        <w:rPr>
          <w:rFonts w:hint="eastAsia"/>
        </w:rPr>
        <w:t>多くのオープン</w:t>
      </w:r>
      <w:r w:rsidRPr="007E57E9">
        <w:t xml:space="preserve"> ソース ライセンスは互いに両立性を持っていないので、派生物に異なるオープン ソース ライセンスを結合することを避けます。このトピックに関して、法務担当からのサポートを受けることを強く勧めます。</w:t>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E8787C">
      <w:pPr>
        <w:pStyle w:val="Ibrahim0"/>
        <w:spacing w:before="120" w:after="120"/>
      </w:pPr>
      <w:r w:rsidRPr="007E57E9">
        <w:rPr>
          <w:rFonts w:hint="eastAsia"/>
        </w:rPr>
        <w:t>ソース</w:t>
      </w:r>
      <w:r w:rsidRPr="007E57E9">
        <w:t xml:space="preserve"> コードに不適切なコメントを残さないようにします。（個人的なコメント、商品コード名、競合他社名等）</w:t>
      </w:r>
    </w:p>
    <w:p w:rsidR="00276A23" w:rsidRPr="007E57E9" w:rsidRDefault="00276A23" w:rsidP="00AD17B3">
      <w:pPr>
        <w:pStyle w:val="4"/>
        <w:spacing w:before="240" w:after="120"/>
        <w:rPr>
          <w:lang w:eastAsia="ja-JP"/>
        </w:rPr>
      </w:pPr>
      <w:r w:rsidRPr="007E57E9">
        <w:rPr>
          <w:rFonts w:hint="eastAsia"/>
          <w:lang w:eastAsia="ja-JP"/>
        </w:rPr>
        <w:t>既存ライセンス情報</w:t>
      </w:r>
    </w:p>
    <w:p w:rsidR="00276A23" w:rsidRPr="007E57E9" w:rsidRDefault="00276A23" w:rsidP="00E8787C">
      <w:pPr>
        <w:pStyle w:val="Ibrahim0"/>
        <w:spacing w:before="120" w:after="120"/>
      </w:pPr>
      <w:r w:rsidRPr="007E57E9">
        <w:rPr>
          <w:rFonts w:hint="eastAsia"/>
        </w:rPr>
        <w:t>既存の著作権やライセンスの情報をオープン</w:t>
      </w:r>
      <w:r w:rsidRPr="007E57E9">
        <w:t xml:space="preserve"> ソース コンポーネントから削除あるいは変更しないようにします。全ての著作権やライセンスの情報は、ライセンスが変更を許していると完全に確信できるとき以外は、オープン ソース コンポーネントでそのままの状態にしておきます。</w:t>
      </w:r>
    </w:p>
    <w:p w:rsidR="00276A23" w:rsidRPr="007E57E9" w:rsidRDefault="00276A23" w:rsidP="00AD17B3">
      <w:pPr>
        <w:pStyle w:val="2"/>
      </w:pPr>
      <w:bookmarkStart w:id="1384" w:name="_Toc504728137"/>
      <w:r w:rsidRPr="007E57E9">
        <w:rPr>
          <w:rFonts w:hint="eastAsia"/>
        </w:rPr>
        <w:t>帰属についての考察</w:t>
      </w:r>
      <w:bookmarkEnd w:id="1384"/>
    </w:p>
    <w:p w:rsidR="00276A23" w:rsidRPr="007E57E9" w:rsidRDefault="00276A23" w:rsidP="00E8787C">
      <w:pPr>
        <w:pStyle w:val="Ibrahim0"/>
        <w:spacing w:before="120" w:after="120"/>
      </w:pPr>
      <w:r w:rsidRPr="007E57E9">
        <w:rPr>
          <w:rFonts w:hint="eastAsia"/>
        </w:rPr>
        <w:t>製品にオープン</w:t>
      </w:r>
      <w:r w:rsidRPr="007E57E9">
        <w:t xml:space="preserve"> ソースを組み込んでいる企業は、エンド ユーザーに帰属情報を提供する必要があります。この節では、オープン ソースの帰属に関する義務をどのように達成するかについてのガイドラインを示します。</w:t>
      </w:r>
    </w:p>
    <w:p w:rsidR="00276A23" w:rsidRPr="007E57E9" w:rsidRDefault="00276A23" w:rsidP="00AD17B3">
      <w:pPr>
        <w:pStyle w:val="3"/>
        <w:spacing w:before="360" w:after="120"/>
      </w:pPr>
      <w:bookmarkStart w:id="1385" w:name="_Toc504728138"/>
      <w:r w:rsidRPr="007E57E9">
        <w:rPr>
          <w:rFonts w:hint="eastAsia"/>
        </w:rPr>
        <w:t>帰属タイプ</w:t>
      </w:r>
      <w:bookmarkEnd w:id="1385"/>
    </w:p>
    <w:p w:rsidR="00276A23" w:rsidRPr="007E57E9" w:rsidRDefault="00276A23" w:rsidP="00E8787C">
      <w:pPr>
        <w:pStyle w:val="Ibrahim0"/>
        <w:spacing w:before="120" w:after="120"/>
      </w:pPr>
      <w:r w:rsidRPr="007E57E9">
        <w:rPr>
          <w:rFonts w:hint="eastAsia"/>
        </w:rPr>
        <w:t>オープン</w:t>
      </w:r>
      <w:r w:rsidRPr="007E57E9">
        <w:t xml:space="preserve"> ソースの帰属要求は、ライセンスによって異なりますが、一般的に4つのカテゴリに分けられます。</w:t>
      </w:r>
    </w:p>
    <w:p w:rsidR="00276A23" w:rsidRPr="007E57E9" w:rsidRDefault="00276A23" w:rsidP="00AD17B3">
      <w:pPr>
        <w:pStyle w:val="4"/>
        <w:spacing w:before="240" w:after="120"/>
        <w:rPr>
          <w:lang w:eastAsia="ja-JP"/>
        </w:rPr>
      </w:pPr>
      <w:r w:rsidRPr="007E57E9">
        <w:rPr>
          <w:rFonts w:hint="eastAsia"/>
          <w:lang w:eastAsia="ja-JP"/>
        </w:rPr>
        <w:t>ライセンス全文</w:t>
      </w:r>
    </w:p>
    <w:p w:rsidR="00276A23" w:rsidRPr="007E57E9" w:rsidRDefault="00276A23" w:rsidP="00E8787C">
      <w:pPr>
        <w:pStyle w:val="Ibrahim0"/>
        <w:spacing w:before="120" w:after="120"/>
      </w:pPr>
      <w:r w:rsidRPr="007E57E9">
        <w:rPr>
          <w:rFonts w:hint="eastAsia"/>
        </w:rPr>
        <w:t>ライセンス全文の逐語的コピーが、ほとんど全てのオープン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著作権表記</w:t>
      </w:r>
    </w:p>
    <w:p w:rsidR="00276A23" w:rsidRPr="007E57E9" w:rsidRDefault="00276A23" w:rsidP="00E8787C">
      <w:pPr>
        <w:pStyle w:val="Ibrahim0"/>
        <w:spacing w:before="120" w:after="120"/>
      </w:pPr>
      <w:r w:rsidRPr="007E57E9">
        <w:rPr>
          <w:rFonts w:hint="eastAsia"/>
        </w:rPr>
        <w:t>著作権表記の逐語的コピーが、多くのオープン</w:t>
      </w:r>
      <w:r w:rsidRPr="007E57E9">
        <w:t xml:space="preserve"> ソース ライセンスで要求されます。</w:t>
      </w:r>
    </w:p>
    <w:p w:rsidR="00276A23" w:rsidRPr="007E57E9" w:rsidRDefault="00276A23" w:rsidP="00AD17B3">
      <w:pPr>
        <w:pStyle w:val="4"/>
        <w:spacing w:before="240" w:after="120"/>
        <w:rPr>
          <w:lang w:eastAsia="ja-JP"/>
        </w:rPr>
      </w:pPr>
      <w:r w:rsidRPr="007E57E9">
        <w:rPr>
          <w:rFonts w:hint="eastAsia"/>
          <w:lang w:eastAsia="ja-JP"/>
        </w:rPr>
        <w:t>謝辞表記</w:t>
      </w:r>
    </w:p>
    <w:p w:rsidR="00AD17B3" w:rsidRDefault="00276A23" w:rsidP="00E8787C">
      <w:pPr>
        <w:pStyle w:val="Ibrahim0"/>
        <w:spacing w:before="120" w:after="120"/>
      </w:pPr>
      <w:r w:rsidRPr="007E57E9">
        <w:rPr>
          <w:rFonts w:hint="eastAsia"/>
        </w:rPr>
        <w:t>いくつかのオープン</w:t>
      </w:r>
      <w:r w:rsidRPr="007E57E9">
        <w:t xml:space="preserve"> ソース ライセンスは、明示的に著者の帰属を要求します。ほとんどの場合、オープン ソース プロジェクトは、貢献者のリストを含むAUTHORSと呼ばれるファイルを含んでいますので、帰属表記の一部としてこの情報を使うことができます。</w:t>
      </w:r>
    </w:p>
    <w:p w:rsidR="00AD17B3" w:rsidRDefault="00AD17B3">
      <w:pPr>
        <w:rPr>
          <w:rFonts w:hAnsi="メイリオ" w:cs="ＭＳ ゴシック"/>
          <w:spacing w:val="-3"/>
          <w:w w:val="95"/>
          <w:sz w:val="20"/>
          <w:szCs w:val="20"/>
          <w:lang w:eastAsia="ja-JP"/>
        </w:rPr>
      </w:pPr>
      <w:r>
        <w:rPr>
          <w:lang w:eastAsia="ja-JP"/>
        </w:rPr>
        <w:br w:type="page"/>
      </w:r>
    </w:p>
    <w:p w:rsidR="00276A23" w:rsidRPr="007E57E9" w:rsidRDefault="00276A23" w:rsidP="00AD17B3">
      <w:pPr>
        <w:pStyle w:val="4"/>
        <w:spacing w:before="240" w:after="120"/>
        <w:rPr>
          <w:lang w:eastAsia="ja-JP"/>
        </w:rPr>
      </w:pPr>
      <w:r w:rsidRPr="007E57E9">
        <w:rPr>
          <w:rFonts w:hint="eastAsia"/>
          <w:lang w:eastAsia="ja-JP"/>
        </w:rPr>
        <w:t>ソース</w:t>
      </w:r>
      <w:r w:rsidRPr="007E57E9">
        <w:rPr>
          <w:lang w:eastAsia="ja-JP"/>
        </w:rPr>
        <w:t xml:space="preserve"> コード入手についての情報</w:t>
      </w:r>
    </w:p>
    <w:p w:rsidR="00276A23" w:rsidRPr="007E57E9" w:rsidRDefault="00276A23" w:rsidP="00E8787C">
      <w:pPr>
        <w:pStyle w:val="Ibrahim0"/>
        <w:spacing w:before="120" w:after="120"/>
      </w:pPr>
      <w:r w:rsidRPr="007E57E9">
        <w:rPr>
          <w:rFonts w:hint="eastAsia"/>
        </w:rPr>
        <w:t>ソース</w:t>
      </w:r>
      <w:r w:rsidRPr="007E57E9">
        <w:t xml:space="preserve"> コード再頒布義務を持つほとんどのライセンスは、製品に付随するソース コード提供か、ソース コードの入手方法を記述した書面による申出かを要求します。GPL と LGPL は、このカテゴリーのライセンスの例です。</w:t>
      </w:r>
    </w:p>
    <w:p w:rsidR="00276A23" w:rsidRPr="007E57E9" w:rsidRDefault="00276A23" w:rsidP="00AD17B3">
      <w:pPr>
        <w:pStyle w:val="3"/>
        <w:spacing w:before="360" w:after="120"/>
      </w:pPr>
      <w:bookmarkStart w:id="1386" w:name="_Toc504728139"/>
      <w:r w:rsidRPr="007E57E9">
        <w:rPr>
          <w:rFonts w:hint="eastAsia"/>
        </w:rPr>
        <w:t>帰属の提示</w:t>
      </w:r>
      <w:bookmarkEnd w:id="1386"/>
    </w:p>
    <w:p w:rsidR="00276A23" w:rsidRPr="007E57E9" w:rsidRDefault="00276A23" w:rsidP="00E8787C">
      <w:pPr>
        <w:pStyle w:val="Ibrahim0"/>
        <w:spacing w:before="120" w:after="120"/>
      </w:pPr>
      <w:r w:rsidRPr="007E57E9">
        <w:rPr>
          <w:rFonts w:hint="eastAsia"/>
        </w:rPr>
        <w:t>オープン</w:t>
      </w:r>
      <w:r w:rsidRPr="007E57E9">
        <w:t xml:space="preserve"> ソースを含むあるいは利用している製品やサービスに関していうと、帰属は、（製品マニュアル等の）印刷されたユーザー文書や、CDまたはウェブサイトからのダウンロードなど、印刷または電子形式で頒布されなくてはなりません。もし、製品やサービスがグラフィカル ユーザー インターフェイスやコマンド ライン インターフェイスを持っているならば、帰属をそのUI経由で表示することも選択肢の一つです。携帯電話での通信での（OTA）製品アップデートに関していうと、製品アップデートが新しいあるいは更新されたオープン ソース コンポーネントを含むのであれば、帰属は、更新されなければなりません。</w:t>
      </w:r>
    </w:p>
    <w:p w:rsidR="00276A23" w:rsidRPr="007E57E9" w:rsidRDefault="00276A23" w:rsidP="00AD17B3">
      <w:pPr>
        <w:pStyle w:val="2"/>
      </w:pPr>
      <w:bookmarkStart w:id="1387" w:name="_Toc504728140"/>
      <w:r w:rsidRPr="007E57E9">
        <w:rPr>
          <w:rFonts w:hint="eastAsia"/>
        </w:rPr>
        <w:t>特定のライセンス義務</w:t>
      </w:r>
      <w:bookmarkEnd w:id="1387"/>
    </w:p>
    <w:p w:rsidR="00276A23" w:rsidRPr="007E57E9" w:rsidRDefault="00276A23" w:rsidP="00AD17B3">
      <w:pPr>
        <w:pStyle w:val="5"/>
      </w:pPr>
      <w:r w:rsidRPr="007E57E9">
        <w:rPr>
          <w:rFonts w:hint="eastAsia"/>
        </w:rPr>
        <w:t>「エンド</w:t>
      </w:r>
      <w:r w:rsidRPr="007E57E9">
        <w:t xml:space="preserve"> ユーザーが利用可能な文書にライセンスのコピーを入れなければならない」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コンポーネントのライセンスは、このオープン ソースを利用する全ての製品のユーザー文書に含まれていなければなりません。</w:t>
      </w:r>
    </w:p>
    <w:p w:rsidR="00276A23" w:rsidRPr="007E57E9" w:rsidRDefault="00276A23" w:rsidP="00AD17B3">
      <w:pPr>
        <w:pStyle w:val="4"/>
        <w:spacing w:before="240" w:after="120"/>
        <w:rPr>
          <w:lang w:eastAsia="ja-JP"/>
        </w:rPr>
      </w:pPr>
      <w:r w:rsidRPr="007E57E9">
        <w:rPr>
          <w:rFonts w:hint="eastAsia"/>
          <w:lang w:eastAsia="ja-JP"/>
        </w:rPr>
        <w:t>推奨事項</w:t>
      </w:r>
    </w:p>
    <w:p w:rsidR="00AD17B3" w:rsidRDefault="00276A23" w:rsidP="00AD17B3">
      <w:pPr>
        <w:pStyle w:val="Ibrahim"/>
        <w:spacing w:before="120"/>
      </w:pPr>
      <w:r w:rsidRPr="007E57E9">
        <w:t>携帯電話やタブレットなど、いくつかの例では、製造会社は、ウェブ ブラウザやPDFビューアを使って（ライセンス文は、HTMLやPDF形式で機器上で利用可能です）、実際の機器上で通知を提示することができます。</w:t>
      </w:r>
    </w:p>
    <w:p w:rsidR="00AD17B3" w:rsidRPr="00AD17B3" w:rsidRDefault="00276A23" w:rsidP="00AD17B3">
      <w:pPr>
        <w:pStyle w:val="Ibrahim"/>
        <w:spacing w:before="120"/>
      </w:pPr>
      <w:r w:rsidRPr="007E57E9">
        <w:t>ユーザーがアクセス可能なファイルシステムを有する製品では、ライセンスは、意味が分かるようするために、また、オープン ソースのライセンスファイル名と同じようにするために、LICENSEというファイル名でファイルシステムに含まれていることを推奨します。</w:t>
      </w:r>
      <w:r w:rsidR="00AD17B3">
        <w:br w:type="page"/>
      </w:r>
    </w:p>
    <w:p w:rsidR="00276A23" w:rsidRPr="007E57E9" w:rsidRDefault="00276A23" w:rsidP="00AD17B3">
      <w:pPr>
        <w:pStyle w:val="Ibrahim"/>
        <w:spacing w:before="120"/>
      </w:pPr>
      <w:r w:rsidRPr="007E57E9">
        <w:t>製品アップデートに関して、ライセンス情報もまたアップデートされなければなりません。例えば、新しいソフトウェア リリースが入手可能になった時、アップデートされたリリースは、新しいリリースで導入されたオープン ソースの全ての変更を反映している、アップデートされたライセンス情報ファイルを含んでいなければなりません。変更は、以下を含むかもしれません：</w:t>
      </w:r>
    </w:p>
    <w:p w:rsidR="00276A23" w:rsidRPr="007E57E9" w:rsidRDefault="00276A23" w:rsidP="00AD17B3">
      <w:pPr>
        <w:pStyle w:val="Ibrahim"/>
        <w:numPr>
          <w:ilvl w:val="1"/>
          <w:numId w:val="20"/>
        </w:numPr>
        <w:spacing w:before="120"/>
      </w:pPr>
      <w:r w:rsidRPr="007E57E9">
        <w:t>新しいオープン ソース</w:t>
      </w:r>
    </w:p>
    <w:p w:rsidR="00AD17B3" w:rsidRDefault="00276A23" w:rsidP="00AD17B3">
      <w:pPr>
        <w:pStyle w:val="Ibrahim"/>
        <w:numPr>
          <w:ilvl w:val="1"/>
          <w:numId w:val="20"/>
        </w:numPr>
        <w:spacing w:before="120"/>
      </w:pPr>
      <w:r w:rsidRPr="007E57E9">
        <w:t>評価が下がった／使われなくなったオープン ソース新しいバージョンにアップグレードされたオープン ソース。</w:t>
      </w:r>
    </w:p>
    <w:p w:rsidR="00276A23" w:rsidRPr="007E57E9" w:rsidRDefault="00276A23" w:rsidP="00AD17B3">
      <w:pPr>
        <w:pStyle w:val="Ibrahim"/>
        <w:numPr>
          <w:ilvl w:val="1"/>
          <w:numId w:val="20"/>
        </w:numPr>
        <w:spacing w:before="120"/>
      </w:pPr>
      <w:r w:rsidRPr="007E57E9">
        <w:t>帰属／著作権表記の更新を必要とするかもしれません。まれにライセンスの更新を必要とすることもあります。</w:t>
      </w:r>
    </w:p>
    <w:p w:rsidR="00276A23" w:rsidRPr="007E57E9" w:rsidRDefault="00276A23" w:rsidP="00425EFA">
      <w:pPr>
        <w:pStyle w:val="5"/>
      </w:pPr>
      <w:r w:rsidRPr="007E57E9">
        <w:rPr>
          <w:rFonts w:hint="eastAsia"/>
        </w:rPr>
        <w:t>「エンド</w:t>
      </w:r>
      <w:r w:rsidRPr="007E57E9">
        <w:t xml:space="preserve"> ユーザーが利用可能な文書に著作権表記を入れなければならない」</w:t>
      </w:r>
    </w:p>
    <w:p w:rsidR="00276A23" w:rsidRPr="007E57E9" w:rsidRDefault="00276A23" w:rsidP="00E8787C">
      <w:pPr>
        <w:pStyle w:val="Ibrahim0"/>
        <w:spacing w:before="120" w:after="120"/>
      </w:pPr>
      <w:r w:rsidRPr="007E57E9">
        <w:rPr>
          <w:rFonts w:hint="eastAsia"/>
        </w:rPr>
        <w:t>問題となっているオープン</w:t>
      </w:r>
      <w:r w:rsidRPr="007E57E9">
        <w:t xml:space="preserve"> ソース コンポーネントのライセンスは、エンド ユーザーが利用可能な製品文書中に著作権表記を必要とするかもしれません。</w:t>
      </w:r>
    </w:p>
    <w:p w:rsidR="00276A23" w:rsidRPr="007E57E9" w:rsidRDefault="00276A23" w:rsidP="00425EFA">
      <w:pPr>
        <w:pStyle w:val="4"/>
        <w:spacing w:before="240" w:after="120"/>
      </w:pPr>
      <w:r w:rsidRPr="007E57E9">
        <w:rPr>
          <w:rFonts w:hint="eastAsia"/>
        </w:rPr>
        <w:t>推奨事項</w:t>
      </w:r>
    </w:p>
    <w:p w:rsidR="00276A23" w:rsidRPr="007E57E9" w:rsidRDefault="00276A23" w:rsidP="00276A23">
      <w:pPr>
        <w:pStyle w:val="Ibrahim"/>
        <w:spacing w:before="120"/>
      </w:pPr>
      <w:r w:rsidRPr="007E57E9">
        <w:t>全ての製品に関して、著作権情報は、（ユーザーマニュアルのような）印刷物に含まれていなければなりません。</w:t>
      </w:r>
    </w:p>
    <w:p w:rsidR="00425EFA" w:rsidRDefault="00276A23" w:rsidP="00276A23">
      <w:pPr>
        <w:pStyle w:val="Ibrahim"/>
        <w:spacing w:before="120"/>
      </w:pPr>
      <w:r w:rsidRPr="007E57E9">
        <w:t xml:space="preserve">グラフィカル ユーザー </w:t>
      </w:r>
      <w:del w:id="1388" w:author="Mieko Sato" w:date="2018-01-25T16:08:00Z">
        <w:r w:rsidRPr="007E57E9" w:rsidDel="008D48A1">
          <w:delText>インタフェース</w:delText>
        </w:r>
      </w:del>
      <w:ins w:id="1389" w:author="Mieko Sato" w:date="2018-01-25T16:08:00Z">
        <w:r w:rsidR="008D48A1">
          <w:t>インターフェイス</w:t>
        </w:r>
      </w:ins>
      <w:r w:rsidRPr="007E57E9">
        <w:t>を有する場合には、エンド ユーザーは「製品について」や「ライセンス」の画面から著作権情報を参照することができるようにすべきです。</w:t>
      </w:r>
    </w:p>
    <w:p w:rsidR="00276A23" w:rsidRPr="007E57E9" w:rsidRDefault="00276A23" w:rsidP="00276A23">
      <w:pPr>
        <w:pStyle w:val="Ibrahim"/>
        <w:spacing w:before="120"/>
      </w:pPr>
      <w:r w:rsidRPr="007E57E9">
        <w:t>製品が、ユーザーが利用可能なファイル システムを有している場合には、著作権情報は、例えば製品で利用されている全オープン ソースに対する全著作権表記は、ファイル システムに含まれているべきです。</w:t>
      </w:r>
    </w:p>
    <w:p w:rsidR="00276A23" w:rsidRPr="007E57E9" w:rsidRDefault="00276A23" w:rsidP="00276A23">
      <w:pPr>
        <w:pStyle w:val="Ibrahim"/>
        <w:spacing w:before="120"/>
      </w:pPr>
      <w:r w:rsidRPr="007E57E9">
        <w:t>製品アップデートに関して、著作権情報もまたアップデートされなければなりません。</w:t>
      </w:r>
    </w:p>
    <w:p w:rsidR="00425EFA" w:rsidRDefault="00276A23" w:rsidP="00425EFA">
      <w:pPr>
        <w:pStyle w:val="5"/>
      </w:pPr>
      <w:r w:rsidRPr="007E57E9">
        <w:rPr>
          <w:rFonts w:hint="eastAsia"/>
        </w:rPr>
        <w:t>「広告資料は、特別な謝辞が必要になるかもしれません。」</w:t>
      </w:r>
    </w:p>
    <w:p w:rsidR="00425EFA" w:rsidRDefault="00425EFA">
      <w:pPr>
        <w:rPr>
          <w:rFonts w:hAnsi="メイリオ" w:cs="ＭＳ ゴシック"/>
          <w:b/>
          <w:color w:val="7F7F7F" w:themeColor="text1" w:themeTint="80"/>
          <w:spacing w:val="-3"/>
          <w:w w:val="95"/>
          <w:szCs w:val="20"/>
          <w:lang w:eastAsia="ja-JP"/>
        </w:rPr>
      </w:pPr>
      <w:r>
        <w:rPr>
          <w:lang w:eastAsia="ja-JP"/>
        </w:rPr>
        <w:br w:type="page"/>
      </w:r>
    </w:p>
    <w:p w:rsidR="00276A23" w:rsidRPr="007E57E9" w:rsidRDefault="00276A23" w:rsidP="00375993">
      <w:pPr>
        <w:pStyle w:val="Ibrahim0"/>
        <w:spacing w:before="120" w:after="120"/>
      </w:pPr>
      <w:r w:rsidRPr="007E57E9">
        <w:rPr>
          <w:rFonts w:hint="eastAsia"/>
        </w:rPr>
        <w:t>オリジナルの</w:t>
      </w:r>
      <w:r w:rsidRPr="007E57E9">
        <w:t>BSDライセンスに由来する広告文は、以下のように書かれています。</w:t>
      </w:r>
    </w:p>
    <w:p w:rsidR="00276A23" w:rsidRPr="007E57E9" w:rsidRDefault="00276A23" w:rsidP="00375993">
      <w:pPr>
        <w:pStyle w:val="Ibrahim5"/>
        <w:jc w:val="left"/>
      </w:pPr>
      <w:r w:rsidRPr="007E57E9">
        <w:t>All advertising materials mentioning features or use of this software must display the following acknowledgement: This product includes software developed by the University of California, Berkeley and its contributors.</w:t>
      </w:r>
    </w:p>
    <w:p w:rsidR="00276A23" w:rsidRPr="007E57E9" w:rsidRDefault="00276A23" w:rsidP="00375993">
      <w:pPr>
        <w:pStyle w:val="Ibrahim0"/>
        <w:spacing w:before="120" w:after="120"/>
      </w:pPr>
      <w:r w:rsidRPr="00375993">
        <w:rPr>
          <w:highlight w:val="yellow"/>
        </w:rPr>
        <w:t>Where applicable, all marketing and advertising material (including web-based, magazines, newspapers, flyers, etc.) must display the acknowledgement.</w:t>
      </w:r>
    </w:p>
    <w:p w:rsidR="00276A23" w:rsidRPr="007E57E9" w:rsidRDefault="00276A23" w:rsidP="00375993">
      <w:pPr>
        <w:pStyle w:val="2"/>
      </w:pPr>
      <w:bookmarkStart w:id="1390" w:name="_Toc504728141"/>
      <w:r w:rsidRPr="007E57E9">
        <w:rPr>
          <w:rFonts w:hint="eastAsia"/>
        </w:rPr>
        <w:t>一般的なガイドライン</w:t>
      </w:r>
      <w:bookmarkEnd w:id="1390"/>
    </w:p>
    <w:p w:rsidR="00276A23" w:rsidRPr="007E57E9" w:rsidRDefault="00276A23" w:rsidP="00375993">
      <w:pPr>
        <w:pStyle w:val="Ibrahim0"/>
        <w:spacing w:before="120" w:after="120"/>
      </w:pPr>
      <w:r w:rsidRPr="007E57E9">
        <w:rPr>
          <w:rFonts w:hint="eastAsia"/>
        </w:rPr>
        <w:t>オープン</w:t>
      </w:r>
      <w:r w:rsidRPr="007E57E9">
        <w:t xml:space="preserve"> ソース プロジェクト名を推奨に利用しない、自分たちが行ったソース コード変更に印をつける、オリジナルのライセンス、著作権、帰属情報を保持する、などオープン ソース ライセンスを応用するガイドラインのいくつかについては既に良く知っているかもしれません。以下の節では、これらのガイドラインの細かな議論を発展させます。</w:t>
      </w:r>
    </w:p>
    <w:p w:rsidR="00276A23" w:rsidRPr="007E57E9" w:rsidRDefault="00276A23" w:rsidP="003D6170">
      <w:pPr>
        <w:pStyle w:val="4"/>
        <w:spacing w:before="240" w:after="120"/>
        <w:rPr>
          <w:lang w:eastAsia="ja-JP"/>
        </w:rPr>
      </w:pPr>
      <w:r w:rsidRPr="007E57E9">
        <w:rPr>
          <w:rFonts w:hint="eastAsia"/>
          <w:lang w:eastAsia="ja-JP"/>
        </w:rPr>
        <w:t>推奨や推進に利用しない</w:t>
      </w:r>
    </w:p>
    <w:p w:rsidR="00276A23" w:rsidRPr="007E57E9" w:rsidRDefault="00276A23" w:rsidP="00375993">
      <w:pPr>
        <w:pStyle w:val="Ibrahim0"/>
        <w:spacing w:before="120" w:after="120"/>
      </w:pPr>
      <w:r w:rsidRPr="007E57E9">
        <w:rPr>
          <w:rFonts w:hint="eastAsia"/>
        </w:rPr>
        <w:t>オープン</w:t>
      </w:r>
      <w:r w:rsidRPr="007E57E9">
        <w:t xml:space="preserve"> ソース プロジェクト、著者、貢献者などの名前を、事前に文書による許諾を受けないで、マーケティング、広告や文書（紙媒体、電子媒体、ウェブなど）に利用することはできません。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コード変更の印</w:t>
      </w:r>
    </w:p>
    <w:p w:rsidR="00276A23" w:rsidRPr="007E57E9" w:rsidRDefault="00276A23" w:rsidP="003D6170">
      <w:pPr>
        <w:pStyle w:val="Ibrahim0"/>
        <w:spacing w:before="120" w:after="120"/>
      </w:pPr>
      <w:r w:rsidRPr="007E57E9">
        <w:rPr>
          <w:rFonts w:hint="eastAsia"/>
        </w:rPr>
        <w:t>変更したオープン</w:t>
      </w:r>
      <w:r w:rsidRPr="007E57E9">
        <w:t xml:space="preserve"> ソース コードを再頒布するとき、既存の著作権行をそのまま保持しながら、自分の変更箇所へは、著作権行（会社、年）によって印をつける必要があります。</w:t>
      </w:r>
    </w:p>
    <w:p w:rsidR="003D6170" w:rsidRDefault="00276A23" w:rsidP="003D6170">
      <w:pPr>
        <w:pStyle w:val="Ibrahim0"/>
        <w:spacing w:before="120" w:after="120"/>
      </w:pPr>
      <w:r w:rsidRPr="007E57E9">
        <w:rPr>
          <w:rFonts w:hint="eastAsia"/>
        </w:rPr>
        <w:t>ある会社は別のアプローチを取りました。オリジナルのオープン</w:t>
      </w:r>
      <w:r w:rsidRPr="007E57E9">
        <w:t xml:space="preserve"> ソース コードと共に、そのコードに適用させる自社の貢献修正ファイルを提供しました。このアプローチに従えば、会社の修正は、オリジナル ソース コードと明らかに分離されます。</w:t>
      </w:r>
    </w:p>
    <w:p w:rsidR="003D6170" w:rsidRDefault="003D6170">
      <w:pPr>
        <w:rPr>
          <w:rFonts w:hAnsi="メイリオ" w:cs="ＭＳ ゴシック"/>
          <w:spacing w:val="-3"/>
          <w:w w:val="95"/>
          <w:sz w:val="20"/>
          <w:szCs w:val="20"/>
          <w:lang w:eastAsia="ja-JP"/>
        </w:rPr>
      </w:pPr>
      <w:r>
        <w:rPr>
          <w:lang w:eastAsia="ja-JP"/>
        </w:rPr>
        <w:br w:type="page"/>
      </w:r>
    </w:p>
    <w:p w:rsidR="00276A23" w:rsidRPr="007E57E9" w:rsidRDefault="00276A23" w:rsidP="003D6170">
      <w:pPr>
        <w:pStyle w:val="4"/>
        <w:spacing w:before="240" w:after="120"/>
        <w:rPr>
          <w:lang w:eastAsia="ja-JP"/>
        </w:rPr>
      </w:pPr>
      <w:r w:rsidRPr="007E57E9">
        <w:rPr>
          <w:rFonts w:hint="eastAsia"/>
          <w:lang w:eastAsia="ja-JP"/>
        </w:rPr>
        <w:t>オリジナルのライセンス、著作権、帰属情報を維持する</w:t>
      </w:r>
    </w:p>
    <w:p w:rsidR="00276A23" w:rsidRPr="007E57E9" w:rsidRDefault="00276A23" w:rsidP="003D6170">
      <w:pPr>
        <w:pStyle w:val="Ibrahim0"/>
        <w:spacing w:before="120" w:after="120"/>
      </w:pPr>
      <w:r w:rsidRPr="007E57E9">
        <w:rPr>
          <w:rFonts w:hint="eastAsia"/>
        </w:rPr>
        <w:t>オープン</w:t>
      </w:r>
      <w:r w:rsidRPr="007E57E9">
        <w:t xml:space="preserve"> ソース コードを再頒布する時にはいつでも、変更が伴っても伴わなくても、オリジナルのライセンス情報、著作権行、やその他の帰属情報を維持しなければいけません。</w:t>
      </w:r>
    </w:p>
    <w:p w:rsidR="00276A23" w:rsidRPr="007E57E9" w:rsidRDefault="00276A23" w:rsidP="003D6170">
      <w:pPr>
        <w:pStyle w:val="4"/>
        <w:spacing w:before="240" w:after="120"/>
        <w:rPr>
          <w:lang w:eastAsia="ja-JP"/>
        </w:rPr>
      </w:pPr>
      <w:r w:rsidRPr="007E57E9">
        <w:rPr>
          <w:rFonts w:hint="eastAsia"/>
          <w:lang w:eastAsia="ja-JP"/>
        </w:rPr>
        <w:t>ソース</w:t>
      </w:r>
      <w:r w:rsidRPr="007E57E9">
        <w:rPr>
          <w:lang w:eastAsia="ja-JP"/>
        </w:rPr>
        <w:t xml:space="preserve"> コード コメント</w:t>
      </w:r>
    </w:p>
    <w:p w:rsidR="00276A23" w:rsidRPr="007E57E9" w:rsidRDefault="00276A23" w:rsidP="003D6170">
      <w:pPr>
        <w:pStyle w:val="Ibrahim0"/>
        <w:spacing w:before="120" w:after="120"/>
      </w:pPr>
      <w:r w:rsidRPr="007E57E9">
        <w:rPr>
          <w:rFonts w:hint="eastAsia"/>
        </w:rPr>
        <w:t>個人的なコメント、製品コード名、競合社への言及など、不適切なコメントをソース</w:t>
      </w:r>
      <w:r w:rsidRPr="007E57E9">
        <w:t xml:space="preserve"> コードに残してはいけません。</w:t>
      </w:r>
    </w:p>
    <w:p w:rsidR="00276A23" w:rsidRPr="007E57E9" w:rsidRDefault="00276A23" w:rsidP="003D6170">
      <w:pPr>
        <w:pStyle w:val="4"/>
        <w:spacing w:before="240" w:after="120"/>
        <w:rPr>
          <w:lang w:eastAsia="ja-JP"/>
        </w:rPr>
      </w:pPr>
      <w:r w:rsidRPr="007E57E9">
        <w:rPr>
          <w:rFonts w:hint="eastAsia"/>
          <w:lang w:eastAsia="ja-JP"/>
        </w:rPr>
        <w:t>既存ライセンス情報</w:t>
      </w:r>
    </w:p>
    <w:p w:rsidR="00276A23" w:rsidRPr="007E57E9" w:rsidRDefault="00276A23" w:rsidP="003D6170">
      <w:pPr>
        <w:pStyle w:val="Ibrahim0"/>
        <w:spacing w:before="120" w:after="120"/>
      </w:pPr>
      <w:r w:rsidRPr="007E57E9">
        <w:rPr>
          <w:rFonts w:hint="eastAsia"/>
        </w:rPr>
        <w:t>既存のオープン</w:t>
      </w:r>
      <w:r w:rsidRPr="007E57E9">
        <w:t xml:space="preserve"> ソース</w:t>
      </w:r>
      <w:ins w:id="1391" w:author="Mieko Sato" w:date="2018-01-25T16:14:00Z">
        <w:r w:rsidR="008D48A1">
          <w:rPr>
            <w:rFonts w:hint="eastAsia"/>
          </w:rPr>
          <w:t xml:space="preserve"> </w:t>
        </w:r>
      </w:ins>
      <w:r w:rsidRPr="007E57E9">
        <w:t>ライセンス著作権や他のライセンス情報を、利用するオープン ソース コンポーネントから取り除いたり、他のいかなる方法でも手を入れてはいけません。全ての著作権とライセンス情報は、全てのオープン ソース コンポーネントの中で触らずそのまま残しておく必要があります。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583D69" w:rsidRPr="00583D69" w:rsidRDefault="00583D69" w:rsidP="00583D69">
      <w:pPr>
        <w:pStyle w:val="1"/>
        <w:ind w:right="567"/>
        <w:rPr>
          <w:color w:val="auto"/>
          <w:sz w:val="32"/>
          <w:szCs w:val="32"/>
        </w:rPr>
      </w:pPr>
      <w:bookmarkStart w:id="1392" w:name="Chapter_9"/>
      <w:bookmarkStart w:id="1393" w:name="SCALING_OPEN_SOURCE_LEGAL_SUPPORT"/>
      <w:bookmarkStart w:id="1394" w:name="PRACTICAL_LEGAL_ADVICE"/>
      <w:bookmarkStart w:id="1395" w:name="_Toc504728142"/>
      <w:bookmarkEnd w:id="1392"/>
      <w:bookmarkEnd w:id="1393"/>
      <w:bookmarkEnd w:id="1394"/>
      <w:r w:rsidRPr="007E57E9">
        <w:rPr>
          <w:rFonts w:hint="eastAsia"/>
        </w:rPr>
        <w:t>第</w:t>
      </w:r>
      <w:r w:rsidRPr="007E57E9">
        <w:t>9章</w:t>
      </w:r>
      <w:r>
        <w:br/>
      </w:r>
      <w:r w:rsidRPr="00583D69">
        <w:rPr>
          <w:rFonts w:hint="eastAsia"/>
          <w:color w:val="auto"/>
          <w:sz w:val="32"/>
          <w:szCs w:val="32"/>
        </w:rPr>
        <w:t>オープン</w:t>
      </w:r>
      <w:r w:rsidRPr="00583D69">
        <w:rPr>
          <w:color w:val="auto"/>
          <w:sz w:val="32"/>
          <w:szCs w:val="32"/>
        </w:rPr>
        <w:t xml:space="preserve"> ソース法務サポートを拡大させる</w:t>
      </w:r>
      <w:bookmarkEnd w:id="1395"/>
    </w:p>
    <w:p w:rsidR="00583D69" w:rsidRPr="007E57E9" w:rsidRDefault="00583D69" w:rsidP="00583D69">
      <w:pPr>
        <w:pStyle w:val="Ibrahim0"/>
        <w:spacing w:before="120" w:after="120"/>
      </w:pPr>
      <w:r w:rsidRPr="007E57E9">
        <w:rPr>
          <w:rFonts w:hint="eastAsia"/>
        </w:rPr>
        <w:t>オープン</w:t>
      </w:r>
      <w:r w:rsidRPr="007E57E9">
        <w:t xml:space="preserve"> ソース コンプライアンスは、しばしば、法務的な問題というよりも運用や物流的な問題です。コンプライアンスを達成するためには、適切なポリシーやプロセス、トレーニング、ツール、著作権者の著作権を尊重し、ライセンス義務を遵守し、組織や顧客や供給者の知的財産を守りながら、オープン ソースを効果的に利用しオープン ソース プロジェクトやコミュニティに貢献する体制が構築できる適切な担当者の配置などが必要です。</w:t>
      </w:r>
    </w:p>
    <w:p w:rsidR="00583D69" w:rsidRPr="007E57E9" w:rsidRDefault="00583D69" w:rsidP="00583D69">
      <w:pPr>
        <w:pStyle w:val="Ibrahim0"/>
        <w:spacing w:before="120" w:after="120"/>
      </w:pPr>
      <w:r w:rsidRPr="007E57E9">
        <w:rPr>
          <w:rFonts w:hint="eastAsia"/>
        </w:rPr>
        <w:t>しかしながら、法務担当は、オープン</w:t>
      </w:r>
      <w:r w:rsidRPr="007E57E9">
        <w:t xml:space="preserve"> ソース コンプライアンス プログラムや適切なコンプライアンスを確実にするもっとも重要なコア</w:t>
      </w:r>
      <w:ins w:id="1396" w:author="Mieko Sato" w:date="2018-01-25T16:30:00Z">
        <w:r w:rsidR="00327FAA">
          <w:rPr>
            <w:rFonts w:hint="eastAsia"/>
          </w:rPr>
          <w:t xml:space="preserve"> </w:t>
        </w:r>
      </w:ins>
      <w:r w:rsidRPr="007E57E9">
        <w:t>チームをサポートする不可欠な役割を果たします。この章では、オープン ソース コンプライアンスを確実にする法務担当の役割を詳細に見て、法務担当がソフトウェア開発チームに与えることができる実際的なアドバイスを提供します。そういう実際的なアドバイスは、ソフトウェア開発者が、法務担当に頼らなくてもできる、細かな問題に対する毎日の判断を可能にします。</w:t>
      </w:r>
    </w:p>
    <w:p w:rsidR="00583D69" w:rsidRPr="007E57E9" w:rsidRDefault="00583D69" w:rsidP="00FD5D78">
      <w:pPr>
        <w:pStyle w:val="2"/>
      </w:pPr>
      <w:bookmarkStart w:id="1397" w:name="_Toc504728143"/>
      <w:r w:rsidRPr="007E57E9">
        <w:rPr>
          <w:rFonts w:hint="eastAsia"/>
        </w:rPr>
        <w:t>実際的な法務アドバイス</w:t>
      </w:r>
      <w:bookmarkEnd w:id="1397"/>
    </w:p>
    <w:p w:rsidR="00583D69" w:rsidRPr="007E57E9" w:rsidRDefault="00583D69" w:rsidP="00583D69">
      <w:pPr>
        <w:pStyle w:val="Ibrahim0"/>
        <w:spacing w:before="120" w:after="120"/>
      </w:pPr>
      <w:r w:rsidRPr="007E57E9">
        <w:rPr>
          <w:rFonts w:hint="eastAsia"/>
        </w:rPr>
        <w:t>法務担当からソフトウェア開発者に向けた実際的なアドバイスは、以下を含むかもしれません</w:t>
      </w:r>
    </w:p>
    <w:p w:rsidR="00FD5D78" w:rsidRDefault="00583D69" w:rsidP="00FD5D78">
      <w:pPr>
        <w:pStyle w:val="Ibrahim"/>
        <w:spacing w:before="120"/>
      </w:pPr>
      <w:r w:rsidRPr="00FD5D78">
        <w:rPr>
          <w:b/>
        </w:rPr>
        <w:t>ライセンス プレーブック：</w:t>
      </w:r>
      <w:r w:rsidRPr="007E57E9">
        <w:t>ソフトウェア開発者を意図して書かれた、オープン ソース ライセンスについての簡単に読める要約形式のまとめ</w:t>
      </w:r>
    </w:p>
    <w:p w:rsidR="00583D69" w:rsidRPr="007E57E9" w:rsidRDefault="00583D69" w:rsidP="00FD5D78">
      <w:pPr>
        <w:pStyle w:val="Ibrahim"/>
        <w:spacing w:before="120"/>
      </w:pPr>
      <w:r w:rsidRPr="00FD5D78">
        <w:rPr>
          <w:b/>
        </w:rPr>
        <w:t>ライセンス両立性マトリックス：</w:t>
      </w:r>
      <w:r w:rsidRPr="007E57E9">
        <w:t>ライセンスAがライセンスBと両立性があるか判断するのを助ける表ソフトウェア開発者は、異なるプロジェクトの異なるライセンスにあるコードをマージする際に、そのようなマトリックスを使うことができます。</w:t>
      </w:r>
    </w:p>
    <w:p w:rsidR="00FD5D78" w:rsidRPr="00FD5D78" w:rsidRDefault="00583D69" w:rsidP="00FD5D78">
      <w:pPr>
        <w:pStyle w:val="Ibrahim"/>
        <w:spacing w:before="120"/>
      </w:pPr>
      <w:r w:rsidRPr="00FD5D78">
        <w:rPr>
          <w:b/>
        </w:rPr>
        <w:t>ライセンス クラス：</w:t>
      </w:r>
      <w:r w:rsidRPr="007E57E9">
        <w:t>異なるライセンスと、これらのライセンスで許諾されたソース コードを利用する際に必要な行動を理解する簡単な方法</w:t>
      </w:r>
      <w:r w:rsidR="00FD5D78">
        <w:br w:type="page"/>
      </w:r>
    </w:p>
    <w:p w:rsidR="00583D69" w:rsidRPr="007E57E9" w:rsidRDefault="00583D69" w:rsidP="00FD5D78">
      <w:pPr>
        <w:pStyle w:val="Ibrahim"/>
        <w:spacing w:before="120"/>
      </w:pPr>
      <w:r w:rsidRPr="00FD5D78">
        <w:rPr>
          <w:b/>
        </w:rPr>
        <w:t>ソフトウェア相互作用法：</w:t>
      </w:r>
      <w:r w:rsidRPr="007E57E9">
        <w:t>異なるライセンスで利用可能なソフトウェア コンポーネントがどのように相互作用するか、相互作用の方法は企業のコンプライアンス ポリシーで許可されているかを理解するガイド</w:t>
      </w:r>
    </w:p>
    <w:p w:rsidR="00583D69" w:rsidRPr="007E57E9" w:rsidRDefault="00583D69" w:rsidP="00FD5D78">
      <w:pPr>
        <w:pStyle w:val="Ibrahim"/>
        <w:spacing w:before="120"/>
      </w:pPr>
      <w:r w:rsidRPr="00FD5D78">
        <w:rPr>
          <w:b/>
        </w:rPr>
        <w:t>チェックリスト：</w:t>
      </w:r>
      <w:r w:rsidRPr="007E57E9">
        <w:t xml:space="preserve">開発やコンプライアンスのプロセスの全てのポイントで必要なことは何かを覚えておくための、一貫性のある、極めて簡単な方法 </w:t>
      </w:r>
    </w:p>
    <w:p w:rsidR="00583D69" w:rsidRPr="007E57E9" w:rsidRDefault="00583D69" w:rsidP="00583D69">
      <w:pPr>
        <w:pStyle w:val="Ibrahim0"/>
        <w:spacing w:before="120" w:after="120"/>
      </w:pPr>
      <w:r w:rsidRPr="007E57E9">
        <w:rPr>
          <w:rFonts w:hint="eastAsia"/>
        </w:rPr>
        <w:t>以下の節では、これらの</w:t>
      </w:r>
      <w:r w:rsidRPr="007E57E9">
        <w:t>5つのアドバイスを確認し、例を示し、これらによって開発者がオープン ソースに関わる時にどのように助けになるかを議論します。</w:t>
      </w:r>
    </w:p>
    <w:p w:rsidR="00583D69" w:rsidRPr="007E57E9" w:rsidRDefault="00583D69" w:rsidP="00FD5D78">
      <w:pPr>
        <w:pStyle w:val="2"/>
      </w:pPr>
      <w:bookmarkStart w:id="1398" w:name="_Toc504728144"/>
      <w:r w:rsidRPr="007E57E9">
        <w:rPr>
          <w:rFonts w:hint="eastAsia"/>
        </w:rPr>
        <w:t>ライセンス</w:t>
      </w:r>
      <w:r w:rsidRPr="007E57E9">
        <w:t xml:space="preserve"> プレーブック</w:t>
      </w:r>
      <w:bookmarkEnd w:id="1398"/>
    </w:p>
    <w:p w:rsidR="00583D69" w:rsidRPr="007E57E9" w:rsidRDefault="00583D69" w:rsidP="00583D69">
      <w:pPr>
        <w:pStyle w:val="Ibrahim0"/>
        <w:spacing w:before="120" w:after="120"/>
      </w:pPr>
      <w:r w:rsidRPr="007E57E9">
        <w:rPr>
          <w:rFonts w:hint="eastAsia"/>
        </w:rPr>
        <w:t>ライセンス</w:t>
      </w:r>
      <w:r w:rsidRPr="007E57E9">
        <w:t xml:space="preserve"> プレーブックは、広く使われているオープン ソースについての要約です。ライセンスの許諾、制約、義務、特許への影響、その他、このライセンスに関する簡単に理解できる情報が書かれています。ライセンス プレーブックは、法務担当へ来る基本的な質問の数を最小化し、これらのライセンスに関する法務的な情報を即座に開発者に提供します。</w:t>
      </w:r>
    </w:p>
    <w:p w:rsidR="00583D69" w:rsidRPr="007E57E9" w:rsidRDefault="00583D69" w:rsidP="00583D69">
      <w:pPr>
        <w:pStyle w:val="Ibrahim0"/>
        <w:spacing w:before="120" w:after="120"/>
      </w:pPr>
      <w:r w:rsidRPr="007E57E9">
        <w:rPr>
          <w:rFonts w:hint="eastAsia"/>
        </w:rPr>
        <w:t>図</w:t>
      </w:r>
      <w:r w:rsidRPr="007E57E9">
        <w:t>27（次ページ）は、GPL v2に関するライセンス プレーブックの例を示します。このプレーブックは、説明目的で書かれたものであり、その中身は確実と考えないように注意して下さい</w:t>
      </w:r>
      <w:r w:rsidR="005323AD" w:rsidRPr="005323AD">
        <w:rPr>
          <w:rFonts w:hint="eastAsia"/>
          <w:highlight w:val="yellow"/>
        </w:rPr>
        <w:t>。</w:t>
      </w:r>
    </w:p>
    <w:p w:rsidR="00213F3F" w:rsidRDefault="00213F3F">
      <w:pPr>
        <w:pStyle w:val="a3"/>
        <w:spacing w:before="120" w:after="120" w:line="266" w:lineRule="auto"/>
        <w:ind w:left="599" w:right="645"/>
        <w:rPr>
          <w:lang w:eastAsia="ja-JP"/>
        </w:rPr>
      </w:pP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213F3F" w:rsidRDefault="00CD422C">
      <w:pPr>
        <w:pStyle w:val="a3"/>
        <w:spacing w:before="120" w:after="120"/>
        <w:ind w:left="1137"/>
        <w:rPr>
          <w:sz w:val="20"/>
        </w:rPr>
      </w:pPr>
      <w:r>
        <w:rPr>
          <w:noProof/>
          <w:sz w:val="20"/>
        </w:rPr>
        <w:drawing>
          <wp:inline distT="0" distB="0" distL="0" distR="0">
            <wp:extent cx="3872865" cy="4936998"/>
            <wp:effectExtent l="0" t="0" r="0" b="0"/>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72" cstate="print"/>
                    <a:stretch>
                      <a:fillRect/>
                    </a:stretch>
                  </pic:blipFill>
                  <pic:spPr>
                    <a:xfrm>
                      <a:off x="0" y="0"/>
                      <a:ext cx="3872865" cy="4936998"/>
                    </a:xfrm>
                    <a:prstGeom prst="rect">
                      <a:avLst/>
                    </a:prstGeom>
                  </pic:spPr>
                </pic:pic>
              </a:graphicData>
            </a:graphic>
          </wp:inline>
        </w:drawing>
      </w:r>
    </w:p>
    <w:p w:rsidR="006D774C" w:rsidRPr="007E57E9" w:rsidRDefault="006D774C" w:rsidP="006D774C">
      <w:pPr>
        <w:pStyle w:val="Ibrahim2"/>
        <w:spacing w:after="120"/>
      </w:pPr>
      <w:bookmarkStart w:id="1399" w:name="LICENSE_COMPATIBILITY_MATRIX"/>
      <w:bookmarkEnd w:id="1399"/>
      <w:r w:rsidRPr="007E57E9">
        <w:rPr>
          <w:rFonts w:hint="eastAsia"/>
        </w:rPr>
        <w:t>図</w:t>
      </w:r>
      <w:r w:rsidRPr="007E57E9">
        <w:t>27</w:t>
      </w:r>
      <w:r>
        <w:rPr>
          <w:rFonts w:hint="eastAsia"/>
        </w:rPr>
        <w:t>：</w:t>
      </w:r>
      <w:r w:rsidRPr="007E57E9">
        <w:t>GPL v2 ライセンス プレーブック例（説明目的のみに使用）</w:t>
      </w:r>
    </w:p>
    <w:p w:rsidR="006D774C" w:rsidRPr="007E57E9" w:rsidRDefault="006D774C" w:rsidP="00351F67">
      <w:pPr>
        <w:pStyle w:val="2"/>
      </w:pPr>
      <w:bookmarkStart w:id="1400" w:name="_Toc504728145"/>
      <w:r w:rsidRPr="007E57E9">
        <w:rPr>
          <w:rFonts w:hint="eastAsia"/>
        </w:rPr>
        <w:t>ライセンス両立性マトリックス</w:t>
      </w:r>
      <w:bookmarkEnd w:id="1400"/>
    </w:p>
    <w:p w:rsidR="006D774C" w:rsidRPr="007E57E9" w:rsidRDefault="006D774C" w:rsidP="00351F67">
      <w:pPr>
        <w:pStyle w:val="Ibrahim0"/>
        <w:spacing w:before="120" w:after="120"/>
      </w:pPr>
      <w:r w:rsidRPr="007E57E9">
        <w:rPr>
          <w:rFonts w:hint="eastAsia"/>
        </w:rPr>
        <w:t>ライセンス両立性とは、ソフトウェア</w:t>
      </w:r>
      <w:r w:rsidRPr="007E57E9">
        <w:t xml:space="preserve"> コンポーネントとそのライセンスが一つ以上の他のコンポーネントとそのライセンスと両立できるかどうか（ライセンスが矛盾を起こさないか）を決めることです。両立性は、また、</w:t>
      </w:r>
      <w:r w:rsidRPr="007E57E9">
        <w:rPr>
          <w:rFonts w:hint="eastAsia"/>
        </w:rPr>
        <w:t>二つやそれ以上のライセンス（結合されたアウトライセンス）を結合した作成物に対する適切なライセンスについても言及します。</w:t>
      </w:r>
    </w:p>
    <w:p w:rsidR="006D774C" w:rsidRPr="007E57E9" w:rsidRDefault="006D774C" w:rsidP="00351F67">
      <w:pPr>
        <w:pStyle w:val="Ibrahim0"/>
        <w:spacing w:before="120" w:after="120"/>
      </w:pPr>
      <w:r w:rsidRPr="007E57E9">
        <w:rPr>
          <w:rFonts w:hint="eastAsia"/>
        </w:rPr>
        <w:t>ライセンス両立性に関する取り組みは、両立しない条件の下に頒布されている</w:t>
      </w:r>
      <w:del w:id="1401" w:author="Mieko Sato" w:date="2018-01-25T16:41:00Z">
        <w:r w:rsidRPr="007E57E9" w:rsidDel="00D56E5E">
          <w:rPr>
            <w:rFonts w:hint="eastAsia"/>
          </w:rPr>
          <w:delText>様々</w:delText>
        </w:r>
      </w:del>
      <w:ins w:id="1402" w:author="Mieko Sato" w:date="2018-01-25T16:41:00Z">
        <w:r w:rsidR="00D56E5E">
          <w:rPr>
            <w:rFonts w:hint="eastAsia"/>
          </w:rPr>
          <w:t>さまざま</w:t>
        </w:r>
      </w:ins>
      <w:r w:rsidRPr="007E57E9">
        <w:rPr>
          <w:rFonts w:hint="eastAsia"/>
        </w:rPr>
        <w:t>なオープン</w:t>
      </w:r>
      <w:r w:rsidRPr="007E57E9">
        <w:t xml:space="preserve"> ソース ソフトウェア コンポーネントを、ソースやオブジェクト形式で結合する際に、生じます。そのような結合は、純粋に法的な理由から再頒布できないようなソフトウェア コンポーネントの集合、つまり、ライセンス キメラを作り出します。</w:t>
      </w:r>
    </w:p>
    <w:p w:rsidR="006D774C" w:rsidRPr="007E57E9" w:rsidRDefault="006D774C" w:rsidP="00351F67">
      <w:pPr>
        <w:pStyle w:val="Ibrahim0"/>
        <w:spacing w:before="120" w:after="120"/>
      </w:pPr>
      <w:r w:rsidRPr="007E57E9">
        <w:rPr>
          <w:rFonts w:hint="eastAsia"/>
        </w:rPr>
        <w:t>両立しないライセンスの例は、</w:t>
      </w:r>
      <w:r w:rsidRPr="007E57E9">
        <w:t>Apache version 2ライセンスで頒布されたコードをGNU GPL version 2の（古いGPLライセンスには存在していなかった特許終了と免責に関する事項によって）ソフトウェアと結合しようとするときに見られます。ライセンス両立性の例は、明らかにGPL version 2と両立できる、X11ライセンスのコードを結合する時に見られます。</w:t>
      </w:r>
    </w:p>
    <w:p w:rsidR="006D774C" w:rsidRPr="007E57E9" w:rsidRDefault="006D774C" w:rsidP="00351F67">
      <w:pPr>
        <w:pStyle w:val="Ibrahim0"/>
        <w:spacing w:before="120" w:after="120"/>
      </w:pPr>
      <w:r w:rsidRPr="007E57E9">
        <w:rPr>
          <w:rFonts w:hint="eastAsia"/>
        </w:rPr>
        <w:t>図</w:t>
      </w:r>
      <w:r w:rsidRPr="007E57E9">
        <w:t>28は、異なるライセンスで許諾された複数のソースからなる一つのソース コンポーネントを生成する例を示します。このシナリオでは、ソースは矛盾を抱えることなしにバイナリやオブジェクトファイルに結合できるような両立性のあるライセンス条件を持つことを確認しなければなりません。</w:t>
      </w:r>
    </w:p>
    <w:p w:rsidR="00213F3F" w:rsidRDefault="00CD422C">
      <w:pPr>
        <w:pStyle w:val="a3"/>
        <w:spacing w:before="120" w:after="120"/>
        <w:rPr>
          <w:sz w:val="10"/>
          <w:lang w:eastAsia="ja-JP"/>
        </w:rPr>
      </w:pPr>
      <w:r>
        <w:rPr>
          <w:noProof/>
        </w:rPr>
        <w:drawing>
          <wp:anchor distT="0" distB="0" distL="0" distR="0" simplePos="0" relativeHeight="251842560" behindDoc="0" locked="0" layoutInCell="1" allowOverlap="1">
            <wp:simplePos x="0" y="0"/>
            <wp:positionH relativeFrom="page">
              <wp:posOffset>1461643</wp:posOffset>
            </wp:positionH>
            <wp:positionV relativeFrom="paragraph">
              <wp:posOffset>99289</wp:posOffset>
            </wp:positionV>
            <wp:extent cx="2392677" cy="2480310"/>
            <wp:effectExtent l="0" t="0" r="0" b="0"/>
            <wp:wrapTopAndBottom/>
            <wp:docPr id="5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jpeg"/>
                    <pic:cNvPicPr/>
                  </pic:nvPicPr>
                  <pic:blipFill>
                    <a:blip r:embed="rId73" cstate="print"/>
                    <a:stretch>
                      <a:fillRect/>
                    </a:stretch>
                  </pic:blipFill>
                  <pic:spPr>
                    <a:xfrm>
                      <a:off x="0" y="0"/>
                      <a:ext cx="2392677" cy="2480310"/>
                    </a:xfrm>
                    <a:prstGeom prst="rect">
                      <a:avLst/>
                    </a:prstGeom>
                  </pic:spPr>
                </pic:pic>
              </a:graphicData>
            </a:graphic>
          </wp:anchor>
        </w:drawing>
      </w:r>
    </w:p>
    <w:p w:rsidR="00351F67" w:rsidRDefault="00351F67" w:rsidP="00351F67">
      <w:pPr>
        <w:pStyle w:val="Ibrahim2"/>
        <w:spacing w:after="120"/>
      </w:pPr>
      <w:r w:rsidRPr="007E57E9">
        <w:rPr>
          <w:rFonts w:hint="eastAsia"/>
        </w:rPr>
        <w:t>図</w:t>
      </w:r>
      <w:r w:rsidRPr="007E57E9">
        <w:t>28</w:t>
      </w:r>
      <w:r>
        <w:rPr>
          <w:rFonts w:hint="eastAsia"/>
        </w:rPr>
        <w:t>：</w:t>
      </w:r>
      <w:r w:rsidRPr="007E57E9">
        <w:t>異なるライセンスで許諾されたソースを一つのバイナリへ結合する</w:t>
      </w:r>
    </w:p>
    <w:p w:rsidR="00213F3F" w:rsidRDefault="00351F67" w:rsidP="00351F67">
      <w:pPr>
        <w:rPr>
          <w:i/>
          <w:sz w:val="23"/>
          <w:lang w:eastAsia="ja-JP"/>
        </w:rPr>
      </w:pPr>
      <w:r>
        <w:rPr>
          <w:lang w:eastAsia="ja-JP"/>
        </w:rPr>
        <w:br w:type="page"/>
      </w:r>
    </w:p>
    <w:p w:rsidR="00351F67" w:rsidRPr="007E57E9" w:rsidRDefault="00351F67" w:rsidP="00351F67">
      <w:pPr>
        <w:pStyle w:val="Ibrahim0"/>
        <w:spacing w:before="120" w:after="120"/>
      </w:pPr>
      <w:bookmarkStart w:id="1403" w:name="LICENSE_CLASSIFICATION"/>
      <w:bookmarkEnd w:id="1403"/>
      <w:r w:rsidRPr="007E57E9">
        <w:rPr>
          <w:rFonts w:hint="eastAsia"/>
        </w:rPr>
        <w:t>ライセンス両立性は、開発チームが法務担当からの詳細なガイドラインを必要とするもので、自分たちだけで結論を出すべきではない分野です。そのようなガイドラインは、一般的なほとんどのライセンスをカバーするライセンス両立性マトリックスによって得られます。マトリックスの例を、表</w:t>
      </w:r>
      <w:r w:rsidRPr="007E57E9">
        <w:t>7に示します。</w:t>
      </w:r>
    </w:p>
    <w:p w:rsidR="00213F3F" w:rsidRDefault="00351F67" w:rsidP="00351F67">
      <w:pPr>
        <w:pStyle w:val="Ibrahim2"/>
        <w:spacing w:after="120"/>
        <w:rPr>
          <w:i/>
          <w:sz w:val="18"/>
        </w:rPr>
      </w:pPr>
      <w:r w:rsidRPr="007E57E9">
        <w:rPr>
          <w:rFonts w:hint="eastAsia"/>
        </w:rPr>
        <w:t>表</w:t>
      </w:r>
      <w:r w:rsidRPr="007E57E9">
        <w:t>7</w:t>
      </w:r>
      <w:r>
        <w:rPr>
          <w:rFonts w:hint="eastAsia"/>
        </w:rPr>
        <w:t>：</w:t>
      </w:r>
      <w:r w:rsidRPr="007E57E9">
        <w:t>ライセンス両立性マトリックスの例（説明目的のみに使用）</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922"/>
        <w:gridCol w:w="922"/>
        <w:gridCol w:w="922"/>
        <w:gridCol w:w="922"/>
        <w:gridCol w:w="922"/>
        <w:gridCol w:w="922"/>
        <w:gridCol w:w="922"/>
        <w:gridCol w:w="922"/>
      </w:tblGrid>
      <w:tr w:rsidR="00213F3F">
        <w:trPr>
          <w:trHeight w:hRule="exact" w:val="503"/>
        </w:trPr>
        <w:tc>
          <w:tcPr>
            <w:tcW w:w="922" w:type="dxa"/>
          </w:tcPr>
          <w:p w:rsidR="00213F3F" w:rsidRPr="00116968" w:rsidRDefault="00213F3F" w:rsidP="00116968">
            <w:pPr>
              <w:rPr>
                <w:rFonts w:ascii="Arial"/>
                <w:w w:val="95"/>
                <w:sz w:val="16"/>
                <w:szCs w:val="16"/>
                <w:lang w:eastAsia="ja-JP"/>
              </w:rPr>
            </w:pP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License-A</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License-B</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License-C</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License-D</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License-E</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License-F</w:t>
            </w:r>
          </w:p>
        </w:tc>
        <w:tc>
          <w:tcPr>
            <w:tcW w:w="922" w:type="dxa"/>
          </w:tcPr>
          <w:p w:rsidR="00213F3F" w:rsidRPr="00B03E9B" w:rsidRDefault="00CD422C" w:rsidP="00116968">
            <w:pPr>
              <w:rPr>
                <w:rFonts w:ascii="Arial" w:eastAsia="Meiryo UI"/>
                <w:w w:val="95"/>
                <w:sz w:val="16"/>
                <w:szCs w:val="16"/>
              </w:rPr>
            </w:pPr>
            <w:r w:rsidRPr="00B03E9B">
              <w:rPr>
                <w:rFonts w:ascii="Arial" w:eastAsia="Meiryo UI"/>
                <w:w w:val="95"/>
                <w:sz w:val="16"/>
                <w:szCs w:val="16"/>
              </w:rPr>
              <w:t>License-G</w:t>
            </w:r>
          </w:p>
        </w:tc>
      </w:tr>
      <w:tr w:rsidR="00213F3F">
        <w:trPr>
          <w:trHeight w:hRule="exact" w:val="360"/>
        </w:trPr>
        <w:tc>
          <w:tcPr>
            <w:tcW w:w="922" w:type="dxa"/>
            <w:tcBorders>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License-A</w:t>
            </w:r>
          </w:p>
        </w:tc>
        <w:tc>
          <w:tcPr>
            <w:tcW w:w="922" w:type="dxa"/>
            <w:tcBorders>
              <w:left w:val="single" w:sz="8" w:space="0" w:color="1C1614"/>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License-B</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License-C</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License-D</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License-E</w:t>
            </w:r>
          </w:p>
        </w:tc>
        <w:tc>
          <w:tcPr>
            <w:tcW w:w="922" w:type="dxa"/>
            <w:tcBorders>
              <w:left w:val="single" w:sz="8" w:space="0" w:color="1C1614"/>
            </w:tcBorders>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shd w:val="clear" w:color="auto" w:fill="E6E7E8"/>
          </w:tcPr>
          <w:p w:rsidR="00213F3F" w:rsidRPr="00116968" w:rsidRDefault="00213F3F" w:rsidP="00116968">
            <w:pPr>
              <w:rPr>
                <w:rFonts w:ascii="Webdings" w:hAnsi="Webdings"/>
                <w:w w:val="95"/>
                <w:sz w:val="16"/>
                <w:szCs w:val="16"/>
              </w:rPr>
            </w:pPr>
          </w:p>
        </w:tc>
        <w:tc>
          <w:tcPr>
            <w:tcW w:w="922" w:type="dxa"/>
            <w:tcBorders>
              <w:right w:val="single" w:sz="8" w:space="0" w:color="8E9093"/>
            </w:tcBorders>
            <w:shd w:val="clear" w:color="auto" w:fill="E6E7E8"/>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tcPr>
          <w:p w:rsidR="00213F3F" w:rsidRPr="00116968" w:rsidRDefault="00CD422C" w:rsidP="00116968">
            <w:pPr>
              <w:rPr>
                <w:rFonts w:ascii="Arial"/>
                <w:w w:val="95"/>
                <w:sz w:val="16"/>
                <w:szCs w:val="16"/>
              </w:rPr>
            </w:pPr>
            <w:r w:rsidRPr="00116968">
              <w:rPr>
                <w:rFonts w:ascii="Arial"/>
                <w:w w:val="95"/>
                <w:sz w:val="16"/>
                <w:szCs w:val="16"/>
              </w:rPr>
              <w:t>License-F</w:t>
            </w:r>
          </w:p>
        </w:tc>
        <w:tc>
          <w:tcPr>
            <w:tcW w:w="922" w:type="dxa"/>
            <w:tcBorders>
              <w:left w:val="single" w:sz="8" w:space="0" w:color="1C1614"/>
            </w:tcBorders>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Pr>
          <w:p w:rsidR="00213F3F" w:rsidRPr="00116968" w:rsidRDefault="00213F3F" w:rsidP="00116968">
            <w:pPr>
              <w:rPr>
                <w:rFonts w:ascii="Webdings" w:hAnsi="Webdings"/>
                <w:w w:val="95"/>
                <w:sz w:val="16"/>
                <w:szCs w:val="16"/>
              </w:rPr>
            </w:pPr>
          </w:p>
        </w:tc>
        <w:tc>
          <w:tcPr>
            <w:tcW w:w="922" w:type="dxa"/>
            <w:tcBorders>
              <w:right w:val="single" w:sz="8" w:space="0" w:color="8E9093"/>
            </w:tcBorders>
          </w:tcPr>
          <w:p w:rsidR="00213F3F" w:rsidRPr="00116968" w:rsidRDefault="00213F3F" w:rsidP="00116968">
            <w:pPr>
              <w:rPr>
                <w:rFonts w:ascii="Webdings" w:hAnsi="Webdings"/>
                <w:w w:val="95"/>
                <w:sz w:val="16"/>
                <w:szCs w:val="16"/>
              </w:rPr>
            </w:pPr>
          </w:p>
        </w:tc>
      </w:tr>
      <w:tr w:rsidR="00213F3F">
        <w:trPr>
          <w:trHeight w:hRule="exact" w:val="360"/>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rsidR="00213F3F" w:rsidRPr="00116968" w:rsidRDefault="00CD422C" w:rsidP="00116968">
            <w:pPr>
              <w:rPr>
                <w:rFonts w:ascii="Arial"/>
                <w:w w:val="95"/>
                <w:sz w:val="16"/>
                <w:szCs w:val="16"/>
              </w:rPr>
            </w:pPr>
            <w:r w:rsidRPr="00116968">
              <w:rPr>
                <w:rFonts w:ascii="Arial"/>
                <w:w w:val="95"/>
                <w:sz w:val="16"/>
                <w:szCs w:val="16"/>
              </w:rPr>
              <w:t>License-G</w:t>
            </w:r>
          </w:p>
        </w:tc>
        <w:tc>
          <w:tcPr>
            <w:tcW w:w="922" w:type="dxa"/>
            <w:tcBorders>
              <w:left w:val="single" w:sz="8" w:space="0" w:color="1C1614"/>
              <w:bottom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tcBorders>
            <w:shd w:val="clear" w:color="auto" w:fill="E6E7E8"/>
          </w:tcPr>
          <w:p w:rsidR="00213F3F" w:rsidRPr="00116968" w:rsidRDefault="00213F3F" w:rsidP="00116968">
            <w:pPr>
              <w:rPr>
                <w:rFonts w:ascii="Webdings" w:hAnsi="Webdings"/>
                <w:w w:val="95"/>
                <w:sz w:val="16"/>
                <w:szCs w:val="16"/>
              </w:rPr>
            </w:pPr>
          </w:p>
        </w:tc>
        <w:tc>
          <w:tcPr>
            <w:tcW w:w="922" w:type="dxa"/>
            <w:tcBorders>
              <w:bottom w:val="single" w:sz="8" w:space="0" w:color="8E9093"/>
              <w:right w:val="single" w:sz="8" w:space="0" w:color="8E9093"/>
            </w:tcBorders>
            <w:shd w:val="clear" w:color="auto" w:fill="E6E7E8"/>
          </w:tcPr>
          <w:p w:rsidR="00213F3F" w:rsidRPr="00116968" w:rsidRDefault="00CD422C" w:rsidP="00116968">
            <w:pPr>
              <w:rPr>
                <w:rFonts w:ascii="Webdings" w:hAnsi="Webdings"/>
                <w:w w:val="95"/>
                <w:sz w:val="16"/>
                <w:szCs w:val="16"/>
              </w:rPr>
            </w:pPr>
            <w:r w:rsidRPr="00116968">
              <w:rPr>
                <w:rFonts w:ascii="Webdings" w:hAnsi="Webdings"/>
                <w:w w:val="95"/>
                <w:sz w:val="16"/>
                <w:szCs w:val="16"/>
              </w:rPr>
              <w:t></w:t>
            </w:r>
          </w:p>
        </w:tc>
      </w:tr>
    </w:tbl>
    <w:p w:rsidR="00945BF9" w:rsidRDefault="00945BF9" w:rsidP="00945BF9">
      <w:pPr>
        <w:pStyle w:val="Ibrahim0"/>
        <w:spacing w:before="120" w:after="120"/>
      </w:pPr>
    </w:p>
    <w:p w:rsidR="00945BF9" w:rsidRPr="007E57E9" w:rsidRDefault="00945BF9" w:rsidP="00945BF9">
      <w:pPr>
        <w:pStyle w:val="Ibrahim0"/>
        <w:spacing w:before="120" w:after="120"/>
      </w:pPr>
      <w:r w:rsidRPr="007E57E9">
        <w:rPr>
          <w:rFonts w:hint="eastAsia"/>
        </w:rPr>
        <w:t>開発チームは、異なるライセンスで許諾されたコードを結合する必要がある時には、問題となっている結合したソフトウェア</w:t>
      </w:r>
      <w:r w:rsidRPr="007E57E9">
        <w:t xml:space="preserve"> コンポーネントがライセンス的な矛盾を発生させるかを確認するために、このマトリックスを参照できます。マトリックスに含まれていない新しいライセンスに出会った時には、そのライセンスは法務担当によって分析されなければなりません。法務担当は、分析結果に基づいて表の更新をするべきです。</w:t>
      </w:r>
    </w:p>
    <w:p w:rsidR="00945BF9" w:rsidRPr="007E57E9" w:rsidRDefault="00945BF9" w:rsidP="00945BF9">
      <w:pPr>
        <w:pStyle w:val="2"/>
      </w:pPr>
      <w:bookmarkStart w:id="1404" w:name="_Toc504728146"/>
      <w:r w:rsidRPr="007E57E9">
        <w:rPr>
          <w:rFonts w:hint="eastAsia"/>
        </w:rPr>
        <w:t>ライセンス分類</w:t>
      </w:r>
      <w:bookmarkEnd w:id="1404"/>
    </w:p>
    <w:p w:rsidR="00945BF9" w:rsidRDefault="00945BF9" w:rsidP="00945BF9">
      <w:pPr>
        <w:pStyle w:val="Ibrahim0"/>
        <w:spacing w:before="120" w:after="120"/>
      </w:pPr>
      <w:r w:rsidRPr="007E57E9">
        <w:rPr>
          <w:rFonts w:hint="eastAsia"/>
        </w:rPr>
        <w:t>法務担当が受ける質問数を減らし、ライセンスとコンプライアンス</w:t>
      </w:r>
      <w:r w:rsidRPr="007E57E9">
        <w:t xml:space="preserve"> プロセス教育を増やすために、いくつかの会社では製品に使用する最もよく利用するライセンスをいくつかのカテゴリに分類しています。図29（次ページ）は、最もよく使用するライセンスを4つのカテゴリに分類している、ライセンス分類の例で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t>事前承認ライセンス</w:t>
      </w:r>
    </w:p>
    <w:p w:rsidR="00945BF9" w:rsidRPr="007E57E9" w:rsidRDefault="00945BF9" w:rsidP="00945BF9">
      <w:pPr>
        <w:pStyle w:val="Ibrahim0"/>
        <w:spacing w:before="120" w:after="120"/>
      </w:pPr>
      <w:r w:rsidRPr="007E57E9">
        <w:rPr>
          <w:rFonts w:hint="eastAsia"/>
        </w:rPr>
        <w:t>許容型オープン</w:t>
      </w:r>
      <w:r w:rsidRPr="007E57E9">
        <w:t xml:space="preserve"> ソース ライセンスは、しばしばこのカテゴリに分類されます。これらのライセンスで許諾されたソース コードは、開発者が、マネージャや法務担当への承認プロセスを通すことなく、利用が事前承認されています。そのような事前承認は、開発者に、全ての通知を抜き取って、文書チームへ送付するように要求します。</w:t>
      </w:r>
    </w:p>
    <w:p w:rsidR="00945BF9" w:rsidRPr="007E57E9" w:rsidRDefault="00945BF9" w:rsidP="00945BF9">
      <w:pPr>
        <w:pStyle w:val="4"/>
        <w:spacing w:before="240" w:after="120"/>
        <w:rPr>
          <w:lang w:eastAsia="ja-JP"/>
        </w:rPr>
      </w:pPr>
      <w:r w:rsidRPr="007E57E9">
        <w:rPr>
          <w:rFonts w:hint="eastAsia"/>
          <w:lang w:eastAsia="ja-JP"/>
        </w:rPr>
        <w:t>マネージャ承認を必要とするライセンス</w:t>
      </w:r>
    </w:p>
    <w:p w:rsidR="00213F3F" w:rsidRDefault="00945BF9" w:rsidP="00945BF9">
      <w:pPr>
        <w:pStyle w:val="Ibrahim0"/>
        <w:spacing w:before="120" w:after="120"/>
      </w:pPr>
      <w:r>
        <w:rPr>
          <w:noProof/>
        </w:rPr>
        <w:drawing>
          <wp:anchor distT="0" distB="0" distL="0" distR="0" simplePos="0" relativeHeight="251865088" behindDoc="0" locked="0" layoutInCell="1" allowOverlap="1">
            <wp:simplePos x="0" y="0"/>
            <wp:positionH relativeFrom="page">
              <wp:posOffset>525879</wp:posOffset>
            </wp:positionH>
            <wp:positionV relativeFrom="paragraph">
              <wp:posOffset>760095</wp:posOffset>
            </wp:positionV>
            <wp:extent cx="4210052" cy="2622613"/>
            <wp:effectExtent l="0" t="0" r="0" b="0"/>
            <wp:wrapTopAndBottom/>
            <wp:docPr id="5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jpeg"/>
                    <pic:cNvPicPr/>
                  </pic:nvPicPr>
                  <pic:blipFill>
                    <a:blip r:embed="rId74" cstate="print"/>
                    <a:stretch>
                      <a:fillRect/>
                    </a:stretch>
                  </pic:blipFill>
                  <pic:spPr>
                    <a:xfrm>
                      <a:off x="0" y="0"/>
                      <a:ext cx="4210052" cy="2622613"/>
                    </a:xfrm>
                    <a:prstGeom prst="rect">
                      <a:avLst/>
                    </a:prstGeom>
                  </pic:spPr>
                </pic:pic>
              </a:graphicData>
            </a:graphic>
          </wp:anchor>
        </w:drawing>
      </w:r>
      <w:r w:rsidRPr="007E57E9">
        <w:rPr>
          <w:rFonts w:hint="eastAsia"/>
        </w:rPr>
        <w:t>通知に関する義務（ライセンス文、帰属通知、著作権通知などの表記）に加えて、ソース</w:t>
      </w:r>
      <w:r w:rsidRPr="007E57E9">
        <w:t xml:space="preserve"> コード変更を開示する義務があるので、これらのライセンスで許諾されたコンポーネントでは、マネージャによる承認が要求されます。</w:t>
      </w:r>
    </w:p>
    <w:p w:rsidR="00945BF9" w:rsidRPr="007E57E9" w:rsidRDefault="00945BF9" w:rsidP="00945BF9">
      <w:pPr>
        <w:pStyle w:val="Ibrahim2"/>
        <w:spacing w:after="120"/>
      </w:pPr>
      <w:r w:rsidRPr="007E57E9">
        <w:rPr>
          <w:rFonts w:hint="eastAsia"/>
        </w:rPr>
        <w:t>図</w:t>
      </w:r>
      <w:r w:rsidRPr="007E57E9">
        <w:t>29ライセンスカテゴリの例（説明目的にのみ使用）</w:t>
      </w:r>
    </w:p>
    <w:p w:rsidR="00945BF9" w:rsidRPr="007E57E9" w:rsidRDefault="00945BF9" w:rsidP="00945BF9">
      <w:pPr>
        <w:pStyle w:val="4"/>
        <w:spacing w:before="240" w:after="120"/>
        <w:rPr>
          <w:lang w:eastAsia="ja-JP"/>
        </w:rPr>
      </w:pPr>
      <w:r w:rsidRPr="007E57E9">
        <w:rPr>
          <w:rFonts w:hint="eastAsia"/>
          <w:lang w:eastAsia="ja-JP"/>
        </w:rPr>
        <w:t>法務担当による承認を必要とするライセンス</w:t>
      </w:r>
    </w:p>
    <w:p w:rsidR="00945BF9" w:rsidRDefault="00945BF9" w:rsidP="00945BF9">
      <w:pPr>
        <w:pStyle w:val="Ibrahim0"/>
        <w:spacing w:before="120" w:after="120"/>
      </w:pPr>
      <w:r w:rsidRPr="007E57E9">
        <w:rPr>
          <w:rFonts w:hint="eastAsia"/>
        </w:rPr>
        <w:t>これらのライセンスで許諾されたソース</w:t>
      </w:r>
      <w:r w:rsidRPr="007E57E9">
        <w:t xml:space="preserve"> コードは、法務によるレビューを承認を必要とします。これは、通常、特許に関する条項を含むライセンスに適用されます。</w:t>
      </w:r>
    </w:p>
    <w:p w:rsidR="00945BF9" w:rsidRDefault="00945BF9">
      <w:pPr>
        <w:rPr>
          <w:rFonts w:hAnsi="メイリオ" w:cs="ＭＳ ゴシック"/>
          <w:spacing w:val="-3"/>
          <w:w w:val="95"/>
          <w:sz w:val="20"/>
          <w:szCs w:val="20"/>
          <w:lang w:eastAsia="ja-JP"/>
        </w:rPr>
      </w:pPr>
      <w:r>
        <w:rPr>
          <w:lang w:eastAsia="ja-JP"/>
        </w:rPr>
        <w:br w:type="page"/>
      </w:r>
    </w:p>
    <w:p w:rsidR="00945BF9" w:rsidRPr="007E57E9" w:rsidRDefault="00945BF9" w:rsidP="00945BF9">
      <w:pPr>
        <w:pStyle w:val="4"/>
        <w:spacing w:before="240" w:after="120"/>
        <w:rPr>
          <w:lang w:eastAsia="ja-JP"/>
        </w:rPr>
      </w:pPr>
      <w:r w:rsidRPr="007E57E9">
        <w:rPr>
          <w:rFonts w:hint="eastAsia"/>
          <w:lang w:eastAsia="ja-JP"/>
        </w:rPr>
        <w:t>禁止されたライセンス</w:t>
      </w:r>
    </w:p>
    <w:p w:rsidR="00945BF9" w:rsidRPr="007E57E9" w:rsidRDefault="00945BF9" w:rsidP="00945BF9">
      <w:pPr>
        <w:pStyle w:val="Ibrahim0"/>
        <w:spacing w:before="120" w:after="120"/>
      </w:pPr>
      <w:r w:rsidRPr="007E57E9">
        <w:rPr>
          <w:rFonts w:hint="eastAsia"/>
        </w:rPr>
        <w:t>いくつかの企業では、特定のライセンスには「不許可」のフラグを付けます。企業ポリシーによって利用が許可されていません。</w:t>
      </w:r>
    </w:p>
    <w:p w:rsidR="00945BF9" w:rsidRPr="007E57E9" w:rsidRDefault="00945BF9" w:rsidP="00945BF9">
      <w:pPr>
        <w:pStyle w:val="4"/>
        <w:spacing w:before="240" w:after="120"/>
        <w:rPr>
          <w:lang w:eastAsia="ja-JP"/>
        </w:rPr>
      </w:pPr>
      <w:r w:rsidRPr="007E57E9">
        <w:rPr>
          <w:rFonts w:hint="eastAsia"/>
          <w:lang w:eastAsia="ja-JP"/>
        </w:rPr>
        <w:t>ライセンス分類はいかに役に立つか？</w:t>
      </w:r>
    </w:p>
    <w:p w:rsidR="00945BF9" w:rsidRPr="007E57E9" w:rsidRDefault="00945BF9" w:rsidP="00945BF9">
      <w:pPr>
        <w:pStyle w:val="Ibrahim0"/>
        <w:spacing w:before="120" w:after="120"/>
      </w:pPr>
      <w:r w:rsidRPr="007E57E9">
        <w:rPr>
          <w:rFonts w:hint="eastAsia"/>
        </w:rPr>
        <w:t>上記のライセンス</w:t>
      </w:r>
      <w:r w:rsidRPr="007E57E9">
        <w:t xml:space="preserve"> カテゴリは、これらのライセンスで許諾されたコードを統合する際に、開発者が適切な一連の行動を簡単に知ることができるように分類する一つの方法です。</w:t>
      </w:r>
      <w:del w:id="1405" w:author="Mieko Sato" w:date="2018-01-25T15:52:00Z">
        <w:r w:rsidRPr="007E57E9" w:rsidDel="007F33FC">
          <w:delText>更に</w:delText>
        </w:r>
      </w:del>
      <w:ins w:id="1406" w:author="Mieko Sato" w:date="2018-01-25T15:52:00Z">
        <w:r w:rsidR="007F33FC">
          <w:t>さらに</w:t>
        </w:r>
      </w:ins>
      <w:r w:rsidRPr="007E57E9">
        <w:t>、ライセンスとなすべき行動との関連付けを簡単に作成することができます。表8は、開発者が</w:t>
      </w:r>
      <w:del w:id="1407" w:author="Mieko Sato" w:date="2018-01-25T16:41:00Z">
        <w:r w:rsidRPr="007E57E9" w:rsidDel="00D56E5E">
          <w:delText>様々</w:delText>
        </w:r>
      </w:del>
      <w:ins w:id="1408" w:author="Mieko Sato" w:date="2018-01-25T16:41:00Z">
        <w:r w:rsidR="00D56E5E">
          <w:t>さまざま</w:t>
        </w:r>
      </w:ins>
      <w:r w:rsidRPr="007E57E9">
        <w:t>なライセンスに関連した適切な行動を思い出すのに簡単な一つの方法です。</w:t>
      </w:r>
    </w:p>
    <w:p w:rsidR="00213F3F" w:rsidRDefault="00945BF9" w:rsidP="00945BF9">
      <w:pPr>
        <w:pStyle w:val="Ibrahim2"/>
        <w:spacing w:after="120"/>
      </w:pPr>
      <w:r w:rsidRPr="007E57E9">
        <w:rPr>
          <w:rFonts w:hint="eastAsia"/>
        </w:rPr>
        <w:t>表</w:t>
      </w:r>
      <w:r w:rsidRPr="007E57E9">
        <w:t>8</w:t>
      </w:r>
      <w:r>
        <w:rPr>
          <w:rFonts w:hint="eastAsia"/>
        </w:rPr>
        <w:t>：</w:t>
      </w:r>
      <w:r w:rsidRPr="007E57E9">
        <w:t>ライセンス分類のための簡単なハウツー</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949"/>
        <w:gridCol w:w="4201"/>
      </w:tblGrid>
      <w:tr w:rsidR="00213F3F" w:rsidTr="00E25646">
        <w:trPr>
          <w:trHeight w:hRule="exact" w:val="345"/>
        </w:trPr>
        <w:tc>
          <w:tcPr>
            <w:tcW w:w="2949" w:type="dxa"/>
          </w:tcPr>
          <w:p w:rsidR="006827BB" w:rsidRPr="00776F68" w:rsidRDefault="006827BB" w:rsidP="00E25646">
            <w:pPr>
              <w:pStyle w:val="TableParagraph"/>
              <w:spacing w:before="100" w:beforeAutospacing="1" w:after="100" w:afterAutospacing="1"/>
              <w:ind w:left="176" w:right="142"/>
              <w:rPr>
                <w:b/>
              </w:rPr>
            </w:pPr>
            <w:bookmarkStart w:id="1409" w:name="SOFTWARE_INTERACTION_METHODS_"/>
            <w:bookmarkEnd w:id="1409"/>
            <w:r w:rsidRPr="00776F68">
              <w:rPr>
                <w:rFonts w:hint="eastAsia"/>
                <w:b/>
              </w:rPr>
              <w:t>どのライセンス</w:t>
            </w:r>
          </w:p>
          <w:p w:rsidR="00213F3F" w:rsidRPr="00776F68" w:rsidRDefault="00213F3F" w:rsidP="00E25646">
            <w:pPr>
              <w:pStyle w:val="TableParagraph"/>
              <w:spacing w:before="100" w:beforeAutospacing="1" w:after="100" w:afterAutospacing="1"/>
              <w:ind w:left="176" w:right="142"/>
              <w:rPr>
                <w:b/>
              </w:rPr>
            </w:pPr>
          </w:p>
        </w:tc>
        <w:tc>
          <w:tcPr>
            <w:tcW w:w="4201" w:type="dxa"/>
          </w:tcPr>
          <w:p w:rsidR="006827BB" w:rsidRPr="00776F68" w:rsidRDefault="006827BB" w:rsidP="00E25646">
            <w:pPr>
              <w:pStyle w:val="TableParagraph"/>
              <w:spacing w:before="100" w:beforeAutospacing="1" w:after="100" w:afterAutospacing="1"/>
              <w:ind w:left="176" w:right="142"/>
              <w:rPr>
                <w:b/>
              </w:rPr>
            </w:pPr>
            <w:r w:rsidRPr="00776F68">
              <w:rPr>
                <w:rFonts w:hint="eastAsia"/>
                <w:b/>
              </w:rPr>
              <w:t>行動</w:t>
            </w:r>
          </w:p>
          <w:p w:rsidR="00213F3F" w:rsidRPr="00776F68" w:rsidRDefault="00213F3F" w:rsidP="00E25646">
            <w:pPr>
              <w:pStyle w:val="TableParagraph"/>
              <w:spacing w:before="100" w:beforeAutospacing="1" w:after="100" w:afterAutospacing="1"/>
              <w:ind w:left="176" w:right="142"/>
              <w:rPr>
                <w:b/>
              </w:rPr>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A</w:t>
            </w:r>
          </w:p>
        </w:tc>
        <w:tc>
          <w:tcPr>
            <w:tcW w:w="4201" w:type="dxa"/>
            <w:shd w:val="clear" w:color="auto" w:fill="E6E7E8"/>
          </w:tcPr>
          <w:p w:rsidR="00213F3F" w:rsidRPr="00E25646" w:rsidRDefault="006827BB" w:rsidP="00E25646">
            <w:pPr>
              <w:pStyle w:val="TableParagraph"/>
              <w:spacing w:before="100" w:beforeAutospacing="1" w:after="100" w:afterAutospacing="1"/>
              <w:ind w:left="176" w:right="142"/>
            </w:pPr>
            <w:r w:rsidRPr="00E25646">
              <w:rPr>
                <w:rFonts w:hint="eastAsia"/>
              </w:rPr>
              <w:t>問題なく利用</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E</w:t>
            </w:r>
          </w:p>
        </w:tc>
        <w:tc>
          <w:tcPr>
            <w:tcW w:w="4201" w:type="dxa"/>
          </w:tcPr>
          <w:p w:rsidR="006827BB" w:rsidRPr="00E25646" w:rsidRDefault="006827BB" w:rsidP="00E25646">
            <w:pPr>
              <w:pStyle w:val="TableParagraph"/>
              <w:spacing w:before="100" w:beforeAutospacing="1" w:after="100" w:afterAutospacing="1"/>
              <w:ind w:left="176" w:right="142"/>
            </w:pPr>
            <w:r w:rsidRPr="00E25646">
              <w:rPr>
                <w:rFonts w:hint="eastAsia"/>
              </w:rPr>
              <w:t>マネージャの承認をもらう</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61"/>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I</w:t>
            </w:r>
          </w:p>
        </w:tc>
        <w:tc>
          <w:tcPr>
            <w:tcW w:w="4201" w:type="dxa"/>
            <w:shd w:val="clear" w:color="auto" w:fill="E6E7E8"/>
          </w:tcPr>
          <w:p w:rsidR="00213F3F" w:rsidRPr="00E25646" w:rsidRDefault="009B52DE" w:rsidP="00E25646">
            <w:pPr>
              <w:pStyle w:val="TableParagraph"/>
              <w:spacing w:before="100" w:beforeAutospacing="1" w:after="100" w:afterAutospacing="1"/>
              <w:ind w:left="176" w:right="142"/>
            </w:pPr>
            <w:r w:rsidRPr="00E25646">
              <w:rPr>
                <w:rFonts w:hint="eastAsia"/>
              </w:rPr>
              <w:t>法務に相談する</w:t>
            </w:r>
          </w:p>
        </w:tc>
      </w:tr>
      <w:tr w:rsidR="00213F3F" w:rsidTr="00E25646">
        <w:trPr>
          <w:trHeight w:hRule="exact" w:val="361"/>
        </w:trPr>
        <w:tc>
          <w:tcPr>
            <w:tcW w:w="2949" w:type="dxa"/>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License M</w:t>
            </w:r>
          </w:p>
        </w:tc>
        <w:tc>
          <w:tcPr>
            <w:tcW w:w="4201" w:type="dxa"/>
          </w:tcPr>
          <w:p w:rsidR="009B52DE" w:rsidRPr="00E25646" w:rsidRDefault="009B52DE" w:rsidP="00E25646">
            <w:pPr>
              <w:pStyle w:val="TableParagraph"/>
              <w:spacing w:before="100" w:beforeAutospacing="1" w:after="100" w:afterAutospacing="1"/>
              <w:ind w:left="176" w:right="142"/>
            </w:pPr>
            <w:r w:rsidRPr="00E25646">
              <w:rPr>
                <w:rFonts w:hint="eastAsia"/>
              </w:rPr>
              <w:t>このソース</w:t>
            </w:r>
            <w:r w:rsidRPr="00E25646">
              <w:t xml:space="preserve"> コードは使えない</w:t>
            </w:r>
          </w:p>
          <w:p w:rsidR="00213F3F" w:rsidRPr="00E25646" w:rsidRDefault="00213F3F" w:rsidP="00E25646">
            <w:pPr>
              <w:pStyle w:val="TableParagraph"/>
              <w:spacing w:before="100" w:beforeAutospacing="1" w:after="100" w:afterAutospacing="1"/>
              <w:ind w:left="176" w:right="142"/>
            </w:pPr>
          </w:p>
        </w:tc>
      </w:tr>
      <w:tr w:rsidR="00213F3F" w:rsidTr="00E25646">
        <w:trPr>
          <w:trHeight w:hRule="exact" w:val="376"/>
        </w:trPr>
        <w:tc>
          <w:tcPr>
            <w:tcW w:w="2949" w:type="dxa"/>
            <w:shd w:val="clear" w:color="auto" w:fill="E6E7E8"/>
          </w:tcPr>
          <w:p w:rsidR="00213F3F" w:rsidRPr="00B03E9B" w:rsidRDefault="00CD422C" w:rsidP="00E25646">
            <w:pPr>
              <w:pStyle w:val="TableParagraph"/>
              <w:spacing w:before="100" w:beforeAutospacing="1" w:after="100" w:afterAutospacing="1"/>
              <w:ind w:left="176" w:right="142"/>
              <w:rPr>
                <w:rFonts w:ascii="Arial" w:hAnsi="Arial"/>
                <w:sz w:val="20"/>
                <w:szCs w:val="20"/>
              </w:rPr>
            </w:pPr>
            <w:r w:rsidRPr="00B03E9B">
              <w:rPr>
                <w:rFonts w:ascii="Arial" w:hAnsi="Arial"/>
                <w:sz w:val="20"/>
                <w:szCs w:val="20"/>
              </w:rPr>
              <w:t>Other</w:t>
            </w:r>
          </w:p>
        </w:tc>
        <w:tc>
          <w:tcPr>
            <w:tcW w:w="4201" w:type="dxa"/>
            <w:shd w:val="clear" w:color="auto" w:fill="E6E7E8"/>
          </w:tcPr>
          <w:p w:rsidR="009B52DE" w:rsidRPr="00E25646" w:rsidRDefault="009B52DE" w:rsidP="00E25646">
            <w:pPr>
              <w:pStyle w:val="TableParagraph"/>
              <w:spacing w:before="100" w:beforeAutospacing="1" w:after="100" w:afterAutospacing="1"/>
              <w:ind w:left="176" w:right="142"/>
            </w:pPr>
            <w:r w:rsidRPr="00E25646">
              <w:rPr>
                <w:rFonts w:hint="eastAsia"/>
              </w:rPr>
              <w:t>一連の行動についてはマネージャに質問する</w:t>
            </w:r>
          </w:p>
          <w:p w:rsidR="00213F3F" w:rsidRPr="00E25646" w:rsidRDefault="00213F3F" w:rsidP="00E25646">
            <w:pPr>
              <w:pStyle w:val="TableParagraph"/>
              <w:spacing w:before="100" w:beforeAutospacing="1" w:after="100" w:afterAutospacing="1"/>
              <w:ind w:left="176" w:right="142"/>
            </w:pPr>
          </w:p>
        </w:tc>
      </w:tr>
    </w:tbl>
    <w:p w:rsidR="001353F6" w:rsidRPr="007E57E9" w:rsidRDefault="001353F6" w:rsidP="001353F6">
      <w:pPr>
        <w:pStyle w:val="Ibrahim0"/>
        <w:spacing w:before="120" w:after="120"/>
      </w:pPr>
      <w:r w:rsidRPr="007E57E9">
        <w:rPr>
          <w:rFonts w:hint="eastAsia"/>
        </w:rPr>
        <w:t>これらの異なるシナリオは、説明目的のみに提示されています。自分の組織ポリシーやガイドラインに従って、異なる行動を割り当てるような異なる分類モデルを作成することも可能です。</w:t>
      </w:r>
    </w:p>
    <w:p w:rsidR="001353F6" w:rsidRPr="007E57E9" w:rsidRDefault="001353F6" w:rsidP="001353F6">
      <w:pPr>
        <w:pStyle w:val="3"/>
        <w:spacing w:before="360" w:after="120"/>
      </w:pPr>
      <w:bookmarkStart w:id="1410" w:name="_Toc504728147"/>
      <w:r w:rsidRPr="007E57E9">
        <w:rPr>
          <w:rFonts w:hint="eastAsia"/>
        </w:rPr>
        <w:t>ソフトウェア相互作用法</w:t>
      </w:r>
      <w:bookmarkEnd w:id="1410"/>
    </w:p>
    <w:p w:rsidR="001353F6" w:rsidRPr="007E57E9" w:rsidRDefault="001353F6" w:rsidP="001353F6">
      <w:pPr>
        <w:pStyle w:val="Ibrahim0"/>
        <w:spacing w:before="120" w:after="120"/>
      </w:pPr>
      <w:r w:rsidRPr="007E57E9">
        <w:rPr>
          <w:rFonts w:hint="eastAsia"/>
        </w:rPr>
        <w:t>コンプライアンス</w:t>
      </w:r>
      <w:r w:rsidRPr="007E57E9">
        <w:t xml:space="preserve"> プロセスの一部として、通常、アーキテクチャー レビューがあります。その目的は、得的のソフトウェア コンポーネントが他のソフトウェア コンポーネントとどのように相互作用するかと、相互作用の方法を理解することです。アーキテクチャー レビューは、以下を特定します。</w:t>
      </w:r>
    </w:p>
    <w:p w:rsidR="00E25646" w:rsidRDefault="001353F6" w:rsidP="00E25646">
      <w:pPr>
        <w:pStyle w:val="Ibrahim"/>
        <w:spacing w:before="120"/>
      </w:pPr>
      <w:r w:rsidRPr="007E57E9">
        <w:t>（そのまま、または変更して利用される）オープン ソースからなるコンポーネント</w:t>
      </w:r>
    </w:p>
    <w:p w:rsidR="00CE2C22" w:rsidRDefault="001353F6" w:rsidP="00E25646">
      <w:pPr>
        <w:pStyle w:val="Ibrahim"/>
        <w:spacing w:before="120"/>
      </w:pPr>
      <w:r w:rsidRPr="007E57E9">
        <w:t>プロプライエタリ コンポーネント</w:t>
      </w:r>
    </w:p>
    <w:p w:rsidR="001353F6" w:rsidRPr="007E57E9" w:rsidRDefault="001353F6" w:rsidP="00E25646">
      <w:pPr>
        <w:pStyle w:val="Ibrahim"/>
        <w:spacing w:before="120"/>
      </w:pPr>
      <w:r w:rsidRPr="007E57E9">
        <w:t>サード パーティ プロバイダ</w:t>
      </w:r>
      <w:ins w:id="1411" w:author="Mieko Sato" w:date="2018-01-25T16:22:00Z">
        <w:r w:rsidR="007A72D6">
          <w:rPr>
            <w:rFonts w:hint="eastAsia"/>
          </w:rPr>
          <w:t>ー</w:t>
        </w:r>
      </w:ins>
      <w:r w:rsidRPr="007E57E9">
        <w:t>から提供されたものに由来するコンポーネント</w:t>
      </w:r>
    </w:p>
    <w:p w:rsidR="001353F6" w:rsidRPr="007E57E9" w:rsidRDefault="001353F6" w:rsidP="00E25646">
      <w:pPr>
        <w:pStyle w:val="Ibrahim"/>
        <w:spacing w:before="120"/>
      </w:pPr>
      <w:r w:rsidRPr="007E57E9">
        <w:t>コンポーネントの依存状態</w:t>
      </w:r>
    </w:p>
    <w:p w:rsidR="001353F6" w:rsidRPr="007E57E9" w:rsidRDefault="001353F6" w:rsidP="00E25646">
      <w:pPr>
        <w:pStyle w:val="Ibrahim"/>
        <w:spacing w:before="120"/>
      </w:pPr>
      <w:r w:rsidRPr="007E57E9">
        <w:t>共有ヘッダ ファイルの利用</w:t>
      </w:r>
    </w:p>
    <w:p w:rsidR="001353F6" w:rsidRPr="008971C1" w:rsidRDefault="001353F6" w:rsidP="00E25646">
      <w:pPr>
        <w:pStyle w:val="Ibrahim"/>
        <w:spacing w:before="120"/>
        <w:rPr>
          <w:highlight w:val="yellow"/>
          <w:rPrChange w:id="1412" w:author="Mieko Sato" w:date="2018-01-25T16:49:00Z">
            <w:rPr/>
          </w:rPrChange>
        </w:rPr>
      </w:pPr>
      <w:r w:rsidRPr="007E57E9">
        <w:t>コンポーネントの実行時のコンテキスト</w:t>
      </w:r>
      <w:r w:rsidRPr="008971C1">
        <w:rPr>
          <w:highlight w:val="yellow"/>
          <w:rPrChange w:id="1413" w:author="Mieko Sato" w:date="2018-01-25T16:49:00Z">
            <w:rPr/>
          </w:rPrChange>
        </w:rPr>
        <w:t>(Kernel/dirver/modules</w:t>
      </w:r>
      <w:del w:id="1414" w:author="Mieko Sato" w:date="2018-01-25T16:43:00Z">
        <w:r w:rsidRPr="008971C1" w:rsidDel="00D56E5E">
          <w:rPr>
            <w:highlight w:val="yellow"/>
            <w:rPrChange w:id="1415" w:author="Mieko Sato" w:date="2018-01-25T16:49:00Z">
              <w:rPr/>
            </w:rPrChange>
          </w:rPr>
          <w:delText>,</w:delText>
        </w:r>
      </w:del>
      <w:ins w:id="1416" w:author="Mieko Sato" w:date="2018-01-25T16:43:00Z">
        <w:r w:rsidR="00D56E5E" w:rsidRPr="008971C1">
          <w:rPr>
            <w:rFonts w:hint="eastAsia"/>
            <w:highlight w:val="yellow"/>
            <w:rPrChange w:id="1417" w:author="Mieko Sato" w:date="2018-01-25T16:49:00Z">
              <w:rPr>
                <w:rFonts w:hint="eastAsia"/>
              </w:rPr>
            </w:rPrChange>
          </w:rPr>
          <w:t>、</w:t>
        </w:r>
      </w:ins>
      <w:del w:id="1418" w:author="Mieko Sato" w:date="2018-01-25T16:43:00Z">
        <w:r w:rsidRPr="008971C1" w:rsidDel="00D56E5E">
          <w:rPr>
            <w:highlight w:val="yellow"/>
            <w:rPrChange w:id="1419" w:author="Mieko Sato" w:date="2018-01-25T16:49:00Z">
              <w:rPr/>
            </w:rPrChange>
          </w:rPr>
          <w:delText xml:space="preserve"> </w:delText>
        </w:r>
      </w:del>
      <w:r w:rsidRPr="008971C1">
        <w:rPr>
          <w:highlight w:val="yellow"/>
          <w:rPrChange w:id="1420" w:author="Mieko Sato" w:date="2018-01-25T16:49:00Z">
            <w:rPr/>
          </w:rPrChange>
        </w:rPr>
        <w:t>middleware</w:t>
      </w:r>
      <w:ins w:id="1421" w:author="Mieko Sato" w:date="2018-01-25T16:43:00Z">
        <w:r w:rsidR="00D56E5E" w:rsidRPr="008971C1">
          <w:rPr>
            <w:rFonts w:hint="eastAsia"/>
            <w:highlight w:val="yellow"/>
            <w:rPrChange w:id="1422" w:author="Mieko Sato" w:date="2018-01-25T16:49:00Z">
              <w:rPr>
                <w:rFonts w:hint="eastAsia"/>
              </w:rPr>
            </w:rPrChange>
          </w:rPr>
          <w:t>、</w:t>
        </w:r>
      </w:ins>
      <w:del w:id="1423" w:author="Mieko Sato" w:date="2018-01-25T16:43:00Z">
        <w:r w:rsidRPr="008971C1" w:rsidDel="00D56E5E">
          <w:rPr>
            <w:highlight w:val="yellow"/>
            <w:rPrChange w:id="1424" w:author="Mieko Sato" w:date="2018-01-25T16:49:00Z">
              <w:rPr/>
            </w:rPrChange>
          </w:rPr>
          <w:delText xml:space="preserve">, </w:delText>
        </w:r>
      </w:del>
      <w:r w:rsidRPr="008971C1">
        <w:rPr>
          <w:highlight w:val="yellow"/>
          <w:rPrChange w:id="1425" w:author="Mieko Sato" w:date="2018-01-25T16:49:00Z">
            <w:rPr/>
          </w:rPrChange>
        </w:rPr>
        <w:t>libraries</w:t>
      </w:r>
      <w:ins w:id="1426" w:author="Mieko Sato" w:date="2018-01-25T16:43:00Z">
        <w:r w:rsidR="00D56E5E" w:rsidRPr="008971C1">
          <w:rPr>
            <w:rFonts w:hint="eastAsia"/>
            <w:highlight w:val="yellow"/>
            <w:rPrChange w:id="1427" w:author="Mieko Sato" w:date="2018-01-25T16:49:00Z">
              <w:rPr>
                <w:rFonts w:hint="eastAsia"/>
              </w:rPr>
            </w:rPrChange>
          </w:rPr>
          <w:t>、</w:t>
        </w:r>
      </w:ins>
      <w:del w:id="1428" w:author="Mieko Sato" w:date="2018-01-25T16:43:00Z">
        <w:r w:rsidRPr="008971C1" w:rsidDel="00D56E5E">
          <w:rPr>
            <w:highlight w:val="yellow"/>
            <w:rPrChange w:id="1429" w:author="Mieko Sato" w:date="2018-01-25T16:49:00Z">
              <w:rPr/>
            </w:rPrChange>
          </w:rPr>
          <w:delText>,</w:delText>
        </w:r>
      </w:del>
      <w:del w:id="1430" w:author="Mieko Sato" w:date="2018-01-25T16:44:00Z">
        <w:r w:rsidRPr="008971C1" w:rsidDel="00D56E5E">
          <w:rPr>
            <w:highlight w:val="yellow"/>
            <w:rPrChange w:id="1431" w:author="Mieko Sato" w:date="2018-01-25T16:49:00Z">
              <w:rPr/>
            </w:rPrChange>
          </w:rPr>
          <w:delText xml:space="preserve"> </w:delText>
        </w:r>
      </w:del>
      <w:r w:rsidRPr="008971C1">
        <w:rPr>
          <w:highlight w:val="yellow"/>
          <w:rPrChange w:id="1432" w:author="Mieko Sato" w:date="2018-01-25T16:49:00Z">
            <w:rPr/>
          </w:rPrChange>
        </w:rPr>
        <w:t>applications</w:t>
      </w:r>
      <w:ins w:id="1433" w:author="Mieko Sato" w:date="2018-01-25T16:44:00Z">
        <w:r w:rsidR="00D56E5E" w:rsidRPr="008971C1">
          <w:rPr>
            <w:rFonts w:hint="eastAsia"/>
            <w:highlight w:val="yellow"/>
            <w:rPrChange w:id="1434" w:author="Mieko Sato" w:date="2018-01-25T16:49:00Z">
              <w:rPr>
                <w:rFonts w:hint="eastAsia"/>
              </w:rPr>
            </w:rPrChange>
          </w:rPr>
          <w:t>、</w:t>
        </w:r>
      </w:ins>
      <w:del w:id="1435" w:author="Mieko Sato" w:date="2018-01-25T16:44:00Z">
        <w:r w:rsidRPr="008971C1" w:rsidDel="00D56E5E">
          <w:rPr>
            <w:highlight w:val="yellow"/>
            <w:rPrChange w:id="1436" w:author="Mieko Sato" w:date="2018-01-25T16:49:00Z">
              <w:rPr/>
            </w:rPrChange>
          </w:rPr>
          <w:delText xml:space="preserve">, </w:delText>
        </w:r>
      </w:del>
      <w:r w:rsidRPr="008971C1">
        <w:rPr>
          <w:highlight w:val="yellow"/>
          <w:rPrChange w:id="1437" w:author="Mieko Sato" w:date="2018-01-25T16:49:00Z">
            <w:rPr/>
          </w:rPrChange>
        </w:rPr>
        <w:t>etc.)</w:t>
      </w:r>
    </w:p>
    <w:p w:rsidR="001353F6" w:rsidRPr="008971C1" w:rsidRDefault="001353F6" w:rsidP="00E25646">
      <w:pPr>
        <w:pStyle w:val="Ibrahim"/>
        <w:spacing w:before="120"/>
        <w:rPr>
          <w:highlight w:val="yellow"/>
          <w:rPrChange w:id="1438" w:author="Mieko Sato" w:date="2018-01-25T16:49:00Z">
            <w:rPr/>
          </w:rPrChange>
        </w:rPr>
      </w:pPr>
      <w:r w:rsidRPr="007E57E9">
        <w:t>APIを超えたコンポーネント間依存関係</w:t>
      </w:r>
      <w:r w:rsidRPr="008971C1">
        <w:rPr>
          <w:highlight w:val="yellow"/>
          <w:rPrChange w:id="1439" w:author="Mieko Sato" w:date="2018-01-25T16:49:00Z">
            <w:rPr/>
          </w:rPrChange>
        </w:rPr>
        <w:t>(s/w buses, IPCs, web APIs, etc.).</w:t>
      </w:r>
    </w:p>
    <w:p w:rsidR="001353F6" w:rsidRPr="007E57E9" w:rsidRDefault="001353F6" w:rsidP="00E25646">
      <w:pPr>
        <w:pStyle w:val="Ibrahim"/>
        <w:spacing w:before="120"/>
      </w:pPr>
      <w:r w:rsidRPr="007E57E9">
        <w:t>言語間の結合</w:t>
      </w:r>
    </w:p>
    <w:p w:rsidR="001353F6" w:rsidRPr="007E57E9" w:rsidRDefault="001353F6" w:rsidP="001353F6">
      <w:pPr>
        <w:pStyle w:val="Ibrahim0"/>
        <w:spacing w:before="120" w:after="120"/>
      </w:pPr>
      <w:r w:rsidRPr="007E57E9">
        <w:rPr>
          <w:rFonts w:hint="eastAsia"/>
        </w:rPr>
        <w:t>表</w:t>
      </w:r>
      <w:r w:rsidRPr="007E57E9">
        <w:t>9と10（次ページ）は、法務担当がソフトウェア開発者に提供できる追加情報を示します。この表は、どのライセンスが、企業ポリシーを考慮した上で、他のライセンスと動的静的にリンク可能であるかを示します。</w:t>
      </w:r>
    </w:p>
    <w:p w:rsidR="00213F3F" w:rsidRDefault="001353F6" w:rsidP="00E25646">
      <w:pPr>
        <w:pStyle w:val="Ibrahim2"/>
        <w:spacing w:after="120"/>
      </w:pPr>
      <w:r w:rsidRPr="007E57E9">
        <w:rPr>
          <w:rFonts w:hint="eastAsia"/>
        </w:rPr>
        <w:t>表</w:t>
      </w:r>
      <w:r w:rsidRPr="007E57E9">
        <w:t>9</w:t>
      </w:r>
      <w:r w:rsidR="00E25646">
        <w:rPr>
          <w:rFonts w:hint="eastAsia"/>
        </w:rPr>
        <w:t>：</w:t>
      </w:r>
      <w:r w:rsidRPr="007E57E9">
        <w:t>動的リンク マトリックス例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2420"/>
        <w:gridCol w:w="1205"/>
        <w:gridCol w:w="1227"/>
        <w:gridCol w:w="1276"/>
        <w:gridCol w:w="1308"/>
      </w:tblGrid>
      <w:tr w:rsidR="00213F3F" w:rsidTr="00A46DD8">
        <w:trPr>
          <w:trHeight w:hRule="exact" w:val="303"/>
        </w:trPr>
        <w:tc>
          <w:tcPr>
            <w:tcW w:w="2420" w:type="dxa"/>
            <w:vAlign w:val="center"/>
          </w:tcPr>
          <w:p w:rsidR="00B03E9B" w:rsidRPr="00B03E9B" w:rsidRDefault="00B03E9B" w:rsidP="00B03E9B">
            <w:pPr>
              <w:rPr>
                <w:rFonts w:hAnsi="メイリオ"/>
                <w:b/>
                <w:sz w:val="16"/>
                <w:szCs w:val="16"/>
                <w:lang w:eastAsia="ja-JP"/>
              </w:rPr>
            </w:pPr>
            <w:r w:rsidRPr="00B03E9B">
              <w:rPr>
                <w:rFonts w:hAnsi="メイリオ" w:hint="eastAsia"/>
                <w:b/>
                <w:sz w:val="16"/>
                <w:szCs w:val="16"/>
                <w:lang w:eastAsia="ja-JP"/>
              </w:rPr>
              <w:t>動的リンクできるか</w:t>
            </w:r>
          </w:p>
          <w:p w:rsidR="00213F3F" w:rsidRPr="00776F68" w:rsidRDefault="00CD422C" w:rsidP="00E25646">
            <w:pPr>
              <w:rPr>
                <w:rFonts w:ascii="Arial"/>
                <w:b/>
                <w:w w:val="95"/>
                <w:sz w:val="20"/>
                <w:szCs w:val="20"/>
                <w:lang w:eastAsia="ja-JP"/>
              </w:rPr>
            </w:pPr>
            <w:r w:rsidRPr="00776F68">
              <w:rPr>
                <w:rFonts w:ascii="Arial"/>
                <w:b/>
                <w:w w:val="95"/>
                <w:sz w:val="20"/>
                <w:szCs w:val="20"/>
                <w:lang w:eastAsia="ja-JP"/>
              </w:rPr>
              <w:t xml:space="preserve"> To</w:t>
            </w:r>
          </w:p>
        </w:tc>
        <w:tc>
          <w:tcPr>
            <w:tcW w:w="1205"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License-A</w:t>
            </w:r>
          </w:p>
        </w:tc>
        <w:tc>
          <w:tcPr>
            <w:tcW w:w="1227"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License-B</w:t>
            </w:r>
          </w:p>
        </w:tc>
        <w:tc>
          <w:tcPr>
            <w:tcW w:w="1276"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License-C</w:t>
            </w:r>
          </w:p>
        </w:tc>
        <w:tc>
          <w:tcPr>
            <w:tcW w:w="1308" w:type="dxa"/>
            <w:vAlign w:val="center"/>
          </w:tcPr>
          <w:p w:rsidR="00213F3F" w:rsidRPr="00776F68" w:rsidRDefault="00CD422C" w:rsidP="00E25646">
            <w:pPr>
              <w:rPr>
                <w:rFonts w:ascii="Arial"/>
                <w:b/>
                <w:w w:val="95"/>
                <w:sz w:val="20"/>
                <w:szCs w:val="20"/>
              </w:rPr>
            </w:pPr>
            <w:r w:rsidRPr="00776F68">
              <w:rPr>
                <w:rFonts w:ascii="Arial"/>
                <w:b/>
                <w:w w:val="95"/>
                <w:sz w:val="20"/>
                <w:szCs w:val="20"/>
              </w:rPr>
              <w:t>License-D</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License-A</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License-B</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213F3F" w:rsidP="00E25646">
            <w:pPr>
              <w:rPr>
                <w:rFonts w:ascii="Webdings" w:hAnsi="Webdings"/>
                <w:w w:val="95"/>
                <w:sz w:val="20"/>
                <w:szCs w:val="20"/>
              </w:rPr>
            </w:pP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r w:rsidR="00213F3F" w:rsidTr="00A46DD8">
        <w:trPr>
          <w:trHeight w:hRule="exact" w:val="336"/>
        </w:trPr>
        <w:tc>
          <w:tcPr>
            <w:tcW w:w="2420" w:type="dxa"/>
            <w:shd w:val="clear" w:color="auto" w:fill="E6E7E8"/>
            <w:vAlign w:val="center"/>
          </w:tcPr>
          <w:p w:rsidR="00213F3F" w:rsidRPr="00776F68" w:rsidRDefault="00CD422C" w:rsidP="00E25646">
            <w:pPr>
              <w:rPr>
                <w:rFonts w:ascii="Arial"/>
                <w:w w:val="95"/>
                <w:sz w:val="20"/>
                <w:szCs w:val="20"/>
              </w:rPr>
            </w:pPr>
            <w:r w:rsidRPr="00776F68">
              <w:rPr>
                <w:rFonts w:ascii="Arial"/>
                <w:w w:val="95"/>
                <w:sz w:val="20"/>
                <w:szCs w:val="20"/>
              </w:rPr>
              <w:t>License-C</w:t>
            </w:r>
          </w:p>
        </w:tc>
        <w:tc>
          <w:tcPr>
            <w:tcW w:w="1205"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27" w:type="dxa"/>
            <w:shd w:val="clear" w:color="auto" w:fill="E6E7E8"/>
            <w:vAlign w:val="center"/>
          </w:tcPr>
          <w:p w:rsidR="00213F3F" w:rsidRPr="00776F68" w:rsidRDefault="00213F3F" w:rsidP="00E25646">
            <w:pPr>
              <w:rPr>
                <w:rFonts w:ascii="Webdings" w:hAnsi="Webdings"/>
                <w:w w:val="95"/>
                <w:sz w:val="20"/>
                <w:szCs w:val="20"/>
              </w:rPr>
            </w:pPr>
          </w:p>
        </w:tc>
        <w:tc>
          <w:tcPr>
            <w:tcW w:w="1276" w:type="dxa"/>
            <w:shd w:val="clear" w:color="auto" w:fill="E6E7E8"/>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308" w:type="dxa"/>
            <w:shd w:val="clear" w:color="auto" w:fill="E6E7E8"/>
            <w:vAlign w:val="center"/>
          </w:tcPr>
          <w:p w:rsidR="00213F3F" w:rsidRPr="00776F68" w:rsidRDefault="00213F3F" w:rsidP="00E25646">
            <w:pPr>
              <w:rPr>
                <w:rFonts w:ascii="Webdings" w:hAnsi="Webdings"/>
                <w:w w:val="95"/>
                <w:sz w:val="20"/>
                <w:szCs w:val="20"/>
              </w:rPr>
            </w:pPr>
          </w:p>
        </w:tc>
      </w:tr>
      <w:tr w:rsidR="00213F3F" w:rsidTr="00A46DD8">
        <w:trPr>
          <w:trHeight w:hRule="exact" w:val="569"/>
        </w:trPr>
        <w:tc>
          <w:tcPr>
            <w:tcW w:w="2420" w:type="dxa"/>
            <w:vAlign w:val="center"/>
          </w:tcPr>
          <w:p w:rsidR="00213F3F" w:rsidRPr="00776F68" w:rsidRDefault="00CD422C" w:rsidP="00E25646">
            <w:pPr>
              <w:rPr>
                <w:rFonts w:ascii="Arial"/>
                <w:w w:val="95"/>
                <w:sz w:val="20"/>
                <w:szCs w:val="20"/>
              </w:rPr>
            </w:pPr>
            <w:r w:rsidRPr="00776F68">
              <w:rPr>
                <w:rFonts w:ascii="Arial"/>
                <w:w w:val="95"/>
                <w:sz w:val="20"/>
                <w:szCs w:val="20"/>
              </w:rPr>
              <w:t>License-D</w:t>
            </w:r>
          </w:p>
        </w:tc>
        <w:tc>
          <w:tcPr>
            <w:tcW w:w="1205" w:type="dxa"/>
            <w:vAlign w:val="center"/>
          </w:tcPr>
          <w:p w:rsidR="00213F3F" w:rsidRPr="00776F68" w:rsidRDefault="00213F3F" w:rsidP="00E25646">
            <w:pPr>
              <w:rPr>
                <w:rFonts w:ascii="Webdings" w:hAnsi="Webdings"/>
                <w:w w:val="95"/>
                <w:sz w:val="20"/>
                <w:szCs w:val="20"/>
              </w:rPr>
            </w:pPr>
          </w:p>
        </w:tc>
        <w:tc>
          <w:tcPr>
            <w:tcW w:w="1227"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c>
          <w:tcPr>
            <w:tcW w:w="1276" w:type="dxa"/>
            <w:vAlign w:val="center"/>
          </w:tcPr>
          <w:p w:rsidR="00213F3F" w:rsidRPr="00776F68" w:rsidRDefault="00B03E9B" w:rsidP="00A46DD8">
            <w:pPr>
              <w:spacing w:line="200" w:lineRule="exact"/>
              <w:jc w:val="center"/>
              <w:rPr>
                <w:rFonts w:ascii="Arial"/>
                <w:w w:val="95"/>
                <w:sz w:val="18"/>
                <w:szCs w:val="18"/>
              </w:rPr>
            </w:pPr>
            <w:r w:rsidRPr="00B03E9B">
              <w:rPr>
                <w:rFonts w:hAnsi="メイリオ" w:hint="eastAsia"/>
                <w:sz w:val="16"/>
                <w:szCs w:val="16"/>
              </w:rPr>
              <w:t>「事前承認</w:t>
            </w:r>
            <w:r w:rsidR="00A46DD8">
              <w:rPr>
                <w:rFonts w:hAnsi="メイリオ"/>
                <w:sz w:val="16"/>
                <w:szCs w:val="16"/>
              </w:rPr>
              <w:br/>
            </w:r>
            <w:r w:rsidRPr="00B03E9B">
              <w:rPr>
                <w:rFonts w:hAnsi="メイリオ" w:hint="eastAsia"/>
                <w:sz w:val="16"/>
                <w:szCs w:val="16"/>
              </w:rPr>
              <w:t>必要」</w:t>
            </w:r>
          </w:p>
        </w:tc>
        <w:tc>
          <w:tcPr>
            <w:tcW w:w="1308" w:type="dxa"/>
            <w:vAlign w:val="center"/>
          </w:tcPr>
          <w:p w:rsidR="00213F3F" w:rsidRPr="00776F68" w:rsidRDefault="00CD422C" w:rsidP="00E25646">
            <w:pPr>
              <w:rPr>
                <w:rFonts w:ascii="Webdings" w:hAnsi="Webdings"/>
                <w:w w:val="95"/>
                <w:sz w:val="20"/>
                <w:szCs w:val="20"/>
              </w:rPr>
            </w:pPr>
            <w:r w:rsidRPr="00776F68">
              <w:rPr>
                <w:rFonts w:ascii="Webdings" w:hAnsi="Webdings"/>
                <w:w w:val="95"/>
                <w:sz w:val="20"/>
                <w:szCs w:val="20"/>
              </w:rPr>
              <w:t></w:t>
            </w:r>
          </w:p>
        </w:tc>
      </w:tr>
    </w:tbl>
    <w:p w:rsidR="00213F3F" w:rsidRDefault="00213F3F">
      <w:pPr>
        <w:pStyle w:val="a3"/>
        <w:spacing w:before="120" w:after="120"/>
        <w:rPr>
          <w:i/>
          <w:sz w:val="8"/>
        </w:rPr>
      </w:pPr>
    </w:p>
    <w:p w:rsidR="00B03E9B" w:rsidRPr="007E57E9" w:rsidRDefault="00B03E9B" w:rsidP="00B03E9B">
      <w:pPr>
        <w:pStyle w:val="Ibrahim0"/>
        <w:spacing w:before="120" w:after="120"/>
      </w:pPr>
      <w:r w:rsidRPr="007E57E9">
        <w:rPr>
          <w:rFonts w:hint="eastAsia"/>
        </w:rPr>
        <w:t>例えば、表</w:t>
      </w:r>
      <w:r w:rsidRPr="007E57E9">
        <w:t>9で、ライセンスBで許諾されたソース コードは、ライセンスDで許諾されたソース コードと動的にリンクすることが可能です。しかしながら、ライセンスCで許諾されたソース コードは、ライセンスBで許諾されたソース コードと動的にリンクすることはできません。また、リンクは、ライセンス間で常に相互に成り立つとは限らないに注意して下さい。</w:t>
      </w:r>
    </w:p>
    <w:p w:rsidR="00A46DD8" w:rsidRDefault="00B03E9B" w:rsidP="00A46DD8">
      <w:pPr>
        <w:pStyle w:val="Ibrahim0"/>
        <w:spacing w:before="120" w:after="120"/>
      </w:pPr>
      <w:r w:rsidRPr="007E57E9">
        <w:rPr>
          <w:rFonts w:hint="eastAsia"/>
        </w:rPr>
        <w:t>同様に、表</w:t>
      </w:r>
      <w:r w:rsidRPr="007E57E9">
        <w:t>10で、ライセンスAで許諾されたソース コードは、ライセンスCで許諾されたソース コードに静的にリンク可能です。しかしながら、ライセンスAで許諾されたソース コードは、ライセンスBで許諾されたソース コードに静的にリンクすることはできません。いくつかのリンクの組み合わせは、ケース バイ ケースで許可されます。そのため、「事前承認必要」と注意が書かれています。</w:t>
      </w:r>
      <w:r w:rsidR="00A46DD8">
        <w:br w:type="page"/>
      </w:r>
    </w:p>
    <w:p w:rsidR="00B03E9B" w:rsidRPr="007E57E9" w:rsidRDefault="00B03E9B" w:rsidP="00A46DD8">
      <w:pPr>
        <w:pStyle w:val="Ibrahim2"/>
        <w:spacing w:after="120"/>
      </w:pPr>
      <w:r w:rsidRPr="007E57E9">
        <w:rPr>
          <w:rFonts w:hint="eastAsia"/>
        </w:rPr>
        <w:t>表</w:t>
      </w:r>
      <w:r w:rsidRPr="007E57E9">
        <w:t>10</w:t>
      </w:r>
      <w:r w:rsidR="00A46DD8">
        <w:rPr>
          <w:rFonts w:hint="eastAsia"/>
        </w:rPr>
        <w:t>：</w:t>
      </w:r>
      <w:r w:rsidRPr="007E57E9">
        <w:t>静的リンク マトリックスの例</w:t>
      </w:r>
    </w:p>
    <w:tbl>
      <w:tblPr>
        <w:tblW w:w="0" w:type="auto"/>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firstRow="1" w:lastRow="1" w:firstColumn="1" w:lastColumn="1" w:noHBand="0" w:noVBand="0"/>
      </w:tblPr>
      <w:tblGrid>
        <w:gridCol w:w="1720"/>
        <w:gridCol w:w="1479"/>
        <w:gridCol w:w="1479"/>
        <w:gridCol w:w="1479"/>
        <w:gridCol w:w="1222"/>
      </w:tblGrid>
      <w:tr w:rsidR="00A46DD8" w:rsidTr="00A46DD8">
        <w:trPr>
          <w:trHeight w:hRule="exact" w:val="419"/>
        </w:trPr>
        <w:tc>
          <w:tcPr>
            <w:tcW w:w="1720" w:type="dxa"/>
            <w:vAlign w:val="center"/>
          </w:tcPr>
          <w:p w:rsidR="00A46DD8" w:rsidRPr="00A46DD8" w:rsidRDefault="00A46DD8" w:rsidP="00A46DD8">
            <w:pPr>
              <w:rPr>
                <w:rFonts w:hAnsi="メイリオ"/>
                <w:b/>
                <w:sz w:val="16"/>
                <w:szCs w:val="16"/>
                <w:lang w:eastAsia="ja-JP"/>
              </w:rPr>
            </w:pPr>
            <w:r>
              <w:rPr>
                <w:rFonts w:hAnsi="メイリオ" w:hint="eastAsia"/>
                <w:b/>
                <w:sz w:val="16"/>
                <w:szCs w:val="16"/>
                <w:lang w:eastAsia="ja-JP"/>
              </w:rPr>
              <w:t>静的</w:t>
            </w:r>
            <w:r w:rsidRPr="00B03E9B">
              <w:rPr>
                <w:rFonts w:hAnsi="メイリオ" w:hint="eastAsia"/>
                <w:b/>
                <w:sz w:val="16"/>
                <w:szCs w:val="16"/>
                <w:lang w:eastAsia="ja-JP"/>
              </w:rPr>
              <w:t>リンクできるか</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License-A</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License-B</w:t>
            </w:r>
          </w:p>
        </w:tc>
        <w:tc>
          <w:tcPr>
            <w:tcW w:w="1479"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License-C</w:t>
            </w:r>
          </w:p>
        </w:tc>
        <w:tc>
          <w:tcPr>
            <w:tcW w:w="1222" w:type="dxa"/>
            <w:vAlign w:val="center"/>
          </w:tcPr>
          <w:p w:rsidR="00A46DD8" w:rsidRPr="00A46DD8" w:rsidRDefault="00A46DD8" w:rsidP="00A46DD8">
            <w:pPr>
              <w:rPr>
                <w:rFonts w:hAnsi="メイリオ"/>
                <w:b/>
                <w:sz w:val="16"/>
                <w:szCs w:val="16"/>
                <w:lang w:eastAsia="ja-JP"/>
              </w:rPr>
            </w:pPr>
            <w:r w:rsidRPr="00A46DD8">
              <w:rPr>
                <w:rFonts w:hAnsi="メイリオ"/>
                <w:b/>
                <w:sz w:val="16"/>
                <w:szCs w:val="16"/>
                <w:lang w:eastAsia="ja-JP"/>
              </w:rPr>
              <w:t>License-D</w:t>
            </w: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License-A</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License-B</w:t>
            </w:r>
          </w:p>
        </w:tc>
        <w:tc>
          <w:tcPr>
            <w:tcW w:w="1479" w:type="dxa"/>
            <w:vAlign w:val="center"/>
          </w:tcPr>
          <w:p w:rsidR="00E43144" w:rsidRPr="00E43144" w:rsidRDefault="00E43144" w:rsidP="00E43144">
            <w:pPr>
              <w:pStyle w:val="TableParagraph"/>
              <w:spacing w:before="0"/>
              <w:ind w:left="176" w:right="142"/>
              <w:rPr>
                <w:rFonts w:ascii="Webdings" w:hAnsi="Webdings"/>
              </w:rPr>
            </w:pPr>
          </w:p>
        </w:tc>
        <w:tc>
          <w:tcPr>
            <w:tcW w:w="1479" w:type="dxa"/>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222" w:type="dxa"/>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336"/>
        </w:trPr>
        <w:tc>
          <w:tcPr>
            <w:tcW w:w="1720" w:type="dxa"/>
            <w:shd w:val="clear" w:color="auto" w:fill="D1D3D4"/>
            <w:vAlign w:val="center"/>
          </w:tcPr>
          <w:p w:rsidR="00E43144" w:rsidRPr="00776F68" w:rsidRDefault="00E43144" w:rsidP="00E43144">
            <w:pPr>
              <w:rPr>
                <w:rFonts w:ascii="Arial"/>
                <w:w w:val="95"/>
                <w:sz w:val="20"/>
                <w:szCs w:val="20"/>
              </w:rPr>
            </w:pPr>
            <w:r w:rsidRPr="00776F68">
              <w:rPr>
                <w:rFonts w:ascii="Arial"/>
                <w:w w:val="95"/>
                <w:sz w:val="20"/>
                <w:szCs w:val="20"/>
              </w:rPr>
              <w:t>License-C</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r w:rsidRPr="00E43144">
              <w:rPr>
                <w:rFonts w:ascii="Webdings" w:hAnsi="Webdings"/>
              </w:rPr>
              <w:t></w:t>
            </w:r>
          </w:p>
        </w:tc>
        <w:tc>
          <w:tcPr>
            <w:tcW w:w="1479" w:type="dxa"/>
            <w:shd w:val="clear" w:color="auto" w:fill="D1D3D4"/>
            <w:vAlign w:val="center"/>
          </w:tcPr>
          <w:p w:rsidR="00E43144" w:rsidRPr="00E43144" w:rsidRDefault="00E43144" w:rsidP="00E43144">
            <w:pPr>
              <w:pStyle w:val="TableParagraph"/>
              <w:spacing w:before="0"/>
              <w:ind w:left="176" w:right="142"/>
              <w:rPr>
                <w:rFonts w:ascii="Webdings" w:hAnsi="Webdings"/>
              </w:rPr>
            </w:pPr>
          </w:p>
        </w:tc>
        <w:tc>
          <w:tcPr>
            <w:tcW w:w="1479" w:type="dxa"/>
            <w:shd w:val="clear" w:color="auto" w:fill="D1D3D4"/>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c>
          <w:tcPr>
            <w:tcW w:w="1222" w:type="dxa"/>
            <w:shd w:val="clear" w:color="auto" w:fill="D1D3D4"/>
            <w:vAlign w:val="center"/>
          </w:tcPr>
          <w:p w:rsidR="00E43144" w:rsidRPr="00A46DD8" w:rsidRDefault="00E43144" w:rsidP="00E43144">
            <w:pPr>
              <w:pStyle w:val="TableParagraph"/>
              <w:spacing w:before="0"/>
              <w:ind w:left="176" w:right="142"/>
              <w:rPr>
                <w:rFonts w:ascii="Arial" w:hAnsi="Arial"/>
              </w:rPr>
            </w:pPr>
          </w:p>
        </w:tc>
      </w:tr>
      <w:tr w:rsidR="00E43144" w:rsidTr="00A46DD8">
        <w:trPr>
          <w:trHeight w:hRule="exact" w:val="572"/>
        </w:trPr>
        <w:tc>
          <w:tcPr>
            <w:tcW w:w="1720" w:type="dxa"/>
            <w:vAlign w:val="center"/>
          </w:tcPr>
          <w:p w:rsidR="00E43144" w:rsidRPr="00776F68" w:rsidRDefault="00E43144" w:rsidP="00E43144">
            <w:pPr>
              <w:rPr>
                <w:rFonts w:ascii="Arial"/>
                <w:w w:val="95"/>
                <w:sz w:val="20"/>
                <w:szCs w:val="20"/>
              </w:rPr>
            </w:pPr>
            <w:r w:rsidRPr="00776F68">
              <w:rPr>
                <w:rFonts w:ascii="Arial"/>
                <w:w w:val="95"/>
                <w:sz w:val="20"/>
                <w:szCs w:val="20"/>
              </w:rPr>
              <w:t>License-D</w:t>
            </w:r>
          </w:p>
        </w:tc>
        <w:tc>
          <w:tcPr>
            <w:tcW w:w="1479" w:type="dxa"/>
            <w:vAlign w:val="center"/>
          </w:tcPr>
          <w:p w:rsidR="00E43144" w:rsidRPr="00A46DD8" w:rsidRDefault="00E43144" w:rsidP="00E43144">
            <w:pPr>
              <w:pStyle w:val="TableParagraph"/>
              <w:spacing w:before="0"/>
              <w:ind w:left="176" w:right="142"/>
              <w:rPr>
                <w:rFonts w:ascii="Arial" w:hAnsi="Arial"/>
              </w:rPr>
            </w:pPr>
            <w:r w:rsidRPr="00B03E9B">
              <w:rPr>
                <w:rFonts w:hint="eastAsia"/>
                <w:sz w:val="16"/>
                <w:szCs w:val="16"/>
              </w:rPr>
              <w:t>「事前承認</w:t>
            </w:r>
            <w:r>
              <w:rPr>
                <w:sz w:val="16"/>
                <w:szCs w:val="16"/>
              </w:rPr>
              <w:br/>
            </w:r>
            <w:r w:rsidRPr="00B03E9B">
              <w:rPr>
                <w:rFonts w:hint="eastAsia"/>
                <w:sz w:val="16"/>
                <w:szCs w:val="16"/>
              </w:rPr>
              <w:t>必要」</w:t>
            </w: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479" w:type="dxa"/>
            <w:vAlign w:val="center"/>
          </w:tcPr>
          <w:p w:rsidR="00E43144" w:rsidRPr="00A46DD8" w:rsidRDefault="00E43144" w:rsidP="00E43144">
            <w:pPr>
              <w:pStyle w:val="TableParagraph"/>
              <w:spacing w:before="0"/>
              <w:ind w:left="176" w:right="142"/>
              <w:rPr>
                <w:rFonts w:ascii="Arial" w:hAnsi="Arial"/>
              </w:rPr>
            </w:pPr>
          </w:p>
        </w:tc>
        <w:tc>
          <w:tcPr>
            <w:tcW w:w="1222" w:type="dxa"/>
            <w:vAlign w:val="center"/>
          </w:tcPr>
          <w:p w:rsidR="00E43144" w:rsidRPr="00A46DD8" w:rsidRDefault="00E43144" w:rsidP="00E43144">
            <w:pPr>
              <w:pStyle w:val="TableParagraph"/>
              <w:spacing w:before="0"/>
              <w:ind w:left="176" w:right="142"/>
              <w:rPr>
                <w:rFonts w:ascii="Arial" w:hAnsi="Arial"/>
              </w:rPr>
            </w:pPr>
            <w:r w:rsidRPr="00E43144">
              <w:rPr>
                <w:rFonts w:ascii="Webdings" w:hAnsi="Webdings"/>
              </w:rPr>
              <w:t></w:t>
            </w:r>
          </w:p>
        </w:tc>
      </w:tr>
    </w:tbl>
    <w:p w:rsidR="00213F3F" w:rsidRDefault="00213F3F">
      <w:pPr>
        <w:pStyle w:val="a3"/>
        <w:spacing w:before="120" w:after="120"/>
        <w:rPr>
          <w:i/>
          <w:sz w:val="8"/>
        </w:rPr>
      </w:pPr>
    </w:p>
    <w:p w:rsidR="00146D04" w:rsidRPr="007E57E9" w:rsidRDefault="00146D04" w:rsidP="006F0210">
      <w:pPr>
        <w:pStyle w:val="Ibrahim0"/>
        <w:spacing w:before="120" w:after="120"/>
      </w:pPr>
      <w:r w:rsidRPr="007E57E9">
        <w:rPr>
          <w:rFonts w:hint="eastAsia"/>
        </w:rPr>
        <w:t>アーキテクチャー</w:t>
      </w:r>
      <w:r w:rsidRPr="007E57E9">
        <w:t xml:space="preserve"> レビューによってリンクに関する課題（リンク マトリックスで示される企業ポリシーに従わない動的リンク静的リンクなど）が発見されたとき、アーキテクチャー レビューを推進した責任者（通常はコンプライアンス オフィサー）は、ソフトウェア コンポーネントに責任を持つソフトウェア開発者に通知して、改善を要求します。</w:t>
      </w:r>
    </w:p>
    <w:p w:rsidR="00146D04" w:rsidRPr="007E57E9" w:rsidRDefault="00146D04" w:rsidP="006F0210">
      <w:pPr>
        <w:pStyle w:val="2"/>
      </w:pPr>
      <w:bookmarkStart w:id="1440" w:name="_Toc504728148"/>
      <w:r w:rsidRPr="007E57E9">
        <w:rPr>
          <w:rFonts w:hint="eastAsia"/>
        </w:rPr>
        <w:t>チェックリスト</w:t>
      </w:r>
      <w:bookmarkEnd w:id="1440"/>
    </w:p>
    <w:p w:rsidR="00146D04" w:rsidRPr="007E57E9" w:rsidRDefault="00146D04" w:rsidP="006F0210">
      <w:pPr>
        <w:pStyle w:val="Ibrahim0"/>
        <w:spacing w:before="120" w:after="120"/>
      </w:pPr>
      <w:r w:rsidRPr="007E57E9">
        <w:rPr>
          <w:rFonts w:hint="eastAsia"/>
        </w:rPr>
        <w:t>ほとんどの企業は、開発プロセスの全てのメジャーなマイルスト</w:t>
      </w:r>
      <w:ins w:id="1441" w:author="Mieko Sato" w:date="2018-01-25T16:22:00Z">
        <w:r w:rsidR="007A72D6">
          <w:rPr>
            <w:rFonts w:hint="eastAsia"/>
          </w:rPr>
          <w:t>ー</w:t>
        </w:r>
      </w:ins>
      <w:r w:rsidRPr="007E57E9">
        <w:rPr>
          <w:rFonts w:hint="eastAsia"/>
        </w:rPr>
        <w:t>ンで利用するチェックリストを確立しています。オープン</w:t>
      </w:r>
      <w:r w:rsidRPr="007E57E9">
        <w:t xml:space="preserve"> ソース コンプライアンスで利用する時には、いくつかのチェックリストを作り上げ、製品のソース コード リポジトリへ外部の新しいオープン ソース コードを入れる前にチェックリストを使います。一つの例が、外部向けウェブサイトにソース コードを置く前に利用される、以下のチェックリストです。</w:t>
      </w:r>
    </w:p>
    <w:p w:rsidR="00146D04" w:rsidRPr="007E57E9" w:rsidRDefault="00146D04" w:rsidP="006F0210">
      <w:pPr>
        <w:pStyle w:val="Ibrahim"/>
        <w:spacing w:before="120"/>
      </w:pPr>
      <w:r w:rsidRPr="007E57E9">
        <w:t>全てのソース コード コンポーネントは、対応するコンプライアンス チケットを持っています。</w:t>
      </w:r>
    </w:p>
    <w:p w:rsidR="00146D04" w:rsidRPr="007E57E9" w:rsidRDefault="00146D04" w:rsidP="006F0210">
      <w:pPr>
        <w:pStyle w:val="Ibrahim"/>
        <w:spacing w:before="120"/>
      </w:pPr>
      <w:r w:rsidRPr="007E57E9">
        <w:t>全てのコンプライアンス チケットは、技術担当と法務担当に承認されています。</w:t>
      </w:r>
    </w:p>
    <w:p w:rsidR="006F0210" w:rsidRDefault="00146D04" w:rsidP="006F0210">
      <w:pPr>
        <w:pStyle w:val="Ibrahim"/>
        <w:spacing w:before="120"/>
      </w:pPr>
      <w:r w:rsidRPr="007E57E9">
        <w:t>全てのコンプライアンス チケットは、付属している未解決サブタスクがクリアされています。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
        <w:spacing w:before="120"/>
      </w:pPr>
      <w:r w:rsidRPr="007E57E9">
        <w:t>全てのソフトウェア コンポーネントの通知は、文書チームへ送付され、製品文書に含まれています。</w:t>
      </w:r>
    </w:p>
    <w:p w:rsidR="00146D04" w:rsidRPr="007E57E9" w:rsidRDefault="00146D04" w:rsidP="006F0210">
      <w:pPr>
        <w:pStyle w:val="Ibrahim"/>
        <w:spacing w:before="120"/>
      </w:pPr>
      <w:r w:rsidRPr="007E57E9">
        <w:t>法務担当は、書面による申出とコンプライアンス文書全体を承認しています。</w:t>
      </w:r>
    </w:p>
    <w:p w:rsidR="00146D04" w:rsidRPr="007E57E9" w:rsidRDefault="00146D04" w:rsidP="006F0210">
      <w:pPr>
        <w:pStyle w:val="Ibrahim"/>
        <w:spacing w:before="120"/>
      </w:pPr>
      <w:r w:rsidRPr="007E57E9">
        <w:t>ソース コード パッケージは、準備され、標準開発マシン上でコンパイルできるかテストされます。</w:t>
      </w:r>
    </w:p>
    <w:p w:rsidR="00146D04" w:rsidRPr="007E57E9" w:rsidRDefault="00146D04" w:rsidP="006F0210">
      <w:pPr>
        <w:pStyle w:val="Ibrahim"/>
        <w:spacing w:before="120"/>
      </w:pPr>
      <w:r w:rsidRPr="007E57E9">
        <w:t>提供されるソース コードは、完結しており、製品に搭載されるバイナリと一致します。</w:t>
      </w:r>
      <w:r w:rsidR="006F0210">
        <w:br/>
      </w:r>
    </w:p>
    <w:p w:rsidR="00146D04" w:rsidRPr="007E57E9" w:rsidRDefault="00146D04" w:rsidP="006F0210">
      <w:pPr>
        <w:pStyle w:val="Ibrahim0"/>
        <w:spacing w:before="120" w:after="120"/>
      </w:pPr>
      <w:r w:rsidRPr="007E57E9">
        <w:rPr>
          <w:rFonts w:hint="eastAsia"/>
        </w:rPr>
        <w:t>そのようなチェックリストは、誤る確率を最小化し、オープン</w:t>
      </w:r>
      <w:r w:rsidRPr="007E57E9">
        <w:t xml:space="preserve"> ソース管理に携わる全ての人がプロセスの次の段階へ進む前に何をすべきかを気づくようにさせます。</w:t>
      </w:r>
    </w:p>
    <w:p w:rsidR="00146D04" w:rsidRPr="007E57E9" w:rsidRDefault="00146D04" w:rsidP="006F0210">
      <w:pPr>
        <w:pStyle w:val="2"/>
      </w:pPr>
      <w:bookmarkStart w:id="1442" w:name="_Toc504728149"/>
      <w:r w:rsidRPr="007E57E9">
        <w:rPr>
          <w:rFonts w:hint="eastAsia"/>
        </w:rPr>
        <w:t>結論</w:t>
      </w:r>
      <w:bookmarkEnd w:id="1442"/>
    </w:p>
    <w:p w:rsidR="00146D04" w:rsidRPr="007E57E9" w:rsidRDefault="00146D04" w:rsidP="006F0210">
      <w:pPr>
        <w:pStyle w:val="Ibrahim0"/>
        <w:spacing w:before="120" w:after="120"/>
      </w:pPr>
      <w:r w:rsidRPr="007E57E9">
        <w:rPr>
          <w:rFonts w:hint="eastAsia"/>
        </w:rPr>
        <w:t>ソフトウェア開発者は、統合し利用する</w:t>
      </w:r>
      <w:del w:id="1443" w:author="Mieko Sato" w:date="2018-01-25T16:41:00Z">
        <w:r w:rsidRPr="007E57E9" w:rsidDel="00D56E5E">
          <w:rPr>
            <w:rFonts w:hint="eastAsia"/>
          </w:rPr>
          <w:delText>様々</w:delText>
        </w:r>
      </w:del>
      <w:ins w:id="1444" w:author="Mieko Sato" w:date="2018-01-25T16:41:00Z">
        <w:r w:rsidR="00D56E5E">
          <w:rPr>
            <w:rFonts w:hint="eastAsia"/>
          </w:rPr>
          <w:t>さまざま</w:t>
        </w:r>
      </w:ins>
      <w:r w:rsidRPr="007E57E9">
        <w:rPr>
          <w:rFonts w:hint="eastAsia"/>
        </w:rPr>
        <w:t>なオープン</w:t>
      </w:r>
      <w:r w:rsidRPr="007E57E9">
        <w:t xml:space="preserve"> ソース コンポーネントのライセンスに関しての教育を受ける必要があります。法務担当が実際的な方法で教育を実施するようにすることは、とても役に立ちます。ソフトウェア開発者が、法務に関連する日々の質問に答えてくれる文書化された実際的なアドバイスに、アクセスできるからです。この実際的なアドバイスは、通常以下の点を中心に展開します。</w:t>
      </w:r>
    </w:p>
    <w:p w:rsidR="00146D04" w:rsidRPr="007E57E9" w:rsidRDefault="00146D04" w:rsidP="006F0210">
      <w:pPr>
        <w:pStyle w:val="Ibrahim"/>
        <w:spacing w:before="120"/>
      </w:pPr>
      <w:r w:rsidRPr="007E57E9">
        <w:t>オープン ソース コンポーネントをプロプライエタリやサード パーティ ソース コードへの挿入、またはその逆。</w:t>
      </w:r>
    </w:p>
    <w:p w:rsidR="00146D04" w:rsidRPr="007E57E9" w:rsidRDefault="00146D04" w:rsidP="006F0210">
      <w:pPr>
        <w:pStyle w:val="Ibrahim"/>
        <w:spacing w:before="120"/>
      </w:pPr>
      <w:r w:rsidRPr="007E57E9">
        <w:t>オープン ソース コンポーネントをプロプライエタリやサード パーティ ソース コードにリンク、またはその逆。</w:t>
      </w:r>
    </w:p>
    <w:p w:rsidR="00146D04" w:rsidRPr="007E57E9" w:rsidRDefault="00146D04" w:rsidP="006F0210">
      <w:pPr>
        <w:pStyle w:val="Ibrahim"/>
        <w:spacing w:before="120"/>
      </w:pPr>
      <w:del w:id="1445" w:author="Mieko Sato" w:date="2018-01-25T16:41:00Z">
        <w:r w:rsidRPr="007E57E9" w:rsidDel="00D56E5E">
          <w:delText>様々</w:delText>
        </w:r>
      </w:del>
      <w:ins w:id="1446" w:author="Mieko Sato" w:date="2018-01-25T16:41:00Z">
        <w:r w:rsidR="00D56E5E">
          <w:t>さまざま</w:t>
        </w:r>
      </w:ins>
      <w:r w:rsidRPr="007E57E9">
        <w:t>なソフトウェア コンポーネント間（プロプライエタリ、サード パーティ、オープン ソース）の相互作用法</w:t>
      </w:r>
    </w:p>
    <w:p w:rsidR="006F0210" w:rsidRDefault="00146D04" w:rsidP="006F0210">
      <w:pPr>
        <w:pStyle w:val="Ibrahim"/>
        <w:spacing w:before="120"/>
      </w:pPr>
      <w:r w:rsidRPr="007E57E9">
        <w:t>オープン ソース コンポーネントを利用する際に満足しなければならないライセンス義務</w:t>
      </w:r>
    </w:p>
    <w:p w:rsidR="006F0210" w:rsidRDefault="006F0210">
      <w:pPr>
        <w:rPr>
          <w:rFonts w:hAnsi="メイリオ" w:cs="ＭＳ ゴシック"/>
          <w:spacing w:val="-3"/>
          <w:w w:val="95"/>
          <w:sz w:val="20"/>
          <w:szCs w:val="20"/>
          <w:lang w:eastAsia="ja-JP"/>
        </w:rPr>
      </w:pPr>
      <w:r>
        <w:rPr>
          <w:lang w:eastAsia="ja-JP"/>
        </w:rPr>
        <w:br w:type="page"/>
      </w:r>
    </w:p>
    <w:p w:rsidR="00146D04" w:rsidRPr="007E57E9" w:rsidRDefault="00146D04" w:rsidP="006F0210">
      <w:pPr>
        <w:pStyle w:val="Ibrahim0"/>
        <w:spacing w:before="120" w:after="120"/>
      </w:pPr>
      <w:r w:rsidRPr="007E57E9">
        <w:rPr>
          <w:rFonts w:hint="eastAsia"/>
        </w:rPr>
        <w:t>オープン</w:t>
      </w:r>
      <w:r w:rsidRPr="007E57E9">
        <w:t xml:space="preserve"> ソース コンプライアンスは、コンプライアンス プログラムを確立し、コンプライアンス ポリシーとプロセスを作成し、実行する担当者を確立し、コンプライアンスの自動化の面で助けとなるツールをチームが使えるようにすれば、容易に達成できます。</w:t>
      </w:r>
    </w:p>
    <w:p w:rsidR="00213F3F" w:rsidRDefault="00213F3F">
      <w:pPr>
        <w:spacing w:before="120" w:after="120" w:line="266" w:lineRule="auto"/>
        <w:rPr>
          <w:lang w:eastAsia="ja-JP"/>
        </w:rPr>
        <w:sectPr w:rsidR="00213F3F" w:rsidSect="006D701A">
          <w:pgSz w:w="8400" w:h="11910" w:code="11"/>
          <w:pgMar w:top="440" w:right="0" w:bottom="340" w:left="0" w:header="340" w:footer="153" w:gutter="0"/>
          <w:cols w:space="720"/>
        </w:sectPr>
      </w:pPr>
    </w:p>
    <w:p w:rsidR="006F0210" w:rsidRPr="007E57E9" w:rsidRDefault="006F0210" w:rsidP="006F0210">
      <w:pPr>
        <w:pStyle w:val="4"/>
        <w:spacing w:before="240" w:after="120"/>
        <w:rPr>
          <w:lang w:eastAsia="ja-JP"/>
        </w:rPr>
      </w:pPr>
      <w:r w:rsidRPr="007E57E9">
        <w:rPr>
          <w:rFonts w:hint="eastAsia"/>
          <w:lang w:eastAsia="ja-JP"/>
        </w:rPr>
        <w:t>著者について</w:t>
      </w:r>
    </w:p>
    <w:p w:rsidR="00213F3F" w:rsidRPr="005211E8" w:rsidRDefault="006F0210" w:rsidP="00300C1B">
      <w:pPr>
        <w:pStyle w:val="Ibrahim0"/>
        <w:spacing w:before="120" w:after="120" w:line="280" w:lineRule="exact"/>
        <w:rPr>
          <w:sz w:val="18"/>
          <w:szCs w:val="18"/>
        </w:rPr>
      </w:pPr>
      <w:r w:rsidRPr="005211E8">
        <w:rPr>
          <w:rFonts w:hint="eastAsia"/>
          <w:sz w:val="18"/>
          <w:szCs w:val="18"/>
        </w:rPr>
        <w:t>イブラヒム</w:t>
      </w:r>
      <w:r w:rsidRPr="005211E8">
        <w:rPr>
          <w:sz w:val="18"/>
          <w:szCs w:val="18"/>
        </w:rPr>
        <w:t xml:space="preserve"> ハダッド（Ph.D.） は、Samsung Electronics Co. Ltd.（韓国）のR&amp;Dに関する100%子会社であるSamsung Research AmericaのR&amp;D担当副社長で、オープン ソース グループ長です。彼は、Samsungのオープン ソース戦略立案と実行、社内外との共同R&amp;Dプロジェクト、重要オープン ソース開発プロジェクトへの参画に責任を持っており、</w:t>
      </w:r>
      <w:del w:id="1447" w:author="Mieko Sato" w:date="2018-01-25T16:41:00Z">
        <w:r w:rsidRPr="005211E8" w:rsidDel="00D56E5E">
          <w:rPr>
            <w:sz w:val="18"/>
            <w:szCs w:val="18"/>
          </w:rPr>
          <w:delText>様々</w:delText>
        </w:r>
      </w:del>
      <w:ins w:id="1448" w:author="Mieko Sato" w:date="2018-01-25T16:41:00Z">
        <w:r w:rsidR="00D56E5E">
          <w:rPr>
            <w:sz w:val="18"/>
            <w:szCs w:val="18"/>
          </w:rPr>
          <w:t>さまざま</w:t>
        </w:r>
      </w:ins>
      <w:r w:rsidRPr="005211E8">
        <w:rPr>
          <w:sz w:val="18"/>
          <w:szCs w:val="18"/>
        </w:rPr>
        <w:t>なオープン ソース財団とオープン標準組織でSamsungの代表を務めています。</w:t>
      </w:r>
    </w:p>
    <w:p w:rsidR="00213F3F" w:rsidRDefault="005211E8" w:rsidP="00300C1B">
      <w:pPr>
        <w:spacing w:beforeLines="50" w:before="120" w:afterLines="50" w:after="120" w:line="280" w:lineRule="exact"/>
        <w:ind w:left="3452" w:right="630"/>
        <w:rPr>
          <w:sz w:val="20"/>
          <w:lang w:eastAsia="ja-JP"/>
        </w:rPr>
      </w:pPr>
      <w:r w:rsidRPr="005211E8">
        <w:rPr>
          <w:rStyle w:val="Ibrahim1"/>
          <w:noProof/>
          <w:sz w:val="18"/>
          <w:szCs w:val="18"/>
        </w:rPr>
        <w:drawing>
          <wp:anchor distT="0" distB="0" distL="0" distR="0" simplePos="0" relativeHeight="1576" behindDoc="1" locked="0" layoutInCell="1" allowOverlap="1">
            <wp:simplePos x="0" y="0"/>
            <wp:positionH relativeFrom="page">
              <wp:posOffset>410210</wp:posOffset>
            </wp:positionH>
            <wp:positionV relativeFrom="paragraph">
              <wp:posOffset>128905</wp:posOffset>
            </wp:positionV>
            <wp:extent cx="1625760" cy="1625760"/>
            <wp:effectExtent l="0" t="0" r="0" b="0"/>
            <wp:wrapSquare wrapText="largest"/>
            <wp:docPr id="5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75" cstate="print"/>
                    <a:stretch>
                      <a:fillRect/>
                    </a:stretch>
                  </pic:blipFill>
                  <pic:spPr>
                    <a:xfrm>
                      <a:off x="0" y="0"/>
                      <a:ext cx="1625760" cy="1625760"/>
                    </a:xfrm>
                    <a:prstGeom prst="rect">
                      <a:avLst/>
                    </a:prstGeom>
                  </pic:spPr>
                </pic:pic>
              </a:graphicData>
            </a:graphic>
            <wp14:sizeRelH relativeFrom="margin">
              <wp14:pctWidth>0</wp14:pctWidth>
            </wp14:sizeRelH>
            <wp14:sizeRelV relativeFrom="margin">
              <wp14:pctHeight>0</wp14:pctHeight>
            </wp14:sizeRelV>
          </wp:anchor>
        </w:drawing>
      </w:r>
      <w:r w:rsidRPr="005211E8">
        <w:rPr>
          <w:rStyle w:val="Ibrahim1"/>
          <w:sz w:val="18"/>
          <w:szCs w:val="18"/>
        </w:rPr>
        <w:t>Samsungに加わる前、ハダッド</w:t>
      </w:r>
      <w:r w:rsidRPr="005211E8">
        <w:rPr>
          <w:rStyle w:val="Ibrahim1"/>
          <w:rFonts w:hint="eastAsia"/>
          <w:sz w:val="18"/>
          <w:szCs w:val="18"/>
        </w:rPr>
        <w:t>は</w:t>
      </w:r>
      <w:r w:rsidRPr="005211E8">
        <w:rPr>
          <w:rStyle w:val="Ibrahim1"/>
          <w:sz w:val="18"/>
          <w:szCs w:val="18"/>
        </w:rPr>
        <w:t>Linux Foundationの経営チームにおいて技術と法務コンプライアンス プロジェクトとイニシア</w:t>
      </w:r>
      <w:del w:id="1449" w:author="Mieko Sato" w:date="2018-01-25T16:21:00Z">
        <w:r w:rsidRPr="005211E8" w:rsidDel="007A72D6">
          <w:rPr>
            <w:rStyle w:val="Ibrahim1"/>
            <w:rFonts w:hint="eastAsia"/>
            <w:sz w:val="18"/>
            <w:szCs w:val="18"/>
          </w:rPr>
          <w:delText>ティ</w:delText>
        </w:r>
      </w:del>
      <w:ins w:id="1450" w:author="Mieko Sato" w:date="2018-01-25T16:21:00Z">
        <w:r w:rsidR="007A72D6">
          <w:rPr>
            <w:rStyle w:val="Ibrahim1"/>
            <w:rFonts w:hint="eastAsia"/>
            <w:sz w:val="18"/>
            <w:szCs w:val="18"/>
          </w:rPr>
          <w:t>チ</w:t>
        </w:r>
      </w:ins>
      <w:r w:rsidRPr="005211E8">
        <w:rPr>
          <w:rStyle w:val="Ibrahim1"/>
          <w:sz w:val="18"/>
          <w:szCs w:val="18"/>
        </w:rPr>
        <w:t>ブの責任者でした。ハダッドは、キャリアをEricsson Researchで始めました。そこで彼は、5年間ワイヤレスIPネットワークに関する先端研究と、通信業品質環境へのLinuxとオープン ソース ソフトウェアの導入に携わりました。その後、彼はMotorolaにオープン ソース技術グループの技術担当役員として加わり、Motorolaのオープン ソースでのイニシア</w:t>
      </w:r>
      <w:del w:id="1451" w:author="Mieko Sato" w:date="2018-01-25T16:21:00Z">
        <w:r w:rsidRPr="005211E8" w:rsidDel="007A72D6">
          <w:rPr>
            <w:rStyle w:val="Ibrahim1"/>
            <w:rFonts w:hint="eastAsia"/>
            <w:sz w:val="18"/>
            <w:szCs w:val="18"/>
          </w:rPr>
          <w:delText>ティ</w:delText>
        </w:r>
      </w:del>
      <w:ins w:id="1452" w:author="Mieko Sato" w:date="2018-01-25T16:21:00Z">
        <w:r w:rsidR="007A72D6">
          <w:rPr>
            <w:rStyle w:val="Ibrahim1"/>
            <w:rFonts w:hint="eastAsia"/>
            <w:sz w:val="18"/>
            <w:szCs w:val="18"/>
          </w:rPr>
          <w:t>チ</w:t>
        </w:r>
      </w:ins>
      <w:r w:rsidRPr="005211E8">
        <w:rPr>
          <w:rStyle w:val="Ibrahim1"/>
          <w:sz w:val="18"/>
          <w:szCs w:val="18"/>
        </w:rPr>
        <w:t>ブに貢献しました。</w:t>
      </w:r>
    </w:p>
    <w:p w:rsidR="00213F3F" w:rsidRDefault="005211E8" w:rsidP="00300C1B">
      <w:pPr>
        <w:spacing w:beforeLines="50" w:before="120" w:afterLines="50" w:after="120" w:line="280" w:lineRule="exact"/>
        <w:ind w:left="599" w:right="752"/>
        <w:rPr>
          <w:sz w:val="20"/>
          <w:lang w:eastAsia="ja-JP"/>
        </w:rPr>
      </w:pPr>
      <w:r w:rsidRPr="005211E8">
        <w:rPr>
          <w:rStyle w:val="Ibrahim1"/>
          <w:sz w:val="18"/>
          <w:szCs w:val="18"/>
        </w:rPr>
        <w:t>Motorola</w:t>
      </w:r>
      <w:r w:rsidRPr="005211E8">
        <w:rPr>
          <w:rStyle w:val="Ibrahim1"/>
          <w:rFonts w:hint="eastAsia"/>
          <w:sz w:val="18"/>
          <w:szCs w:val="18"/>
        </w:rPr>
        <w:t>を離れた後、彼は、</w:t>
      </w:r>
      <w:r w:rsidRPr="005211E8">
        <w:rPr>
          <w:rStyle w:val="Ibrahim1"/>
          <w:sz w:val="18"/>
          <w:szCs w:val="18"/>
        </w:rPr>
        <w:t>Palmにおいて、webOS オープン ソース戦略とコンプライアンスに責任を持つオープン ソース担当役員としてオープン ソース部門を指揮しました。後に彼は、webOSをオープン ソース化したopen webOSプロジェクトで、コンサルティングとして、Hewlett Packardを支援しました。</w:t>
      </w:r>
    </w:p>
    <w:p w:rsidR="005211E8" w:rsidRPr="005211E8" w:rsidRDefault="005211E8" w:rsidP="00300C1B">
      <w:pPr>
        <w:pStyle w:val="Ibrahim0"/>
        <w:spacing w:before="120" w:after="120" w:line="280" w:lineRule="exact"/>
        <w:rPr>
          <w:sz w:val="18"/>
          <w:szCs w:val="18"/>
        </w:rPr>
      </w:pPr>
      <w:r w:rsidRPr="005211E8">
        <w:rPr>
          <w:rFonts w:hint="eastAsia"/>
          <w:sz w:val="18"/>
          <w:szCs w:val="18"/>
        </w:rPr>
        <w:t>ハダッドは、優秀な成績で計算機科学の博士号を</w:t>
      </w:r>
      <w:r w:rsidRPr="005211E8">
        <w:rPr>
          <w:sz w:val="18"/>
          <w:szCs w:val="18"/>
        </w:rPr>
        <w:t>Concordia University (Montreal, Canada)から授与されました。彼は、学士と修士（ともに計算機科学）をLebanese American Universityで取得しています。彼は、Linux Journalの寄稿編集者の一人で、Red Hat LinuxとFedoraに関する2つの本の共著者であり、Linux System Administration、Fedora Linux、Ubuntu Linuxに関する4つの本の技術監修</w:t>
      </w:r>
      <w:r w:rsidRPr="005211E8">
        <w:rPr>
          <w:rFonts w:hint="eastAsia"/>
          <w:sz w:val="18"/>
          <w:szCs w:val="18"/>
        </w:rPr>
        <w:t>者です。彼は、オープン</w:t>
      </w:r>
      <w:r w:rsidRPr="005211E8">
        <w:rPr>
          <w:sz w:val="18"/>
          <w:szCs w:val="18"/>
        </w:rPr>
        <w:t xml:space="preserve"> ソース法務コンプライアンスから、ビジネス戦略や共同開発やイノベーションを推進するR&amp;Dツールとしてのオープン ソース利用に至る話題についての著書と講演で知られています。</w:t>
      </w:r>
    </w:p>
    <w:p w:rsidR="00213F3F" w:rsidRDefault="005211E8" w:rsidP="00300C1B">
      <w:pPr>
        <w:pStyle w:val="Ibrahim0"/>
        <w:spacing w:beforeLines="0" w:before="0" w:after="120"/>
        <w:rPr>
          <w:sz w:val="16"/>
        </w:rPr>
      </w:pPr>
      <w:r w:rsidRPr="005211E8">
        <w:rPr>
          <w:rFonts w:hint="eastAsia"/>
          <w:sz w:val="18"/>
          <w:szCs w:val="18"/>
        </w:rPr>
        <w:t>ハダッドは、アラビア語、英語、フランス語が堪能です。</w:t>
      </w:r>
    </w:p>
    <w:p w:rsidR="00213F3F" w:rsidRPr="00300C1B" w:rsidRDefault="00CD422C">
      <w:pPr>
        <w:spacing w:before="120" w:after="120"/>
        <w:ind w:left="599" w:right="2187"/>
        <w:rPr>
          <w:sz w:val="18"/>
          <w:szCs w:val="18"/>
        </w:rPr>
      </w:pPr>
      <w:r w:rsidRPr="00300C1B">
        <w:rPr>
          <w:color w:val="3A3833"/>
          <w:w w:val="95"/>
          <w:sz w:val="18"/>
          <w:szCs w:val="18"/>
        </w:rPr>
        <w:t>Twitter:  @IbrahimAtLinux</w:t>
      </w:r>
    </w:p>
    <w:p w:rsidR="00213F3F" w:rsidRDefault="00213F3F">
      <w:pPr>
        <w:spacing w:before="120" w:after="120"/>
        <w:rPr>
          <w:sz w:val="20"/>
        </w:rPr>
        <w:sectPr w:rsidR="00213F3F" w:rsidSect="006D701A">
          <w:pgSz w:w="8400" w:h="11910" w:code="11"/>
          <w:pgMar w:top="440" w:right="0" w:bottom="340" w:left="0" w:header="340" w:footer="153" w:gutter="0"/>
          <w:cols w:space="720"/>
        </w:sectPr>
      </w:pPr>
    </w:p>
    <w:p w:rsidR="00213F3F" w:rsidRDefault="00B1008C">
      <w:pPr>
        <w:pStyle w:val="a3"/>
        <w:spacing w:before="120" w:after="120"/>
        <w:rPr>
          <w:sz w:val="20"/>
        </w:rPr>
      </w:pPr>
      <w:r>
        <w:rPr>
          <w:noProof/>
        </w:rPr>
        <mc:AlternateContent>
          <mc:Choice Requires="wpg">
            <w:drawing>
              <wp:anchor distT="0" distB="0" distL="114300" distR="114300" simplePos="0" relativeHeight="503223176" behindDoc="1" locked="0" layoutInCell="1" allowOverlap="1">
                <wp:simplePos x="0" y="0"/>
                <wp:positionH relativeFrom="page">
                  <wp:posOffset>0</wp:posOffset>
                </wp:positionH>
                <wp:positionV relativeFrom="page">
                  <wp:posOffset>2261870</wp:posOffset>
                </wp:positionV>
                <wp:extent cx="5328285" cy="5298440"/>
                <wp:effectExtent l="0" t="4445" r="0" b="2540"/>
                <wp:wrapNone/>
                <wp:docPr id="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5298440"/>
                          <a:chOff x="0" y="3562"/>
                          <a:chExt cx="8391" cy="8344"/>
                        </a:xfrm>
                      </wpg:grpSpPr>
                      <wps:wsp>
                        <wps:cNvPr id="77" name="Rectangle 4"/>
                        <wps:cNvSpPr>
                          <a:spLocks noChangeArrowheads="1"/>
                        </wps:cNvSpPr>
                        <wps:spPr bwMode="auto">
                          <a:xfrm>
                            <a:off x="0" y="3562"/>
                            <a:ext cx="8391" cy="834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53" y="9987"/>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E7C546" id="Group 2" o:spid="_x0000_s1026" style="position:absolute;left:0;text-align:left;margin-left:0;margin-top:178.1pt;width:419.55pt;height:417.2pt;z-index:-93304;mso-position-horizontal-relative:page;mso-position-vertical-relative:page" coordorigin=",3562" coordsize="8391,8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">
                <v:rect id="Rectangle 4" o:spid="_x0000_s1027" style="position:absolute;top:3562;width:8391;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653;top:9987;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">
                  <v:imagedata r:id="rId80" o:title=""/>
                </v:shape>
                <w10:wrap anchorx="page" anchory="page"/>
              </v:group>
            </w:pict>
          </mc:Fallback>
        </mc:AlternateContent>
      </w: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8D4356" w:rsidRDefault="008D4356">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213F3F">
      <w:pPr>
        <w:pStyle w:val="a3"/>
        <w:spacing w:before="120" w:after="120"/>
        <w:rPr>
          <w:sz w:val="20"/>
        </w:rPr>
      </w:pPr>
    </w:p>
    <w:p w:rsidR="00213F3F" w:rsidRDefault="008D4356">
      <w:pPr>
        <w:pStyle w:val="a3"/>
        <w:spacing w:before="120" w:after="120"/>
        <w:rPr>
          <w:sz w:val="25"/>
        </w:rPr>
      </w:pPr>
      <w:r w:rsidRPr="008D4356">
        <w:rPr>
          <w:noProof/>
          <w:sz w:val="20"/>
        </w:rPr>
        <mc:AlternateContent>
          <mc:Choice Requires="wps">
            <w:drawing>
              <wp:anchor distT="45720" distB="45720" distL="114300" distR="114300" simplePos="0" relativeHeight="503226248" behindDoc="0" locked="0" layoutInCell="1" allowOverlap="1">
                <wp:simplePos x="0" y="0"/>
                <wp:positionH relativeFrom="column">
                  <wp:posOffset>412273</wp:posOffset>
                </wp:positionH>
                <wp:positionV relativeFrom="page">
                  <wp:posOffset>6448370</wp:posOffset>
                </wp:positionV>
                <wp:extent cx="2806065" cy="95948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959485"/>
                        </a:xfrm>
                        <a:prstGeom prst="rect">
                          <a:avLst/>
                        </a:prstGeom>
                        <a:noFill/>
                        <a:ln w="9525">
                          <a:noFill/>
                          <a:miter lim="800000"/>
                          <a:headEnd/>
                          <a:tailEnd/>
                        </a:ln>
                      </wps:spPr>
                      <wps:txbx>
                        <w:txbxContent>
                          <w:p w:rsidR="00766961" w:rsidRDefault="00766961"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766961" w:rsidRPr="008D4356" w:rsidRDefault="00766961"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1"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766961" w:rsidRDefault="007669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27" type="#_x0000_t202" style="position:absolute;margin-left:32.45pt;margin-top:507.75pt;width:220.95pt;height:75.55pt;z-index:503226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" filled="f" stroked="f">
                <v:textbox>
                  <w:txbxContent>
                    <w:p w:rsidR="00766961" w:rsidRDefault="00766961" w:rsidP="008206B3">
                      <w:pPr>
                        <w:spacing w:afterLines="50" w:after="120" w:line="160" w:lineRule="exact"/>
                        <w:rPr>
                          <w:color w:val="FFFFFF" w:themeColor="background1"/>
                          <w:w w:val="90"/>
                          <w:sz w:val="12"/>
                          <w:szCs w:val="12"/>
                          <w:lang w:eastAsia="ja-JP"/>
                        </w:rPr>
                      </w:pPr>
                      <w:r w:rsidRPr="008D4356">
                        <w:rPr>
                          <w:color w:val="FFFFFF" w:themeColor="background1"/>
                          <w:w w:val="90"/>
                          <w:sz w:val="12"/>
                          <w:szCs w:val="12"/>
                          <w:lang w:eastAsia="ja-JP"/>
                        </w:rPr>
                        <w:t>The Linux Foundation は、Linux の普及促進、保護、ならびに標準化に取り組み、Linux/OSS がクローズドなプラットフォームに対抗するのに必要とされる統合されたリソースとサービスを提供します。</w:t>
                      </w:r>
                    </w:p>
                    <w:p w:rsidR="00766961" w:rsidRPr="008D4356" w:rsidRDefault="00766961" w:rsidP="008206B3">
                      <w:pPr>
                        <w:spacing w:afterLines="50" w:after="120" w:line="160" w:lineRule="exact"/>
                        <w:rPr>
                          <w:color w:val="FFFFFF" w:themeColor="background1"/>
                          <w:w w:val="90"/>
                          <w:sz w:val="12"/>
                          <w:szCs w:val="12"/>
                        </w:rPr>
                      </w:pPr>
                      <w:r w:rsidRPr="008D4356">
                        <w:rPr>
                          <w:color w:val="FFFFFF" w:themeColor="background1"/>
                          <w:w w:val="90"/>
                          <w:sz w:val="12"/>
                          <w:szCs w:val="12"/>
                        </w:rPr>
                        <w:t>The Linux Foundation およびその他の活動については、</w:t>
                      </w:r>
                      <w:hyperlink r:id="rId82" w:history="1">
                        <w:r w:rsidRPr="008206B3">
                          <w:rPr>
                            <w:rStyle w:val="ac"/>
                            <w:color w:val="FFFFFF" w:themeColor="background1"/>
                            <w:w w:val="90"/>
                            <w:sz w:val="12"/>
                            <w:szCs w:val="12"/>
                          </w:rPr>
                          <w:t>http://www.linuxfoundation.org</w:t>
                        </w:r>
                      </w:hyperlink>
                      <w:r w:rsidRPr="008206B3">
                        <w:rPr>
                          <w:color w:val="FFFFFF" w:themeColor="background1"/>
                          <w:w w:val="90"/>
                          <w:sz w:val="12"/>
                          <w:szCs w:val="12"/>
                        </w:rPr>
                        <w:t xml:space="preserve"> </w:t>
                      </w:r>
                      <w:r w:rsidRPr="008D4356">
                        <w:rPr>
                          <w:color w:val="FFFFFF" w:themeColor="background1"/>
                          <w:w w:val="90"/>
                          <w:sz w:val="12"/>
                          <w:szCs w:val="12"/>
                        </w:rPr>
                        <w:t>を参照してください。</w:t>
                      </w:r>
                    </w:p>
                    <w:p w:rsidR="00766961" w:rsidRDefault="00766961"/>
                  </w:txbxContent>
                </v:textbox>
                <w10:wrap type="square" anchory="page"/>
              </v:shape>
            </w:pict>
          </mc:Fallback>
        </mc:AlternateContent>
      </w:r>
    </w:p>
    <w:sectPr w:rsidR="00213F3F" w:rsidSect="006D701A">
      <w:headerReference w:type="default" r:id="rId83"/>
      <w:footerReference w:type="default" r:id="rId84"/>
      <w:pgSz w:w="8400" w:h="11910" w:code="11"/>
      <w:pgMar w:top="1100" w:right="0" w:bottom="0" w:left="0" w:header="34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F0F" w:rsidRDefault="00D26F0F">
      <w:pPr>
        <w:spacing w:before="120" w:after="120"/>
      </w:pPr>
      <w:r>
        <w:separator/>
      </w:r>
    </w:p>
  </w:endnote>
  <w:endnote w:type="continuationSeparator" w:id="0">
    <w:p w:rsidR="00D26F0F" w:rsidRDefault="00D26F0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eiryo UI">
    <w:panose1 w:val="020B0604030504040204"/>
    <w:charset w:val="80"/>
    <w:family w:val="modern"/>
    <w:pitch w:val="variable"/>
    <w:sig w:usb0="E00002FF" w:usb1="6AC7FFFF" w:usb2="08000012" w:usb3="00000000" w:csb0="0002009F" w:csb1="00000000"/>
  </w:font>
  <w:font w:name="Webdings">
    <w:altName w:val="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0"/>
      </w:rPr>
    </w:pPr>
    <w:r>
      <w:rPr>
        <w:noProof/>
      </w:rPr>
      <mc:AlternateContent>
        <mc:Choice Requires="wps">
          <w:drawing>
            <wp:anchor distT="45720" distB="45720" distL="114300" distR="114300" simplePos="0" relativeHeight="503247728" behindDoc="0" locked="0" layoutInCell="1" allowOverlap="1" wp14:anchorId="1D644041" wp14:editId="2A01B4D6">
              <wp:simplePos x="0" y="0"/>
              <wp:positionH relativeFrom="column">
                <wp:posOffset>4853940</wp:posOffset>
              </wp:positionH>
              <wp:positionV relativeFrom="page">
                <wp:posOffset>7286918</wp:posOffset>
              </wp:positionV>
              <wp:extent cx="351692" cy="358726"/>
              <wp:effectExtent l="38100" t="0" r="52070" b="0"/>
              <wp:wrapNone/>
              <wp:docPr id="1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92" cy="358726"/>
                      </a:xfrm>
                      <a:prstGeom prst="rect">
                        <a:avLst/>
                      </a:prstGeom>
                      <a:noFill/>
                      <a:ln w="9525">
                        <a:noFill/>
                        <a:miter lim="800000"/>
                        <a:headEnd/>
                        <a:tailEnd/>
                      </a:ln>
                    </wps:spPr>
                    <wps:txbx>
                      <w:txbxContent>
                        <w:p w:rsidR="00766961" w:rsidRPr="00885D8C" w:rsidRDefault="00766961"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3474CB" w:rsidRPr="003474CB">
                            <w:rPr>
                              <w:b/>
                              <w:noProof/>
                              <w:color w:val="FFFFFF" w:themeColor="background1"/>
                              <w:sz w:val="18"/>
                              <w:szCs w:val="18"/>
                              <w:lang w:val="ja-JP" w:eastAsia="ja-JP"/>
                            </w:rPr>
                            <w:t>5</w:t>
                          </w:r>
                          <w:r w:rsidRPr="00885D8C">
                            <w:rPr>
                              <w:b/>
                              <w:color w:val="FFFFFF" w:themeColor="background1"/>
                              <w:sz w:val="18"/>
                              <w:szCs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644041" id="_x0000_t202" coordsize="21600,21600" o:spt="202" path="m,l,21600r21600,l21600,xe">
              <v:stroke joinstyle="miter"/>
              <v:path gradientshapeok="t" o:connecttype="rect"/>
            </v:shapetype>
            <v:shape id="_x0000_s1028" type="#_x0000_t202" style="position:absolute;margin-left:382.2pt;margin-top:573.75pt;width:27.7pt;height:28.25pt;z-index:50324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" filled="f" stroked="f">
              <v:textbox>
                <w:txbxContent>
                  <w:p w:rsidR="00766961" w:rsidRPr="00885D8C" w:rsidRDefault="00766961" w:rsidP="00885D8C">
                    <w:pPr>
                      <w:rPr>
                        <w:b/>
                        <w:color w:val="FFFFFF" w:themeColor="background1"/>
                        <w:sz w:val="18"/>
                        <w:szCs w:val="18"/>
                      </w:rPr>
                    </w:pPr>
                    <w:r w:rsidRPr="00885D8C">
                      <w:rPr>
                        <w:b/>
                        <w:color w:val="FFFFFF" w:themeColor="background1"/>
                        <w:sz w:val="18"/>
                        <w:szCs w:val="18"/>
                      </w:rPr>
                      <w:fldChar w:fldCharType="begin"/>
                    </w:r>
                    <w:r w:rsidRPr="00885D8C">
                      <w:rPr>
                        <w:b/>
                        <w:color w:val="FFFFFF" w:themeColor="background1"/>
                        <w:sz w:val="18"/>
                        <w:szCs w:val="18"/>
                      </w:rPr>
                      <w:instrText>PAGE   \* MERGEFORMAT</w:instrText>
                    </w:r>
                    <w:r w:rsidRPr="00885D8C">
                      <w:rPr>
                        <w:b/>
                        <w:color w:val="FFFFFF" w:themeColor="background1"/>
                        <w:sz w:val="18"/>
                        <w:szCs w:val="18"/>
                      </w:rPr>
                      <w:fldChar w:fldCharType="separate"/>
                    </w:r>
                    <w:r w:rsidR="003474CB" w:rsidRPr="003474CB">
                      <w:rPr>
                        <w:b/>
                        <w:noProof/>
                        <w:color w:val="FFFFFF" w:themeColor="background1"/>
                        <w:sz w:val="18"/>
                        <w:szCs w:val="18"/>
                        <w:lang w:val="ja-JP" w:eastAsia="ja-JP"/>
                      </w:rPr>
                      <w:t>5</w:t>
                    </w:r>
                    <w:r w:rsidRPr="00885D8C">
                      <w:rPr>
                        <w:b/>
                        <w:color w:val="FFFFFF" w:themeColor="background1"/>
                        <w:sz w:val="18"/>
                        <w:szCs w:val="18"/>
                      </w:rPr>
                      <w:fldChar w:fldCharType="end"/>
                    </w:r>
                  </w:p>
                </w:txbxContent>
              </v:textbox>
              <w10:wrap anchory="page"/>
            </v:shape>
          </w:pict>
        </mc:Fallback>
      </mc:AlternateContent>
    </w:r>
    <w:r>
      <w:rPr>
        <w:noProof/>
      </w:rPr>
      <mc:AlternateContent>
        <mc:Choice Requires="wpg">
          <w:drawing>
            <wp:anchor distT="0" distB="0" distL="114300" distR="114300" simplePos="0" relativeHeight="503222600" behindDoc="1" locked="0" layoutInCell="1" allowOverlap="1">
              <wp:simplePos x="0" y="0"/>
              <wp:positionH relativeFrom="page">
                <wp:posOffset>0</wp:posOffset>
              </wp:positionH>
              <wp:positionV relativeFrom="page">
                <wp:posOffset>7310755</wp:posOffset>
              </wp:positionV>
              <wp:extent cx="5328285" cy="249555"/>
              <wp:effectExtent l="0" t="0" r="5715" b="0"/>
              <wp:wrapNone/>
              <wp:docPr id="7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74" name="Rectangle 46"/>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4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A3FE45" id="Group 44" o:spid="_x0000_s1026" style="position:absolute;left:0;text-align:left;margin-left:0;margin-top:575.65pt;width:419.55pt;height:19.65pt;z-index:-93880;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">
              <v:rect id="Rectangle 46"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">
                <v:imagedata r:id="rId2" o:title=""/>
              </v:shape>
              <w10:wrap anchorx="page" anchory="page"/>
            </v:group>
          </w:pict>
        </mc:Fallback>
      </mc:AlternateContent>
    </w:r>
    <w:r>
      <w:rPr>
        <w:noProof/>
      </w:rPr>
      <mc:AlternateContent>
        <mc:Choice Requires="wps">
          <w:drawing>
            <wp:anchor distT="0" distB="0" distL="114300" distR="114300" simplePos="0" relativeHeight="503222624" behindDoc="1" locked="0" layoutInCell="1" allowOverlap="1">
              <wp:simplePos x="0" y="0"/>
              <wp:positionH relativeFrom="page">
                <wp:posOffset>5041900</wp:posOffset>
              </wp:positionH>
              <wp:positionV relativeFrom="page">
                <wp:posOffset>7371715</wp:posOffset>
              </wp:positionV>
              <wp:extent cx="99060" cy="111760"/>
              <wp:effectExtent l="3175" t="0" r="2540" b="3175"/>
              <wp:wrapNone/>
              <wp:docPr id="7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961" w:rsidRDefault="00766961">
                          <w:pPr>
                            <w:spacing w:before="120" w:after="120"/>
                            <w:ind w:left="40"/>
                            <w:rPr>
                              <w:sz w:val="13"/>
                            </w:rPr>
                          </w:pPr>
                          <w:r>
                            <w:fldChar w:fldCharType="begin"/>
                          </w:r>
                          <w:r>
                            <w:rPr>
                              <w:color w:val="FFFFFF"/>
                              <w:w w:val="104"/>
                              <w:sz w:val="13"/>
                            </w:rPr>
                            <w:instrText xml:space="preserve"> PAGE </w:instrText>
                          </w:r>
                          <w:r>
                            <w:fldChar w:fldCharType="separate"/>
                          </w:r>
                          <w:r w:rsidR="003474CB">
                            <w:rPr>
                              <w:noProof/>
                              <w:color w:val="FFFFFF"/>
                              <w:w w:val="104"/>
                              <w:sz w:val="13"/>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397pt;margin-top:580.45pt;width:7.8pt;height:8.8pt;z-index:-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sQyrg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" filled="f" stroked="f">
              <v:textbox inset="0,0,0,0">
                <w:txbxContent>
                  <w:p w:rsidR="00766961" w:rsidRDefault="00766961">
                    <w:pPr>
                      <w:spacing w:before="120" w:after="120"/>
                      <w:ind w:left="40"/>
                      <w:rPr>
                        <w:sz w:val="13"/>
                      </w:rPr>
                    </w:pPr>
                    <w:r>
                      <w:fldChar w:fldCharType="begin"/>
                    </w:r>
                    <w:r>
                      <w:rPr>
                        <w:color w:val="FFFFFF"/>
                        <w:w w:val="104"/>
                        <w:sz w:val="13"/>
                      </w:rPr>
                      <w:instrText xml:space="preserve"> PAGE </w:instrText>
                    </w:r>
                    <w:r>
                      <w:fldChar w:fldCharType="separate"/>
                    </w:r>
                    <w:r w:rsidR="003474CB">
                      <w:rPr>
                        <w:noProof/>
                        <w:color w:val="FFFFFF"/>
                        <w:w w:val="104"/>
                        <w:sz w:val="13"/>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0"/>
      </w:rPr>
    </w:pPr>
    <w:r>
      <w:rPr>
        <w:noProof/>
      </w:rPr>
      <mc:AlternateContent>
        <mc:Choice Requires="wps">
          <w:drawing>
            <wp:anchor distT="0" distB="0" distL="114300" distR="114300" simplePos="0" relativeHeight="503222816" behindDoc="0" locked="0" layoutInCell="1" allowOverlap="1">
              <wp:simplePos x="0" y="0"/>
              <wp:positionH relativeFrom="page">
                <wp:posOffset>4951828</wp:posOffset>
              </wp:positionH>
              <wp:positionV relativeFrom="page">
                <wp:posOffset>7237828</wp:posOffset>
              </wp:positionV>
              <wp:extent cx="323557" cy="491099"/>
              <wp:effectExtent l="0" t="0" r="635" b="444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57" cy="49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961" w:rsidRPr="00917754" w:rsidRDefault="00766961">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3474CB">
                            <w:rPr>
                              <w:b/>
                              <w:noProof/>
                              <w:color w:val="FFFFFF"/>
                              <w:w w:val="105"/>
                              <w:sz w:val="18"/>
                              <w:szCs w:val="18"/>
                            </w:rPr>
                            <w:t>148</w:t>
                          </w:r>
                          <w:r w:rsidRPr="00917754">
                            <w:rPr>
                              <w:b/>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2" type="#_x0000_t202" style="position:absolute;margin-left:389.9pt;margin-top:569.9pt;width:25.5pt;height:38.65pt;z-index:5032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" filled="f" stroked="f">
              <v:textbox inset="0,0,0,0">
                <w:txbxContent>
                  <w:p w:rsidR="00766961" w:rsidRPr="00917754" w:rsidRDefault="00766961">
                    <w:pPr>
                      <w:spacing w:before="120" w:after="120"/>
                      <w:ind w:left="40"/>
                      <w:rPr>
                        <w:b/>
                        <w:sz w:val="18"/>
                        <w:szCs w:val="18"/>
                      </w:rPr>
                    </w:pPr>
                    <w:r w:rsidRPr="00917754">
                      <w:rPr>
                        <w:b/>
                        <w:sz w:val="18"/>
                        <w:szCs w:val="18"/>
                      </w:rPr>
                      <w:fldChar w:fldCharType="begin"/>
                    </w:r>
                    <w:r w:rsidRPr="00917754">
                      <w:rPr>
                        <w:b/>
                        <w:color w:val="FFFFFF"/>
                        <w:w w:val="105"/>
                        <w:sz w:val="18"/>
                        <w:szCs w:val="18"/>
                      </w:rPr>
                      <w:instrText xml:space="preserve"> PAGE </w:instrText>
                    </w:r>
                    <w:r w:rsidRPr="00917754">
                      <w:rPr>
                        <w:b/>
                        <w:sz w:val="18"/>
                        <w:szCs w:val="18"/>
                      </w:rPr>
                      <w:fldChar w:fldCharType="separate"/>
                    </w:r>
                    <w:r w:rsidR="003474CB">
                      <w:rPr>
                        <w:b/>
                        <w:noProof/>
                        <w:color w:val="FFFFFF"/>
                        <w:w w:val="105"/>
                        <w:sz w:val="18"/>
                        <w:szCs w:val="18"/>
                      </w:rPr>
                      <w:t>148</w:t>
                    </w:r>
                    <w:r w:rsidRPr="00917754">
                      <w:rPr>
                        <w:b/>
                        <w:sz w:val="18"/>
                        <w:szCs w:val="18"/>
                      </w:rPr>
                      <w:fldChar w:fldCharType="end"/>
                    </w:r>
                  </w:p>
                </w:txbxContent>
              </v:textbox>
              <w10:wrap anchorx="page" anchory="page"/>
            </v:shape>
          </w:pict>
        </mc:Fallback>
      </mc:AlternateContent>
    </w:r>
    <w:r>
      <w:rPr>
        <w:noProof/>
      </w:rPr>
      <mc:AlternateContent>
        <mc:Choice Requires="wpg">
          <w:drawing>
            <wp:anchor distT="0" distB="0" distL="114300" distR="114300" simplePos="0" relativeHeight="503222792" behindDoc="1" locked="0" layoutInCell="1" allowOverlap="1">
              <wp:simplePos x="0" y="0"/>
              <wp:positionH relativeFrom="page">
                <wp:posOffset>0</wp:posOffset>
              </wp:positionH>
              <wp:positionV relativeFrom="page">
                <wp:posOffset>7310755</wp:posOffset>
              </wp:positionV>
              <wp:extent cx="5328285" cy="249555"/>
              <wp:effectExtent l="0" t="0" r="0" b="2540"/>
              <wp:wrapNone/>
              <wp:docPr id="6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249555"/>
                        <a:chOff x="0" y="11513"/>
                        <a:chExt cx="8391" cy="393"/>
                      </a:xfrm>
                    </wpg:grpSpPr>
                    <wps:wsp>
                      <wps:cNvPr id="63" name="Rectangle 32"/>
                      <wps:cNvSpPr>
                        <a:spLocks noChangeArrowheads="1"/>
                      </wps:cNvSpPr>
                      <wps:spPr bwMode="auto">
                        <a:xfrm>
                          <a:off x="0" y="11513"/>
                          <a:ext cx="8391" cy="393"/>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92" y="11643"/>
                          <a:ext cx="2304"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68D17C" id="Group 30" o:spid="_x0000_s1026" style="position:absolute;left:0;text-align:left;margin-left:0;margin-top:575.65pt;width:419.55pt;height:19.65pt;z-index:-93688;mso-position-horizontal-relative:page;mso-position-vertical-relative:page" coordorigin=",11513" coordsize="839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">
              <v:rect id="Rectangle 32" o:spid="_x0000_s1027" style="position:absolute;top:11513;width:839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" fillcolor="#0096d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392;top:11643;width:230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">
                <v:imagedata r:id="rId2"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F0F" w:rsidRDefault="00D26F0F">
      <w:pPr>
        <w:spacing w:before="120" w:after="120"/>
      </w:pPr>
      <w:r>
        <w:separator/>
      </w:r>
    </w:p>
  </w:footnote>
  <w:footnote w:type="continuationSeparator" w:id="0">
    <w:p w:rsidR="00D26F0F" w:rsidRDefault="00D26F0F">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rsidP="006D62A9">
    <w:pPr>
      <w:pStyle w:val="a7"/>
      <w:tabs>
        <w:tab w:val="clear" w:pos="4252"/>
        <w:tab w:val="clear" w:pos="8504"/>
        <w:tab w:val="left" w:pos="3210"/>
      </w:tabs>
      <w:spacing w:before="120" w:after="12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rsidP="006D62A9">
    <w:pPr>
      <w:pStyle w:val="a7"/>
      <w:tabs>
        <w:tab w:val="clear" w:pos="4252"/>
        <w:tab w:val="clear" w:pos="8504"/>
        <w:tab w:val="left" w:pos="3210"/>
      </w:tabs>
      <w:spacing w:before="120" w:after="12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Pr="003D6924" w:rsidRDefault="00766961" w:rsidP="00B1008C">
    <w:pPr>
      <w:pStyle w:val="a7"/>
      <w:ind w:firstLineChars="200" w:firstLine="320"/>
      <w:rPr>
        <w:color w:val="009ED8"/>
        <w:sz w:val="16"/>
        <w:szCs w:val="16"/>
        <w:lang w:eastAsia="ja-JP"/>
      </w:rPr>
    </w:pPr>
    <w:r w:rsidRPr="00B1008C">
      <w:rPr>
        <w:noProof/>
        <w:color w:val="009ED8"/>
        <w:sz w:val="16"/>
        <w:szCs w:val="16"/>
        <w:lang w:eastAsia="ja-JP"/>
      </w:rPr>
      <mc:AlternateContent>
        <mc:Choice Requires="wps">
          <w:drawing>
            <wp:anchor distT="45720" distB="45720" distL="114300" distR="114300" simplePos="0" relativeHeight="503245680" behindDoc="0" locked="0" layoutInCell="1" allowOverlap="1">
              <wp:simplePos x="0" y="0"/>
              <wp:positionH relativeFrom="column">
                <wp:posOffset>52070</wp:posOffset>
              </wp:positionH>
              <wp:positionV relativeFrom="paragraph">
                <wp:posOffset>-215900</wp:posOffset>
              </wp:positionV>
              <wp:extent cx="2435225" cy="236855"/>
              <wp:effectExtent l="0" t="0" r="317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5225" cy="236855"/>
                      </a:xfrm>
                      <a:prstGeom prst="rect">
                        <a:avLst/>
                      </a:prstGeom>
                      <a:solidFill>
                        <a:srgbClr val="FFFFFF"/>
                      </a:solidFill>
                      <a:ln w="9525">
                        <a:noFill/>
                        <a:miter lim="800000"/>
                        <a:headEnd/>
                        <a:tailEnd/>
                      </a:ln>
                    </wps:spPr>
                    <wps:txbx>
                      <w:txbxContent>
                        <w:p w:rsidR="00766961" w:rsidRPr="00B1008C" w:rsidRDefault="00766961">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1pt;margin-top:-17pt;width:191.75pt;height:18.65pt;z-index:50324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" stroked="f">
              <v:textbox>
                <w:txbxContent>
                  <w:p w:rsidR="00766961" w:rsidRPr="00B1008C" w:rsidRDefault="00766961">
                    <w:pPr>
                      <w:rPr>
                        <w:color w:val="009EDA"/>
                        <w:sz w:val="16"/>
                        <w:szCs w:val="16"/>
                        <w:lang w:eastAsia="ja-JP"/>
                      </w:rPr>
                    </w:pPr>
                    <w:r w:rsidRPr="00B1008C">
                      <w:rPr>
                        <w:rFonts w:hint="eastAsia"/>
                        <w:color w:val="009EDA"/>
                        <w:sz w:val="16"/>
                        <w:szCs w:val="16"/>
                        <w:lang w:eastAsia="ja-JP"/>
                      </w:rPr>
                      <w:t>企業におけるオープン ソース コンプライアンス</w:t>
                    </w:r>
                  </w:p>
                </w:txbxContent>
              </v:textbox>
              <w10:wrap type="square"/>
            </v:shape>
          </w:pict>
        </mc:Fallback>
      </mc:AlternateContent>
    </w:r>
  </w:p>
  <w:p w:rsidR="00766961" w:rsidRDefault="00766961">
    <w:pPr>
      <w:pStyle w:val="a3"/>
      <w:spacing w:before="120" w:after="120" w:line="14" w:lineRule="auto"/>
      <w:rPr>
        <w:sz w:val="20"/>
        <w:lang w:eastAsia="ja-JP"/>
      </w:rPr>
    </w:pPr>
    <w:r>
      <w:rPr>
        <w:noProof/>
        <w:sz w:val="20"/>
        <w:lang w:eastAsia="ja-JP"/>
      </w:rPr>
      <mc:AlternateContent>
        <mc:Choice Requires="wps">
          <w:drawing>
            <wp:anchor distT="0" distB="0" distL="114300" distR="114300" simplePos="0" relativeHeight="503243632" behindDoc="0" locked="0" layoutInCell="1" allowOverlap="1">
              <wp:simplePos x="0" y="0"/>
              <wp:positionH relativeFrom="column">
                <wp:posOffset>121534</wp:posOffset>
              </wp:positionH>
              <wp:positionV relativeFrom="paragraph">
                <wp:posOffset>-136228</wp:posOffset>
              </wp:positionV>
              <wp:extent cx="5016500" cy="0"/>
              <wp:effectExtent l="0" t="0" r="0" b="0"/>
              <wp:wrapNone/>
              <wp:docPr id="101" name="直線コネクタ 101"/>
              <wp:cNvGraphicFramePr/>
              <a:graphic xmlns:a="http://schemas.openxmlformats.org/drawingml/2006/main">
                <a:graphicData uri="http://schemas.microsoft.com/office/word/2010/wordprocessingShape">
                  <wps:wsp>
                    <wps:cNvCnPr/>
                    <wps:spPr>
                      <a:xfrm>
                        <a:off x="0" y="0"/>
                        <a:ext cx="501650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26F8E" id="直線コネクタ 101" o:spid="_x0000_s1026" style="position:absolute;left:0;text-align:left;z-index:50324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0.75pt" to="404.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" strokecolor="#40a7c2 [3048]"/>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0"/>
      </w:rPr>
    </w:pPr>
    <w:r>
      <w:rPr>
        <w:noProof/>
      </w:rPr>
      <mc:AlternateContent>
        <mc:Choice Requires="wps">
          <w:drawing>
            <wp:anchor distT="0" distB="0" distL="114300" distR="114300" simplePos="0" relativeHeight="503238512" behindDoc="1" locked="0" layoutInCell="1" allowOverlap="1">
              <wp:simplePos x="0" y="0"/>
              <wp:positionH relativeFrom="page">
                <wp:posOffset>243840</wp:posOffset>
              </wp:positionH>
              <wp:positionV relativeFrom="page">
                <wp:posOffset>278765</wp:posOffset>
              </wp:positionV>
              <wp:extent cx="4829810" cy="0"/>
              <wp:effectExtent l="10795" t="12065" r="7620" b="6985"/>
              <wp:wrapNone/>
              <wp:docPr id="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9810" cy="0"/>
                      </a:xfrm>
                      <a:prstGeom prst="line">
                        <a:avLst/>
                      </a:prstGeom>
                      <a:noFill/>
                      <a:ln w="9588">
                        <a:solidFill>
                          <a:srgbClr val="0096D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EB38" id="Line 84" o:spid="_x0000_s1026" style="position:absolute;left:0;text-align:left;z-index:-7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2pt,21.95pt" to="399.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" strokecolor="#0096d6" strokeweight=".26633mm">
              <w10:wrap anchorx="page" anchory="page"/>
            </v:line>
          </w:pict>
        </mc:Fallback>
      </mc:AlternateContent>
    </w:r>
    <w:r>
      <w:rPr>
        <w:noProof/>
      </w:rPr>
      <mc:AlternateContent>
        <mc:Choice Requires="wps">
          <w:drawing>
            <wp:anchor distT="0" distB="0" distL="114300" distR="114300" simplePos="0" relativeHeight="503239536" behindDoc="1" locked="0" layoutInCell="1" allowOverlap="1">
              <wp:simplePos x="0" y="0"/>
              <wp:positionH relativeFrom="page">
                <wp:posOffset>317500</wp:posOffset>
              </wp:positionH>
              <wp:positionV relativeFrom="page">
                <wp:posOffset>13970</wp:posOffset>
              </wp:positionV>
              <wp:extent cx="2734945" cy="212090"/>
              <wp:effectExtent l="3175" t="4445" r="0" b="2540"/>
              <wp:wrapNone/>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6961" w:rsidRPr="00E5295E" w:rsidRDefault="00766961"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31" type="#_x0000_t202" style="position:absolute;margin-left:25pt;margin-top:1.1pt;width:215.35pt;height:16.7pt;z-index:-7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q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" filled="f" stroked="f">
              <v:textbox inset="0,0,0,0">
                <w:txbxContent>
                  <w:p w:rsidR="00766961" w:rsidRPr="00E5295E" w:rsidRDefault="00766961" w:rsidP="00751520">
                    <w:pPr>
                      <w:spacing w:before="120" w:after="120" w:line="206" w:lineRule="exact"/>
                      <w:ind w:left="20"/>
                      <w:rPr>
                        <w:color w:val="009EDA"/>
                        <w:sz w:val="18"/>
                        <w:lang w:eastAsia="ja-JP"/>
                      </w:rPr>
                    </w:pPr>
                    <w:r w:rsidRPr="00E5295E">
                      <w:rPr>
                        <w:rFonts w:hint="eastAsia"/>
                        <w:color w:val="009EDA"/>
                        <w:sz w:val="18"/>
                        <w:lang w:eastAsia="ja-JP"/>
                      </w:rPr>
                      <w:t>企業におけるオープン ソース コンプライアンス</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961" w:rsidRDefault="00766961">
    <w:pPr>
      <w:pStyle w:val="a3"/>
      <w:spacing w:before="120" w:after="120"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577"/>
    <w:multiLevelType w:val="hybridMultilevel"/>
    <w:tmpl w:val="9702A2D2"/>
    <w:lvl w:ilvl="0" w:tplc="D902D7C0">
      <w:start w:val="1"/>
      <w:numFmt w:val="decimal"/>
      <w:lvlText w:val="%1."/>
      <w:lvlJc w:val="left"/>
      <w:pPr>
        <w:ind w:left="844" w:hanging="245"/>
      </w:pPr>
      <w:rPr>
        <w:rFonts w:ascii="Arial" w:eastAsia="Arial" w:hAnsi="Arial" w:cs="Arial" w:hint="default"/>
        <w:color w:val="3A3833"/>
        <w:spacing w:val="-4"/>
        <w:w w:val="95"/>
        <w:sz w:val="22"/>
        <w:szCs w:val="22"/>
      </w:rPr>
    </w:lvl>
    <w:lvl w:ilvl="1" w:tplc="6882DF44">
      <w:start w:val="1"/>
      <w:numFmt w:val="bullet"/>
      <w:lvlText w:val="•"/>
      <w:lvlJc w:val="left"/>
      <w:pPr>
        <w:ind w:left="1319" w:hanging="360"/>
      </w:pPr>
      <w:rPr>
        <w:rFonts w:ascii="Arial" w:eastAsia="Arial" w:hAnsi="Arial" w:cs="Arial" w:hint="default"/>
        <w:color w:val="3A3833"/>
        <w:w w:val="142"/>
        <w:sz w:val="22"/>
        <w:szCs w:val="22"/>
      </w:rPr>
    </w:lvl>
    <w:lvl w:ilvl="2" w:tplc="ED825942">
      <w:start w:val="1"/>
      <w:numFmt w:val="bullet"/>
      <w:lvlText w:val="•"/>
      <w:lvlJc w:val="left"/>
      <w:pPr>
        <w:ind w:left="1679" w:hanging="360"/>
      </w:pPr>
      <w:rPr>
        <w:rFonts w:ascii="Arial" w:eastAsia="Arial" w:hAnsi="Arial" w:cs="Arial" w:hint="default"/>
        <w:color w:val="3A3833"/>
        <w:w w:val="142"/>
        <w:sz w:val="22"/>
        <w:szCs w:val="22"/>
      </w:rPr>
    </w:lvl>
    <w:lvl w:ilvl="3" w:tplc="CAAEF594">
      <w:start w:val="1"/>
      <w:numFmt w:val="bullet"/>
      <w:lvlText w:val="•"/>
      <w:lvlJc w:val="left"/>
      <w:pPr>
        <w:ind w:left="2518" w:hanging="360"/>
      </w:pPr>
      <w:rPr>
        <w:rFonts w:hint="default"/>
      </w:rPr>
    </w:lvl>
    <w:lvl w:ilvl="4" w:tplc="E338649A">
      <w:start w:val="1"/>
      <w:numFmt w:val="bullet"/>
      <w:lvlText w:val="•"/>
      <w:lvlJc w:val="left"/>
      <w:pPr>
        <w:ind w:left="3357" w:hanging="360"/>
      </w:pPr>
      <w:rPr>
        <w:rFonts w:hint="default"/>
      </w:rPr>
    </w:lvl>
    <w:lvl w:ilvl="5" w:tplc="E878FBB4">
      <w:start w:val="1"/>
      <w:numFmt w:val="bullet"/>
      <w:lvlText w:val="•"/>
      <w:lvlJc w:val="left"/>
      <w:pPr>
        <w:ind w:left="4196" w:hanging="360"/>
      </w:pPr>
      <w:rPr>
        <w:rFonts w:hint="default"/>
      </w:rPr>
    </w:lvl>
    <w:lvl w:ilvl="6" w:tplc="D9C264AE">
      <w:start w:val="1"/>
      <w:numFmt w:val="bullet"/>
      <w:lvlText w:val="•"/>
      <w:lvlJc w:val="left"/>
      <w:pPr>
        <w:ind w:left="5035" w:hanging="360"/>
      </w:pPr>
      <w:rPr>
        <w:rFonts w:hint="default"/>
      </w:rPr>
    </w:lvl>
    <w:lvl w:ilvl="7" w:tplc="D794CD0A">
      <w:start w:val="1"/>
      <w:numFmt w:val="bullet"/>
      <w:lvlText w:val="•"/>
      <w:lvlJc w:val="left"/>
      <w:pPr>
        <w:ind w:left="5874" w:hanging="360"/>
      </w:pPr>
      <w:rPr>
        <w:rFonts w:hint="default"/>
      </w:rPr>
    </w:lvl>
    <w:lvl w:ilvl="8" w:tplc="7256C90A">
      <w:start w:val="1"/>
      <w:numFmt w:val="bullet"/>
      <w:lvlText w:val="•"/>
      <w:lvlJc w:val="left"/>
      <w:pPr>
        <w:ind w:left="6712" w:hanging="360"/>
      </w:pPr>
      <w:rPr>
        <w:rFonts w:hint="default"/>
      </w:rPr>
    </w:lvl>
  </w:abstractNum>
  <w:abstractNum w:abstractNumId="1" w15:restartNumberingAfterBreak="0">
    <w:nsid w:val="02715ACC"/>
    <w:multiLevelType w:val="hybridMultilevel"/>
    <w:tmpl w:val="0774316E"/>
    <w:lvl w:ilvl="0" w:tplc="8FA8C5E8">
      <w:start w:val="1"/>
      <w:numFmt w:val="bullet"/>
      <w:lvlText w:val="—"/>
      <w:lvlJc w:val="left"/>
      <w:pPr>
        <w:ind w:left="599" w:hanging="282"/>
      </w:pPr>
      <w:rPr>
        <w:rFonts w:ascii="Arial" w:eastAsia="Arial" w:hAnsi="Arial" w:cs="Arial" w:hint="default"/>
        <w:color w:val="3A3833"/>
        <w:spacing w:val="-5"/>
        <w:w w:val="92"/>
        <w:sz w:val="22"/>
        <w:szCs w:val="22"/>
      </w:rPr>
    </w:lvl>
    <w:lvl w:ilvl="1" w:tplc="CB6229A8">
      <w:start w:val="1"/>
      <w:numFmt w:val="bullet"/>
      <w:lvlText w:val="•"/>
      <w:lvlJc w:val="left"/>
      <w:pPr>
        <w:ind w:left="1319" w:hanging="360"/>
      </w:pPr>
      <w:rPr>
        <w:rFonts w:ascii="Arial" w:eastAsia="Arial" w:hAnsi="Arial" w:cs="Arial" w:hint="default"/>
        <w:color w:val="3A3833"/>
        <w:w w:val="142"/>
        <w:sz w:val="22"/>
        <w:szCs w:val="22"/>
      </w:rPr>
    </w:lvl>
    <w:lvl w:ilvl="2" w:tplc="8312ECDA">
      <w:start w:val="1"/>
      <w:numFmt w:val="bullet"/>
      <w:lvlText w:val="•"/>
      <w:lvlJc w:val="left"/>
      <w:pPr>
        <w:ind w:left="2105" w:hanging="360"/>
      </w:pPr>
      <w:rPr>
        <w:rFonts w:hint="default"/>
      </w:rPr>
    </w:lvl>
    <w:lvl w:ilvl="3" w:tplc="102CAE96">
      <w:start w:val="1"/>
      <w:numFmt w:val="bullet"/>
      <w:lvlText w:val="•"/>
      <w:lvlJc w:val="left"/>
      <w:pPr>
        <w:ind w:left="2891" w:hanging="360"/>
      </w:pPr>
      <w:rPr>
        <w:rFonts w:hint="default"/>
      </w:rPr>
    </w:lvl>
    <w:lvl w:ilvl="4" w:tplc="432C5CF2">
      <w:start w:val="1"/>
      <w:numFmt w:val="bullet"/>
      <w:lvlText w:val="•"/>
      <w:lvlJc w:val="left"/>
      <w:pPr>
        <w:ind w:left="3676" w:hanging="360"/>
      </w:pPr>
      <w:rPr>
        <w:rFonts w:hint="default"/>
      </w:rPr>
    </w:lvl>
    <w:lvl w:ilvl="5" w:tplc="0786E862">
      <w:start w:val="1"/>
      <w:numFmt w:val="bullet"/>
      <w:lvlText w:val="•"/>
      <w:lvlJc w:val="left"/>
      <w:pPr>
        <w:ind w:left="4462" w:hanging="360"/>
      </w:pPr>
      <w:rPr>
        <w:rFonts w:hint="default"/>
      </w:rPr>
    </w:lvl>
    <w:lvl w:ilvl="6" w:tplc="8F8C62A2">
      <w:start w:val="1"/>
      <w:numFmt w:val="bullet"/>
      <w:lvlText w:val="•"/>
      <w:lvlJc w:val="left"/>
      <w:pPr>
        <w:ind w:left="5248" w:hanging="360"/>
      </w:pPr>
      <w:rPr>
        <w:rFonts w:hint="default"/>
      </w:rPr>
    </w:lvl>
    <w:lvl w:ilvl="7" w:tplc="3A7E46F2">
      <w:start w:val="1"/>
      <w:numFmt w:val="bullet"/>
      <w:lvlText w:val="•"/>
      <w:lvlJc w:val="left"/>
      <w:pPr>
        <w:ind w:left="6033" w:hanging="360"/>
      </w:pPr>
      <w:rPr>
        <w:rFonts w:hint="default"/>
      </w:rPr>
    </w:lvl>
    <w:lvl w:ilvl="8" w:tplc="10C48D02">
      <w:start w:val="1"/>
      <w:numFmt w:val="bullet"/>
      <w:lvlText w:val="•"/>
      <w:lvlJc w:val="left"/>
      <w:pPr>
        <w:ind w:left="6819" w:hanging="360"/>
      </w:pPr>
      <w:rPr>
        <w:rFonts w:hint="default"/>
      </w:rPr>
    </w:lvl>
  </w:abstractNum>
  <w:abstractNum w:abstractNumId="2" w15:restartNumberingAfterBreak="0">
    <w:nsid w:val="04032478"/>
    <w:multiLevelType w:val="hybridMultilevel"/>
    <w:tmpl w:val="7F3A56B2"/>
    <w:lvl w:ilvl="0" w:tplc="808AD42C">
      <w:start w:val="1"/>
      <w:numFmt w:val="decimal"/>
      <w:lvlText w:val="%1."/>
      <w:lvlJc w:val="left"/>
      <w:pPr>
        <w:ind w:left="599" w:hanging="245"/>
      </w:pPr>
      <w:rPr>
        <w:rFonts w:ascii="Arial" w:eastAsia="Arial" w:hAnsi="Arial" w:cs="Arial" w:hint="default"/>
        <w:b/>
        <w:bCs/>
        <w:color w:val="3A3833"/>
        <w:spacing w:val="-4"/>
        <w:w w:val="95"/>
        <w:sz w:val="22"/>
        <w:szCs w:val="22"/>
      </w:rPr>
    </w:lvl>
    <w:lvl w:ilvl="1" w:tplc="3B0A7682">
      <w:start w:val="1"/>
      <w:numFmt w:val="bullet"/>
      <w:lvlText w:val="•"/>
      <w:lvlJc w:val="left"/>
      <w:pPr>
        <w:ind w:left="1319" w:hanging="360"/>
      </w:pPr>
      <w:rPr>
        <w:rFonts w:ascii="Arial" w:eastAsia="Arial" w:hAnsi="Arial" w:cs="Arial" w:hint="default"/>
        <w:color w:val="3A3833"/>
        <w:w w:val="142"/>
        <w:sz w:val="22"/>
        <w:szCs w:val="22"/>
      </w:rPr>
    </w:lvl>
    <w:lvl w:ilvl="2" w:tplc="C908B6A2">
      <w:start w:val="1"/>
      <w:numFmt w:val="bullet"/>
      <w:lvlText w:val="•"/>
      <w:lvlJc w:val="left"/>
      <w:pPr>
        <w:ind w:left="1823" w:hanging="360"/>
      </w:pPr>
      <w:rPr>
        <w:rFonts w:ascii="Arial" w:eastAsia="Arial" w:hAnsi="Arial" w:cs="Arial" w:hint="default"/>
        <w:color w:val="3A3833"/>
        <w:w w:val="142"/>
        <w:sz w:val="22"/>
        <w:szCs w:val="22"/>
      </w:rPr>
    </w:lvl>
    <w:lvl w:ilvl="3" w:tplc="1026DE2E">
      <w:start w:val="1"/>
      <w:numFmt w:val="bullet"/>
      <w:lvlText w:val="•"/>
      <w:lvlJc w:val="left"/>
      <w:pPr>
        <w:ind w:left="2641" w:hanging="360"/>
      </w:pPr>
      <w:rPr>
        <w:rFonts w:hint="default"/>
      </w:rPr>
    </w:lvl>
    <w:lvl w:ilvl="4" w:tplc="3B42A292">
      <w:start w:val="1"/>
      <w:numFmt w:val="bullet"/>
      <w:lvlText w:val="•"/>
      <w:lvlJc w:val="left"/>
      <w:pPr>
        <w:ind w:left="3462" w:hanging="360"/>
      </w:pPr>
      <w:rPr>
        <w:rFonts w:hint="default"/>
      </w:rPr>
    </w:lvl>
    <w:lvl w:ilvl="5" w:tplc="2BD4F006">
      <w:start w:val="1"/>
      <w:numFmt w:val="bullet"/>
      <w:lvlText w:val="•"/>
      <w:lvlJc w:val="left"/>
      <w:pPr>
        <w:ind w:left="4283" w:hanging="360"/>
      </w:pPr>
      <w:rPr>
        <w:rFonts w:hint="default"/>
      </w:rPr>
    </w:lvl>
    <w:lvl w:ilvl="6" w:tplc="B606BBE4">
      <w:start w:val="1"/>
      <w:numFmt w:val="bullet"/>
      <w:lvlText w:val="•"/>
      <w:lvlJc w:val="left"/>
      <w:pPr>
        <w:ind w:left="5105" w:hanging="360"/>
      </w:pPr>
      <w:rPr>
        <w:rFonts w:hint="default"/>
      </w:rPr>
    </w:lvl>
    <w:lvl w:ilvl="7" w:tplc="C12C28B2">
      <w:start w:val="1"/>
      <w:numFmt w:val="bullet"/>
      <w:lvlText w:val="•"/>
      <w:lvlJc w:val="left"/>
      <w:pPr>
        <w:ind w:left="5926" w:hanging="360"/>
      </w:pPr>
      <w:rPr>
        <w:rFonts w:hint="default"/>
      </w:rPr>
    </w:lvl>
    <w:lvl w:ilvl="8" w:tplc="94F04E80">
      <w:start w:val="1"/>
      <w:numFmt w:val="bullet"/>
      <w:lvlText w:val="•"/>
      <w:lvlJc w:val="left"/>
      <w:pPr>
        <w:ind w:left="6747" w:hanging="360"/>
      </w:pPr>
      <w:rPr>
        <w:rFonts w:hint="default"/>
      </w:rPr>
    </w:lvl>
  </w:abstractNum>
  <w:abstractNum w:abstractNumId="3" w15:restartNumberingAfterBreak="0">
    <w:nsid w:val="0AC13642"/>
    <w:multiLevelType w:val="hybridMultilevel"/>
    <w:tmpl w:val="5C081CE8"/>
    <w:lvl w:ilvl="0" w:tplc="4470FDB8">
      <w:start w:val="1"/>
      <w:numFmt w:val="bullet"/>
      <w:lvlText w:val="•"/>
      <w:lvlJc w:val="left"/>
      <w:pPr>
        <w:ind w:left="1319" w:hanging="360"/>
      </w:pPr>
      <w:rPr>
        <w:rFonts w:ascii="Arial" w:eastAsia="Arial" w:hAnsi="Arial" w:cs="Arial" w:hint="default"/>
        <w:b/>
        <w:bCs/>
        <w:color w:val="3A3833"/>
        <w:w w:val="143"/>
        <w:sz w:val="22"/>
        <w:szCs w:val="22"/>
      </w:rPr>
    </w:lvl>
    <w:lvl w:ilvl="1" w:tplc="26CCE9AE">
      <w:start w:val="1"/>
      <w:numFmt w:val="bullet"/>
      <w:lvlText w:val="•"/>
      <w:lvlJc w:val="left"/>
      <w:pPr>
        <w:ind w:left="2027" w:hanging="360"/>
      </w:pPr>
      <w:rPr>
        <w:rFonts w:hint="default"/>
      </w:rPr>
    </w:lvl>
    <w:lvl w:ilvl="2" w:tplc="5002C33E">
      <w:start w:val="1"/>
      <w:numFmt w:val="bullet"/>
      <w:lvlText w:val="•"/>
      <w:lvlJc w:val="left"/>
      <w:pPr>
        <w:ind w:left="2734" w:hanging="360"/>
      </w:pPr>
      <w:rPr>
        <w:rFonts w:hint="default"/>
      </w:rPr>
    </w:lvl>
    <w:lvl w:ilvl="3" w:tplc="BD723424">
      <w:start w:val="1"/>
      <w:numFmt w:val="bullet"/>
      <w:lvlText w:val="•"/>
      <w:lvlJc w:val="left"/>
      <w:pPr>
        <w:ind w:left="3441" w:hanging="360"/>
      </w:pPr>
      <w:rPr>
        <w:rFonts w:hint="default"/>
      </w:rPr>
    </w:lvl>
    <w:lvl w:ilvl="4" w:tplc="9E9AE1EA">
      <w:start w:val="1"/>
      <w:numFmt w:val="bullet"/>
      <w:lvlText w:val="•"/>
      <w:lvlJc w:val="left"/>
      <w:pPr>
        <w:ind w:left="4148" w:hanging="360"/>
      </w:pPr>
      <w:rPr>
        <w:rFonts w:hint="default"/>
      </w:rPr>
    </w:lvl>
    <w:lvl w:ilvl="5" w:tplc="707E1FD6">
      <w:start w:val="1"/>
      <w:numFmt w:val="bullet"/>
      <w:lvlText w:val="•"/>
      <w:lvlJc w:val="left"/>
      <w:pPr>
        <w:ind w:left="4855" w:hanging="360"/>
      </w:pPr>
      <w:rPr>
        <w:rFonts w:hint="default"/>
      </w:rPr>
    </w:lvl>
    <w:lvl w:ilvl="6" w:tplc="B33EE56C">
      <w:start w:val="1"/>
      <w:numFmt w:val="bullet"/>
      <w:lvlText w:val="•"/>
      <w:lvlJc w:val="left"/>
      <w:pPr>
        <w:ind w:left="5562" w:hanging="360"/>
      </w:pPr>
      <w:rPr>
        <w:rFonts w:hint="default"/>
      </w:rPr>
    </w:lvl>
    <w:lvl w:ilvl="7" w:tplc="09DE09B6">
      <w:start w:val="1"/>
      <w:numFmt w:val="bullet"/>
      <w:lvlText w:val="•"/>
      <w:lvlJc w:val="left"/>
      <w:pPr>
        <w:ind w:left="6269" w:hanging="360"/>
      </w:pPr>
      <w:rPr>
        <w:rFonts w:hint="default"/>
      </w:rPr>
    </w:lvl>
    <w:lvl w:ilvl="8" w:tplc="FEFEEA62">
      <w:start w:val="1"/>
      <w:numFmt w:val="bullet"/>
      <w:lvlText w:val="•"/>
      <w:lvlJc w:val="left"/>
      <w:pPr>
        <w:ind w:left="6976" w:hanging="360"/>
      </w:pPr>
      <w:rPr>
        <w:rFonts w:hint="default"/>
      </w:rPr>
    </w:lvl>
  </w:abstractNum>
  <w:abstractNum w:abstractNumId="4" w15:restartNumberingAfterBreak="0">
    <w:nsid w:val="0DEB15FD"/>
    <w:multiLevelType w:val="hybridMultilevel"/>
    <w:tmpl w:val="90F6C2C6"/>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5" w15:restartNumberingAfterBreak="0">
    <w:nsid w:val="0F94451C"/>
    <w:multiLevelType w:val="hybridMultilevel"/>
    <w:tmpl w:val="0C20A4E0"/>
    <w:lvl w:ilvl="0" w:tplc="04090001">
      <w:start w:val="1"/>
      <w:numFmt w:val="bullet"/>
      <w:lvlText w:val=""/>
      <w:lvlJc w:val="left"/>
      <w:pPr>
        <w:ind w:left="987" w:hanging="420"/>
      </w:pPr>
      <w:rPr>
        <w:rFonts w:ascii="Wingdings" w:hAnsi="Wingdings" w:hint="default"/>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6" w15:restartNumberingAfterBreak="0">
    <w:nsid w:val="1B9B30EF"/>
    <w:multiLevelType w:val="hybridMultilevel"/>
    <w:tmpl w:val="E098B0F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7" w15:restartNumberingAfterBreak="0">
    <w:nsid w:val="289349BB"/>
    <w:multiLevelType w:val="hybridMultilevel"/>
    <w:tmpl w:val="9816E894"/>
    <w:lvl w:ilvl="0" w:tplc="244A991E">
      <w:start w:val="1"/>
      <w:numFmt w:val="bullet"/>
      <w:lvlText w:val="•"/>
      <w:lvlJc w:val="left"/>
      <w:pPr>
        <w:ind w:left="1319" w:hanging="360"/>
      </w:pPr>
      <w:rPr>
        <w:rFonts w:ascii="Arial" w:eastAsia="Arial" w:hAnsi="Arial" w:cs="Arial" w:hint="default"/>
        <w:color w:val="3A3833"/>
        <w:w w:val="142"/>
        <w:sz w:val="22"/>
        <w:szCs w:val="22"/>
      </w:rPr>
    </w:lvl>
    <w:lvl w:ilvl="1" w:tplc="957AD068">
      <w:start w:val="1"/>
      <w:numFmt w:val="bullet"/>
      <w:lvlText w:val="•"/>
      <w:lvlJc w:val="left"/>
      <w:pPr>
        <w:ind w:left="2027" w:hanging="360"/>
      </w:pPr>
      <w:rPr>
        <w:rFonts w:hint="default"/>
      </w:rPr>
    </w:lvl>
    <w:lvl w:ilvl="2" w:tplc="BF3CEE22">
      <w:start w:val="1"/>
      <w:numFmt w:val="bullet"/>
      <w:lvlText w:val="•"/>
      <w:lvlJc w:val="left"/>
      <w:pPr>
        <w:ind w:left="2734" w:hanging="360"/>
      </w:pPr>
      <w:rPr>
        <w:rFonts w:hint="default"/>
      </w:rPr>
    </w:lvl>
    <w:lvl w:ilvl="3" w:tplc="3AD20C10">
      <w:start w:val="1"/>
      <w:numFmt w:val="bullet"/>
      <w:lvlText w:val="•"/>
      <w:lvlJc w:val="left"/>
      <w:pPr>
        <w:ind w:left="3441" w:hanging="360"/>
      </w:pPr>
      <w:rPr>
        <w:rFonts w:hint="default"/>
      </w:rPr>
    </w:lvl>
    <w:lvl w:ilvl="4" w:tplc="1CD21726">
      <w:start w:val="1"/>
      <w:numFmt w:val="bullet"/>
      <w:lvlText w:val="•"/>
      <w:lvlJc w:val="left"/>
      <w:pPr>
        <w:ind w:left="4148" w:hanging="360"/>
      </w:pPr>
      <w:rPr>
        <w:rFonts w:hint="default"/>
      </w:rPr>
    </w:lvl>
    <w:lvl w:ilvl="5" w:tplc="578E5892">
      <w:start w:val="1"/>
      <w:numFmt w:val="bullet"/>
      <w:lvlText w:val="•"/>
      <w:lvlJc w:val="left"/>
      <w:pPr>
        <w:ind w:left="4855" w:hanging="360"/>
      </w:pPr>
      <w:rPr>
        <w:rFonts w:hint="default"/>
      </w:rPr>
    </w:lvl>
    <w:lvl w:ilvl="6" w:tplc="484E2A4C">
      <w:start w:val="1"/>
      <w:numFmt w:val="bullet"/>
      <w:lvlText w:val="•"/>
      <w:lvlJc w:val="left"/>
      <w:pPr>
        <w:ind w:left="5562" w:hanging="360"/>
      </w:pPr>
      <w:rPr>
        <w:rFonts w:hint="default"/>
      </w:rPr>
    </w:lvl>
    <w:lvl w:ilvl="7" w:tplc="28B02FD4">
      <w:start w:val="1"/>
      <w:numFmt w:val="bullet"/>
      <w:lvlText w:val="•"/>
      <w:lvlJc w:val="left"/>
      <w:pPr>
        <w:ind w:left="6269" w:hanging="360"/>
      </w:pPr>
      <w:rPr>
        <w:rFonts w:hint="default"/>
      </w:rPr>
    </w:lvl>
    <w:lvl w:ilvl="8" w:tplc="4FC49872">
      <w:start w:val="1"/>
      <w:numFmt w:val="bullet"/>
      <w:lvlText w:val="•"/>
      <w:lvlJc w:val="left"/>
      <w:pPr>
        <w:ind w:left="6976" w:hanging="360"/>
      </w:pPr>
      <w:rPr>
        <w:rFonts w:hint="default"/>
      </w:rPr>
    </w:lvl>
  </w:abstractNum>
  <w:abstractNum w:abstractNumId="8" w15:restartNumberingAfterBreak="0">
    <w:nsid w:val="2F3254FF"/>
    <w:multiLevelType w:val="hybridMultilevel"/>
    <w:tmpl w:val="E3886B36"/>
    <w:lvl w:ilvl="0" w:tplc="75723186">
      <w:start w:val="1"/>
      <w:numFmt w:val="bullet"/>
      <w:lvlText w:val="•"/>
      <w:lvlJc w:val="left"/>
      <w:pPr>
        <w:ind w:left="1319" w:hanging="360"/>
      </w:pPr>
      <w:rPr>
        <w:rFonts w:ascii="Arial" w:eastAsia="Arial" w:hAnsi="Arial" w:cs="Arial" w:hint="default"/>
        <w:color w:val="3A3833"/>
        <w:w w:val="142"/>
        <w:sz w:val="22"/>
        <w:szCs w:val="22"/>
      </w:rPr>
    </w:lvl>
    <w:lvl w:ilvl="1" w:tplc="41FE01AA">
      <w:start w:val="1"/>
      <w:numFmt w:val="bullet"/>
      <w:lvlText w:val="•"/>
      <w:lvlJc w:val="left"/>
      <w:pPr>
        <w:ind w:left="2027" w:hanging="360"/>
      </w:pPr>
      <w:rPr>
        <w:rFonts w:hint="default"/>
      </w:rPr>
    </w:lvl>
    <w:lvl w:ilvl="2" w:tplc="3D182EF8">
      <w:start w:val="1"/>
      <w:numFmt w:val="bullet"/>
      <w:lvlText w:val="•"/>
      <w:lvlJc w:val="left"/>
      <w:pPr>
        <w:ind w:left="2734" w:hanging="360"/>
      </w:pPr>
      <w:rPr>
        <w:rFonts w:hint="default"/>
      </w:rPr>
    </w:lvl>
    <w:lvl w:ilvl="3" w:tplc="68D4F2E6">
      <w:start w:val="1"/>
      <w:numFmt w:val="bullet"/>
      <w:lvlText w:val="•"/>
      <w:lvlJc w:val="left"/>
      <w:pPr>
        <w:ind w:left="3441" w:hanging="360"/>
      </w:pPr>
      <w:rPr>
        <w:rFonts w:hint="default"/>
      </w:rPr>
    </w:lvl>
    <w:lvl w:ilvl="4" w:tplc="1DC0C5C8">
      <w:start w:val="1"/>
      <w:numFmt w:val="bullet"/>
      <w:lvlText w:val="•"/>
      <w:lvlJc w:val="left"/>
      <w:pPr>
        <w:ind w:left="4148" w:hanging="360"/>
      </w:pPr>
      <w:rPr>
        <w:rFonts w:hint="default"/>
      </w:rPr>
    </w:lvl>
    <w:lvl w:ilvl="5" w:tplc="316AFD4E">
      <w:start w:val="1"/>
      <w:numFmt w:val="bullet"/>
      <w:lvlText w:val="•"/>
      <w:lvlJc w:val="left"/>
      <w:pPr>
        <w:ind w:left="4855" w:hanging="360"/>
      </w:pPr>
      <w:rPr>
        <w:rFonts w:hint="default"/>
      </w:rPr>
    </w:lvl>
    <w:lvl w:ilvl="6" w:tplc="631A66B8">
      <w:start w:val="1"/>
      <w:numFmt w:val="bullet"/>
      <w:lvlText w:val="•"/>
      <w:lvlJc w:val="left"/>
      <w:pPr>
        <w:ind w:left="5562" w:hanging="360"/>
      </w:pPr>
      <w:rPr>
        <w:rFonts w:hint="default"/>
      </w:rPr>
    </w:lvl>
    <w:lvl w:ilvl="7" w:tplc="2806C424">
      <w:start w:val="1"/>
      <w:numFmt w:val="bullet"/>
      <w:lvlText w:val="•"/>
      <w:lvlJc w:val="left"/>
      <w:pPr>
        <w:ind w:left="6269" w:hanging="360"/>
      </w:pPr>
      <w:rPr>
        <w:rFonts w:hint="default"/>
      </w:rPr>
    </w:lvl>
    <w:lvl w:ilvl="8" w:tplc="4D201B00">
      <w:start w:val="1"/>
      <w:numFmt w:val="bullet"/>
      <w:lvlText w:val="•"/>
      <w:lvlJc w:val="left"/>
      <w:pPr>
        <w:ind w:left="6976" w:hanging="360"/>
      </w:pPr>
      <w:rPr>
        <w:rFonts w:hint="default"/>
      </w:rPr>
    </w:lvl>
  </w:abstractNum>
  <w:abstractNum w:abstractNumId="9" w15:restartNumberingAfterBreak="0">
    <w:nsid w:val="31BE7BE1"/>
    <w:multiLevelType w:val="hybridMultilevel"/>
    <w:tmpl w:val="6F36D37A"/>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0" w15:restartNumberingAfterBreak="0">
    <w:nsid w:val="34387915"/>
    <w:multiLevelType w:val="hybridMultilevel"/>
    <w:tmpl w:val="FFEA4D74"/>
    <w:lvl w:ilvl="0" w:tplc="DA466900">
      <w:start w:val="1"/>
      <w:numFmt w:val="bullet"/>
      <w:lvlText w:val="•"/>
      <w:lvlJc w:val="left"/>
      <w:pPr>
        <w:ind w:left="1319" w:hanging="360"/>
      </w:pPr>
      <w:rPr>
        <w:rFonts w:ascii="Arial" w:eastAsia="Arial" w:hAnsi="Arial" w:cs="Arial" w:hint="default"/>
        <w:color w:val="3A3833"/>
        <w:w w:val="142"/>
        <w:sz w:val="22"/>
        <w:szCs w:val="22"/>
      </w:rPr>
    </w:lvl>
    <w:lvl w:ilvl="1" w:tplc="ABBCEAE6">
      <w:start w:val="1"/>
      <w:numFmt w:val="bullet"/>
      <w:lvlText w:val="•"/>
      <w:lvlJc w:val="left"/>
      <w:pPr>
        <w:ind w:left="2027" w:hanging="360"/>
      </w:pPr>
      <w:rPr>
        <w:rFonts w:hint="default"/>
      </w:rPr>
    </w:lvl>
    <w:lvl w:ilvl="2" w:tplc="3548859E">
      <w:start w:val="1"/>
      <w:numFmt w:val="bullet"/>
      <w:lvlText w:val="•"/>
      <w:lvlJc w:val="left"/>
      <w:pPr>
        <w:ind w:left="2734" w:hanging="360"/>
      </w:pPr>
      <w:rPr>
        <w:rFonts w:hint="default"/>
      </w:rPr>
    </w:lvl>
    <w:lvl w:ilvl="3" w:tplc="79A672D6">
      <w:start w:val="1"/>
      <w:numFmt w:val="bullet"/>
      <w:lvlText w:val="•"/>
      <w:lvlJc w:val="left"/>
      <w:pPr>
        <w:ind w:left="3441" w:hanging="360"/>
      </w:pPr>
      <w:rPr>
        <w:rFonts w:hint="default"/>
      </w:rPr>
    </w:lvl>
    <w:lvl w:ilvl="4" w:tplc="F516DB2C">
      <w:start w:val="1"/>
      <w:numFmt w:val="bullet"/>
      <w:lvlText w:val="•"/>
      <w:lvlJc w:val="left"/>
      <w:pPr>
        <w:ind w:left="4148" w:hanging="360"/>
      </w:pPr>
      <w:rPr>
        <w:rFonts w:hint="default"/>
      </w:rPr>
    </w:lvl>
    <w:lvl w:ilvl="5" w:tplc="B29A45FE">
      <w:start w:val="1"/>
      <w:numFmt w:val="bullet"/>
      <w:lvlText w:val="•"/>
      <w:lvlJc w:val="left"/>
      <w:pPr>
        <w:ind w:left="4855" w:hanging="360"/>
      </w:pPr>
      <w:rPr>
        <w:rFonts w:hint="default"/>
      </w:rPr>
    </w:lvl>
    <w:lvl w:ilvl="6" w:tplc="92D2301E">
      <w:start w:val="1"/>
      <w:numFmt w:val="bullet"/>
      <w:lvlText w:val="•"/>
      <w:lvlJc w:val="left"/>
      <w:pPr>
        <w:ind w:left="5562" w:hanging="360"/>
      </w:pPr>
      <w:rPr>
        <w:rFonts w:hint="default"/>
      </w:rPr>
    </w:lvl>
    <w:lvl w:ilvl="7" w:tplc="5A68A6C8">
      <w:start w:val="1"/>
      <w:numFmt w:val="bullet"/>
      <w:lvlText w:val="•"/>
      <w:lvlJc w:val="left"/>
      <w:pPr>
        <w:ind w:left="6269" w:hanging="360"/>
      </w:pPr>
      <w:rPr>
        <w:rFonts w:hint="default"/>
      </w:rPr>
    </w:lvl>
    <w:lvl w:ilvl="8" w:tplc="E9365956">
      <w:start w:val="1"/>
      <w:numFmt w:val="bullet"/>
      <w:lvlText w:val="•"/>
      <w:lvlJc w:val="left"/>
      <w:pPr>
        <w:ind w:left="6976" w:hanging="360"/>
      </w:pPr>
      <w:rPr>
        <w:rFonts w:hint="default"/>
      </w:rPr>
    </w:lvl>
  </w:abstractNum>
  <w:abstractNum w:abstractNumId="11" w15:restartNumberingAfterBreak="0">
    <w:nsid w:val="3B310866"/>
    <w:multiLevelType w:val="hybridMultilevel"/>
    <w:tmpl w:val="DA300D24"/>
    <w:lvl w:ilvl="0" w:tplc="F098BAF4">
      <w:start w:val="1"/>
      <w:numFmt w:val="bullet"/>
      <w:lvlText w:val="•"/>
      <w:lvlJc w:val="left"/>
      <w:pPr>
        <w:ind w:left="1560" w:hanging="420"/>
      </w:pPr>
      <w:rPr>
        <w:rFonts w:hint="default"/>
      </w:rPr>
    </w:lvl>
    <w:lvl w:ilvl="1" w:tplc="29C4AA16">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2" w15:restartNumberingAfterBreak="0">
    <w:nsid w:val="41C9724F"/>
    <w:multiLevelType w:val="hybridMultilevel"/>
    <w:tmpl w:val="9E607586"/>
    <w:lvl w:ilvl="0" w:tplc="F098BAF4">
      <w:start w:val="1"/>
      <w:numFmt w:val="bullet"/>
      <w:pStyle w:val="Ibrahim"/>
      <w:lvlText w:val="•"/>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3" w15:restartNumberingAfterBreak="0">
    <w:nsid w:val="4655770B"/>
    <w:multiLevelType w:val="hybridMultilevel"/>
    <w:tmpl w:val="78B06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6FD2AB2"/>
    <w:multiLevelType w:val="hybridMultilevel"/>
    <w:tmpl w:val="3DA42F10"/>
    <w:lvl w:ilvl="0" w:tplc="D192501E">
      <w:start w:val="1"/>
      <w:numFmt w:val="bullet"/>
      <w:lvlText w:val="•"/>
      <w:lvlJc w:val="left"/>
      <w:pPr>
        <w:ind w:left="1319" w:hanging="360"/>
      </w:pPr>
      <w:rPr>
        <w:rFonts w:ascii="Arial" w:eastAsia="Arial" w:hAnsi="Arial" w:cs="Arial" w:hint="default"/>
        <w:b/>
        <w:bCs/>
        <w:color w:val="3A3833"/>
        <w:w w:val="143"/>
        <w:sz w:val="22"/>
        <w:szCs w:val="22"/>
      </w:rPr>
    </w:lvl>
    <w:lvl w:ilvl="1" w:tplc="0928BEAE">
      <w:start w:val="1"/>
      <w:numFmt w:val="bullet"/>
      <w:lvlText w:val="*"/>
      <w:lvlJc w:val="left"/>
      <w:pPr>
        <w:ind w:left="1511" w:hanging="192"/>
      </w:pPr>
      <w:rPr>
        <w:rFonts w:ascii="Courier New" w:eastAsia="Courier New" w:hAnsi="Courier New" w:cs="Courier New" w:hint="default"/>
        <w:color w:val="3A3833"/>
        <w:w w:val="100"/>
        <w:sz w:val="16"/>
        <w:szCs w:val="16"/>
      </w:rPr>
    </w:lvl>
    <w:lvl w:ilvl="2" w:tplc="D3C0FBFC">
      <w:start w:val="1"/>
      <w:numFmt w:val="bullet"/>
      <w:lvlText w:val="•"/>
      <w:lvlJc w:val="left"/>
      <w:pPr>
        <w:ind w:left="2283" w:hanging="192"/>
      </w:pPr>
      <w:rPr>
        <w:rFonts w:hint="default"/>
      </w:rPr>
    </w:lvl>
    <w:lvl w:ilvl="3" w:tplc="9E6AB4EC">
      <w:start w:val="1"/>
      <w:numFmt w:val="bullet"/>
      <w:lvlText w:val="•"/>
      <w:lvlJc w:val="left"/>
      <w:pPr>
        <w:ind w:left="3046" w:hanging="192"/>
      </w:pPr>
      <w:rPr>
        <w:rFonts w:hint="default"/>
      </w:rPr>
    </w:lvl>
    <w:lvl w:ilvl="4" w:tplc="69FA2C1E">
      <w:start w:val="1"/>
      <w:numFmt w:val="bullet"/>
      <w:lvlText w:val="•"/>
      <w:lvlJc w:val="left"/>
      <w:pPr>
        <w:ind w:left="3810" w:hanging="192"/>
      </w:pPr>
      <w:rPr>
        <w:rFonts w:hint="default"/>
      </w:rPr>
    </w:lvl>
    <w:lvl w:ilvl="5" w:tplc="E42E7C64">
      <w:start w:val="1"/>
      <w:numFmt w:val="bullet"/>
      <w:lvlText w:val="•"/>
      <w:lvlJc w:val="left"/>
      <w:pPr>
        <w:ind w:left="4573" w:hanging="192"/>
      </w:pPr>
      <w:rPr>
        <w:rFonts w:hint="default"/>
      </w:rPr>
    </w:lvl>
    <w:lvl w:ilvl="6" w:tplc="8F900E08">
      <w:start w:val="1"/>
      <w:numFmt w:val="bullet"/>
      <w:lvlText w:val="•"/>
      <w:lvlJc w:val="left"/>
      <w:pPr>
        <w:ind w:left="5336" w:hanging="192"/>
      </w:pPr>
      <w:rPr>
        <w:rFonts w:hint="default"/>
      </w:rPr>
    </w:lvl>
    <w:lvl w:ilvl="7" w:tplc="AC1C2B6E">
      <w:start w:val="1"/>
      <w:numFmt w:val="bullet"/>
      <w:lvlText w:val="•"/>
      <w:lvlJc w:val="left"/>
      <w:pPr>
        <w:ind w:left="6100" w:hanging="192"/>
      </w:pPr>
      <w:rPr>
        <w:rFonts w:hint="default"/>
      </w:rPr>
    </w:lvl>
    <w:lvl w:ilvl="8" w:tplc="9196CA9A">
      <w:start w:val="1"/>
      <w:numFmt w:val="bullet"/>
      <w:lvlText w:val="•"/>
      <w:lvlJc w:val="left"/>
      <w:pPr>
        <w:ind w:left="6863" w:hanging="192"/>
      </w:pPr>
      <w:rPr>
        <w:rFonts w:hint="default"/>
      </w:rPr>
    </w:lvl>
  </w:abstractNum>
  <w:abstractNum w:abstractNumId="15" w15:restartNumberingAfterBreak="0">
    <w:nsid w:val="61E5628C"/>
    <w:multiLevelType w:val="hybridMultilevel"/>
    <w:tmpl w:val="DD28D912"/>
    <w:lvl w:ilvl="0" w:tplc="0409000F">
      <w:start w:val="1"/>
      <w:numFmt w:val="decimal"/>
      <w:lvlText w:val="%1."/>
      <w:lvlJc w:val="left"/>
      <w:pPr>
        <w:ind w:left="1560" w:hanging="420"/>
      </w:pPr>
      <w:rPr>
        <w:rFonts w:hint="default"/>
      </w:rPr>
    </w:lvl>
    <w:lvl w:ilvl="1" w:tplc="0409000B">
      <w:start w:val="1"/>
      <w:numFmt w:val="bullet"/>
      <w:lvlText w:val=""/>
      <w:lvlJc w:val="left"/>
      <w:pPr>
        <w:ind w:left="1980" w:hanging="420"/>
      </w:pPr>
      <w:rPr>
        <w:rFonts w:ascii="Wingdings" w:hAnsi="Wingding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6" w15:restartNumberingAfterBreak="0">
    <w:nsid w:val="64236973"/>
    <w:multiLevelType w:val="hybridMultilevel"/>
    <w:tmpl w:val="831A251E"/>
    <w:lvl w:ilvl="0" w:tplc="68C0F4F0">
      <w:start w:val="1"/>
      <w:numFmt w:val="bullet"/>
      <w:lvlText w:val="•"/>
      <w:lvlJc w:val="left"/>
      <w:pPr>
        <w:ind w:left="1319" w:hanging="360"/>
      </w:pPr>
      <w:rPr>
        <w:rFonts w:ascii="Arial" w:eastAsia="Arial" w:hAnsi="Arial" w:cs="Arial" w:hint="default"/>
        <w:color w:val="3A3833"/>
        <w:w w:val="142"/>
        <w:sz w:val="22"/>
        <w:szCs w:val="22"/>
      </w:rPr>
    </w:lvl>
    <w:lvl w:ilvl="1" w:tplc="42CCF29A">
      <w:start w:val="1"/>
      <w:numFmt w:val="bullet"/>
      <w:lvlText w:val="•"/>
      <w:lvlJc w:val="left"/>
      <w:pPr>
        <w:ind w:left="2027" w:hanging="360"/>
      </w:pPr>
      <w:rPr>
        <w:rFonts w:hint="default"/>
      </w:rPr>
    </w:lvl>
    <w:lvl w:ilvl="2" w:tplc="8D546888">
      <w:start w:val="1"/>
      <w:numFmt w:val="bullet"/>
      <w:lvlText w:val="•"/>
      <w:lvlJc w:val="left"/>
      <w:pPr>
        <w:ind w:left="2734" w:hanging="360"/>
      </w:pPr>
      <w:rPr>
        <w:rFonts w:hint="default"/>
      </w:rPr>
    </w:lvl>
    <w:lvl w:ilvl="3" w:tplc="9FDA0AFE">
      <w:start w:val="1"/>
      <w:numFmt w:val="bullet"/>
      <w:lvlText w:val="•"/>
      <w:lvlJc w:val="left"/>
      <w:pPr>
        <w:ind w:left="3441" w:hanging="360"/>
      </w:pPr>
      <w:rPr>
        <w:rFonts w:hint="default"/>
      </w:rPr>
    </w:lvl>
    <w:lvl w:ilvl="4" w:tplc="18B8D2C8">
      <w:start w:val="1"/>
      <w:numFmt w:val="bullet"/>
      <w:lvlText w:val="•"/>
      <w:lvlJc w:val="left"/>
      <w:pPr>
        <w:ind w:left="4148" w:hanging="360"/>
      </w:pPr>
      <w:rPr>
        <w:rFonts w:hint="default"/>
      </w:rPr>
    </w:lvl>
    <w:lvl w:ilvl="5" w:tplc="FA3C713C">
      <w:start w:val="1"/>
      <w:numFmt w:val="bullet"/>
      <w:lvlText w:val="•"/>
      <w:lvlJc w:val="left"/>
      <w:pPr>
        <w:ind w:left="4855" w:hanging="360"/>
      </w:pPr>
      <w:rPr>
        <w:rFonts w:hint="default"/>
      </w:rPr>
    </w:lvl>
    <w:lvl w:ilvl="6" w:tplc="AC84C632">
      <w:start w:val="1"/>
      <w:numFmt w:val="bullet"/>
      <w:lvlText w:val="•"/>
      <w:lvlJc w:val="left"/>
      <w:pPr>
        <w:ind w:left="5562" w:hanging="360"/>
      </w:pPr>
      <w:rPr>
        <w:rFonts w:hint="default"/>
      </w:rPr>
    </w:lvl>
    <w:lvl w:ilvl="7" w:tplc="F3EC559E">
      <w:start w:val="1"/>
      <w:numFmt w:val="bullet"/>
      <w:lvlText w:val="•"/>
      <w:lvlJc w:val="left"/>
      <w:pPr>
        <w:ind w:left="6269" w:hanging="360"/>
      </w:pPr>
      <w:rPr>
        <w:rFonts w:hint="default"/>
      </w:rPr>
    </w:lvl>
    <w:lvl w:ilvl="8" w:tplc="2438EF18">
      <w:start w:val="1"/>
      <w:numFmt w:val="bullet"/>
      <w:lvlText w:val="•"/>
      <w:lvlJc w:val="left"/>
      <w:pPr>
        <w:ind w:left="6976" w:hanging="360"/>
      </w:pPr>
      <w:rPr>
        <w:rFonts w:hint="default"/>
      </w:rPr>
    </w:lvl>
  </w:abstractNum>
  <w:abstractNum w:abstractNumId="17" w15:restartNumberingAfterBreak="0">
    <w:nsid w:val="71994AEA"/>
    <w:multiLevelType w:val="hybridMultilevel"/>
    <w:tmpl w:val="6A5E39CE"/>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8" w15:restartNumberingAfterBreak="0">
    <w:nsid w:val="73F8322F"/>
    <w:multiLevelType w:val="hybridMultilevel"/>
    <w:tmpl w:val="E902ACD8"/>
    <w:lvl w:ilvl="0" w:tplc="F098BAF4">
      <w:start w:val="1"/>
      <w:numFmt w:val="bullet"/>
      <w:lvlText w:val="•"/>
      <w:lvlJc w:val="left"/>
      <w:pPr>
        <w:ind w:left="1560" w:hanging="420"/>
      </w:pPr>
      <w:rPr>
        <w:rFonts w:hint="default"/>
      </w:rPr>
    </w:lvl>
    <w:lvl w:ilvl="1" w:tplc="9A30B312">
      <w:start w:val="1"/>
      <w:numFmt w:val="bullet"/>
      <w:lvlText w:val="•"/>
      <w:lvlJc w:val="left"/>
      <w:pPr>
        <w:ind w:left="1980" w:hanging="420"/>
      </w:pPr>
      <w:rPr>
        <w:rFonts w:hint="default"/>
      </w:rPr>
    </w:lvl>
    <w:lvl w:ilvl="2" w:tplc="0409000D">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9" w15:restartNumberingAfterBreak="0">
    <w:nsid w:val="7CB75576"/>
    <w:multiLevelType w:val="hybridMultilevel"/>
    <w:tmpl w:val="9318669E"/>
    <w:lvl w:ilvl="0" w:tplc="504E32EC">
      <w:start w:val="1"/>
      <w:numFmt w:val="bullet"/>
      <w:lvlText w:val="•"/>
      <w:lvlJc w:val="left"/>
      <w:pPr>
        <w:ind w:left="1319" w:hanging="360"/>
      </w:pPr>
      <w:rPr>
        <w:rFonts w:ascii="Arial" w:eastAsia="Arial" w:hAnsi="Arial" w:cs="Arial" w:hint="default"/>
        <w:color w:val="3A3833"/>
        <w:w w:val="142"/>
        <w:sz w:val="22"/>
        <w:szCs w:val="22"/>
      </w:rPr>
    </w:lvl>
    <w:lvl w:ilvl="1" w:tplc="D4C637D0">
      <w:start w:val="1"/>
      <w:numFmt w:val="bullet"/>
      <w:lvlText w:val="•"/>
      <w:lvlJc w:val="left"/>
      <w:pPr>
        <w:ind w:left="2027" w:hanging="360"/>
      </w:pPr>
      <w:rPr>
        <w:rFonts w:hint="default"/>
      </w:rPr>
    </w:lvl>
    <w:lvl w:ilvl="2" w:tplc="A970DA10">
      <w:start w:val="1"/>
      <w:numFmt w:val="bullet"/>
      <w:lvlText w:val="•"/>
      <w:lvlJc w:val="left"/>
      <w:pPr>
        <w:ind w:left="2734" w:hanging="360"/>
      </w:pPr>
      <w:rPr>
        <w:rFonts w:hint="default"/>
      </w:rPr>
    </w:lvl>
    <w:lvl w:ilvl="3" w:tplc="220229C6">
      <w:start w:val="1"/>
      <w:numFmt w:val="bullet"/>
      <w:lvlText w:val="•"/>
      <w:lvlJc w:val="left"/>
      <w:pPr>
        <w:ind w:left="3441" w:hanging="360"/>
      </w:pPr>
      <w:rPr>
        <w:rFonts w:hint="default"/>
      </w:rPr>
    </w:lvl>
    <w:lvl w:ilvl="4" w:tplc="EED02F20">
      <w:start w:val="1"/>
      <w:numFmt w:val="bullet"/>
      <w:lvlText w:val="•"/>
      <w:lvlJc w:val="left"/>
      <w:pPr>
        <w:ind w:left="4148" w:hanging="360"/>
      </w:pPr>
      <w:rPr>
        <w:rFonts w:hint="default"/>
      </w:rPr>
    </w:lvl>
    <w:lvl w:ilvl="5" w:tplc="2814C9A8">
      <w:start w:val="1"/>
      <w:numFmt w:val="bullet"/>
      <w:lvlText w:val="•"/>
      <w:lvlJc w:val="left"/>
      <w:pPr>
        <w:ind w:left="4855" w:hanging="360"/>
      </w:pPr>
      <w:rPr>
        <w:rFonts w:hint="default"/>
      </w:rPr>
    </w:lvl>
    <w:lvl w:ilvl="6" w:tplc="B85E92E4">
      <w:start w:val="1"/>
      <w:numFmt w:val="bullet"/>
      <w:lvlText w:val="•"/>
      <w:lvlJc w:val="left"/>
      <w:pPr>
        <w:ind w:left="5562" w:hanging="360"/>
      </w:pPr>
      <w:rPr>
        <w:rFonts w:hint="default"/>
      </w:rPr>
    </w:lvl>
    <w:lvl w:ilvl="7" w:tplc="B02035AA">
      <w:start w:val="1"/>
      <w:numFmt w:val="bullet"/>
      <w:lvlText w:val="•"/>
      <w:lvlJc w:val="left"/>
      <w:pPr>
        <w:ind w:left="6269" w:hanging="360"/>
      </w:pPr>
      <w:rPr>
        <w:rFonts w:hint="default"/>
      </w:rPr>
    </w:lvl>
    <w:lvl w:ilvl="8" w:tplc="12EC54C8">
      <w:start w:val="1"/>
      <w:numFmt w:val="bullet"/>
      <w:lvlText w:val="•"/>
      <w:lvlJc w:val="left"/>
      <w:pPr>
        <w:ind w:left="6976" w:hanging="360"/>
      </w:pPr>
      <w:rPr>
        <w:rFonts w:hint="default"/>
      </w:rPr>
    </w:lvl>
  </w:abstractNum>
  <w:num w:numId="1">
    <w:abstractNumId w:val="8"/>
  </w:num>
  <w:num w:numId="2">
    <w:abstractNumId w:val="7"/>
  </w:num>
  <w:num w:numId="3">
    <w:abstractNumId w:val="16"/>
  </w:num>
  <w:num w:numId="4">
    <w:abstractNumId w:val="0"/>
  </w:num>
  <w:num w:numId="5">
    <w:abstractNumId w:val="2"/>
  </w:num>
  <w:num w:numId="6">
    <w:abstractNumId w:val="1"/>
  </w:num>
  <w:num w:numId="7">
    <w:abstractNumId w:val="19"/>
  </w:num>
  <w:num w:numId="8">
    <w:abstractNumId w:val="3"/>
  </w:num>
  <w:num w:numId="9">
    <w:abstractNumId w:val="10"/>
  </w:num>
  <w:num w:numId="10">
    <w:abstractNumId w:val="14"/>
  </w:num>
  <w:num w:numId="11">
    <w:abstractNumId w:val="5"/>
  </w:num>
  <w:num w:numId="12">
    <w:abstractNumId w:val="12"/>
  </w:num>
  <w:num w:numId="13">
    <w:abstractNumId w:val="13"/>
  </w:num>
  <w:num w:numId="14">
    <w:abstractNumId w:val="17"/>
  </w:num>
  <w:num w:numId="15">
    <w:abstractNumId w:val="18"/>
  </w:num>
  <w:num w:numId="16">
    <w:abstractNumId w:val="15"/>
  </w:num>
  <w:num w:numId="17">
    <w:abstractNumId w:val="6"/>
  </w:num>
  <w:num w:numId="18">
    <w:abstractNumId w:val="9"/>
  </w:num>
  <w:num w:numId="19">
    <w:abstractNumId w:val="11"/>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eko Sato">
    <w15:presenceInfo w15:providerId="Windows Live" w15:userId="c4e82a9f38616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SortMethod w:val="0000"/>
  <w:defaultTabStop w:val="66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3F"/>
    <w:rsid w:val="000035B4"/>
    <w:rsid w:val="000066D4"/>
    <w:rsid w:val="00013CE4"/>
    <w:rsid w:val="000332E7"/>
    <w:rsid w:val="0003385A"/>
    <w:rsid w:val="000450AA"/>
    <w:rsid w:val="000748A4"/>
    <w:rsid w:val="00074F24"/>
    <w:rsid w:val="000767B5"/>
    <w:rsid w:val="00077E93"/>
    <w:rsid w:val="000817B7"/>
    <w:rsid w:val="0008712D"/>
    <w:rsid w:val="000B0923"/>
    <w:rsid w:val="000B5A5D"/>
    <w:rsid w:val="000D38D3"/>
    <w:rsid w:val="000E156A"/>
    <w:rsid w:val="000F59E4"/>
    <w:rsid w:val="00100550"/>
    <w:rsid w:val="00102B8A"/>
    <w:rsid w:val="00106154"/>
    <w:rsid w:val="001167FF"/>
    <w:rsid w:val="00116968"/>
    <w:rsid w:val="001172D9"/>
    <w:rsid w:val="00122683"/>
    <w:rsid w:val="00123C1E"/>
    <w:rsid w:val="00126296"/>
    <w:rsid w:val="00131275"/>
    <w:rsid w:val="001353F6"/>
    <w:rsid w:val="001358C1"/>
    <w:rsid w:val="00144F46"/>
    <w:rsid w:val="00145227"/>
    <w:rsid w:val="00146D04"/>
    <w:rsid w:val="001727B2"/>
    <w:rsid w:val="00182892"/>
    <w:rsid w:val="00184366"/>
    <w:rsid w:val="00197474"/>
    <w:rsid w:val="001A6C83"/>
    <w:rsid w:val="001C0538"/>
    <w:rsid w:val="001C294A"/>
    <w:rsid w:val="001C2EA9"/>
    <w:rsid w:val="001D0B43"/>
    <w:rsid w:val="001D1C47"/>
    <w:rsid w:val="001E02A1"/>
    <w:rsid w:val="001E7854"/>
    <w:rsid w:val="001F01E0"/>
    <w:rsid w:val="001F78FF"/>
    <w:rsid w:val="00201909"/>
    <w:rsid w:val="00201D5B"/>
    <w:rsid w:val="002059B9"/>
    <w:rsid w:val="00213F3F"/>
    <w:rsid w:val="00221150"/>
    <w:rsid w:val="002250BB"/>
    <w:rsid w:val="002260B9"/>
    <w:rsid w:val="00230236"/>
    <w:rsid w:val="002324EA"/>
    <w:rsid w:val="00242B12"/>
    <w:rsid w:val="00243E4F"/>
    <w:rsid w:val="002517D5"/>
    <w:rsid w:val="00257C15"/>
    <w:rsid w:val="0026071A"/>
    <w:rsid w:val="00272873"/>
    <w:rsid w:val="00276A23"/>
    <w:rsid w:val="0029058B"/>
    <w:rsid w:val="00293312"/>
    <w:rsid w:val="002A12DE"/>
    <w:rsid w:val="002C3998"/>
    <w:rsid w:val="002C48F6"/>
    <w:rsid w:val="002C7451"/>
    <w:rsid w:val="002D0112"/>
    <w:rsid w:val="002D1D34"/>
    <w:rsid w:val="002D295D"/>
    <w:rsid w:val="002D3F73"/>
    <w:rsid w:val="00300C1B"/>
    <w:rsid w:val="00310603"/>
    <w:rsid w:val="003121D6"/>
    <w:rsid w:val="00316AB5"/>
    <w:rsid w:val="003249C5"/>
    <w:rsid w:val="00327FAA"/>
    <w:rsid w:val="00332BFB"/>
    <w:rsid w:val="00334EBD"/>
    <w:rsid w:val="00336B69"/>
    <w:rsid w:val="003401C0"/>
    <w:rsid w:val="003474CB"/>
    <w:rsid w:val="00347F3E"/>
    <w:rsid w:val="00351F67"/>
    <w:rsid w:val="003565DB"/>
    <w:rsid w:val="003569C6"/>
    <w:rsid w:val="003618E6"/>
    <w:rsid w:val="00361BCF"/>
    <w:rsid w:val="00362207"/>
    <w:rsid w:val="003655E7"/>
    <w:rsid w:val="00371E24"/>
    <w:rsid w:val="003729EC"/>
    <w:rsid w:val="00372F3A"/>
    <w:rsid w:val="00372F92"/>
    <w:rsid w:val="00375993"/>
    <w:rsid w:val="003772FD"/>
    <w:rsid w:val="00381BF2"/>
    <w:rsid w:val="00382D46"/>
    <w:rsid w:val="00392415"/>
    <w:rsid w:val="003A7CA6"/>
    <w:rsid w:val="003B0BF7"/>
    <w:rsid w:val="003B4857"/>
    <w:rsid w:val="003D44B2"/>
    <w:rsid w:val="003D6170"/>
    <w:rsid w:val="003D6924"/>
    <w:rsid w:val="004051C1"/>
    <w:rsid w:val="00405622"/>
    <w:rsid w:val="00405F8A"/>
    <w:rsid w:val="0041572E"/>
    <w:rsid w:val="00415F18"/>
    <w:rsid w:val="00425EFA"/>
    <w:rsid w:val="00432319"/>
    <w:rsid w:val="00433C2F"/>
    <w:rsid w:val="00440622"/>
    <w:rsid w:val="00460925"/>
    <w:rsid w:val="00463768"/>
    <w:rsid w:val="004727EB"/>
    <w:rsid w:val="0047562C"/>
    <w:rsid w:val="00485108"/>
    <w:rsid w:val="00490F40"/>
    <w:rsid w:val="00491DFB"/>
    <w:rsid w:val="004B697C"/>
    <w:rsid w:val="004C0779"/>
    <w:rsid w:val="004C2212"/>
    <w:rsid w:val="004C5BBF"/>
    <w:rsid w:val="004D68BA"/>
    <w:rsid w:val="004E69F2"/>
    <w:rsid w:val="004F1CD8"/>
    <w:rsid w:val="004F5E4A"/>
    <w:rsid w:val="005006E3"/>
    <w:rsid w:val="00502E31"/>
    <w:rsid w:val="005211E8"/>
    <w:rsid w:val="005323AD"/>
    <w:rsid w:val="005369A4"/>
    <w:rsid w:val="00536DB7"/>
    <w:rsid w:val="00537E79"/>
    <w:rsid w:val="005434CC"/>
    <w:rsid w:val="00545C18"/>
    <w:rsid w:val="0054747C"/>
    <w:rsid w:val="00550F20"/>
    <w:rsid w:val="00561152"/>
    <w:rsid w:val="005623F6"/>
    <w:rsid w:val="00583D69"/>
    <w:rsid w:val="00586E3B"/>
    <w:rsid w:val="005879EA"/>
    <w:rsid w:val="00594112"/>
    <w:rsid w:val="00597F94"/>
    <w:rsid w:val="005C4712"/>
    <w:rsid w:val="005D6CDD"/>
    <w:rsid w:val="005E006C"/>
    <w:rsid w:val="005E1D03"/>
    <w:rsid w:val="0060552B"/>
    <w:rsid w:val="006101A9"/>
    <w:rsid w:val="00611F07"/>
    <w:rsid w:val="0061446F"/>
    <w:rsid w:val="00620C41"/>
    <w:rsid w:val="00626BDD"/>
    <w:rsid w:val="0064155A"/>
    <w:rsid w:val="006519BB"/>
    <w:rsid w:val="00654A8C"/>
    <w:rsid w:val="00663537"/>
    <w:rsid w:val="006667D1"/>
    <w:rsid w:val="0067313E"/>
    <w:rsid w:val="00677C24"/>
    <w:rsid w:val="006827BB"/>
    <w:rsid w:val="006843CE"/>
    <w:rsid w:val="006877DE"/>
    <w:rsid w:val="0069472C"/>
    <w:rsid w:val="006A6A7C"/>
    <w:rsid w:val="006A6E33"/>
    <w:rsid w:val="006A71DD"/>
    <w:rsid w:val="006C0C27"/>
    <w:rsid w:val="006C2D13"/>
    <w:rsid w:val="006D1371"/>
    <w:rsid w:val="006D23A6"/>
    <w:rsid w:val="006D62A9"/>
    <w:rsid w:val="006D701A"/>
    <w:rsid w:val="006D774C"/>
    <w:rsid w:val="006E6611"/>
    <w:rsid w:val="006E6715"/>
    <w:rsid w:val="006F0210"/>
    <w:rsid w:val="006F6E10"/>
    <w:rsid w:val="00715C5F"/>
    <w:rsid w:val="007207A9"/>
    <w:rsid w:val="007233C5"/>
    <w:rsid w:val="00740CC2"/>
    <w:rsid w:val="00751520"/>
    <w:rsid w:val="00753D6A"/>
    <w:rsid w:val="00762FF2"/>
    <w:rsid w:val="00764B09"/>
    <w:rsid w:val="00766961"/>
    <w:rsid w:val="00776F68"/>
    <w:rsid w:val="00781DE6"/>
    <w:rsid w:val="00784FDF"/>
    <w:rsid w:val="007947DA"/>
    <w:rsid w:val="00797E71"/>
    <w:rsid w:val="007A5FDA"/>
    <w:rsid w:val="007A72D5"/>
    <w:rsid w:val="007A72D6"/>
    <w:rsid w:val="007B114F"/>
    <w:rsid w:val="007B2CA3"/>
    <w:rsid w:val="007C538A"/>
    <w:rsid w:val="007C6F87"/>
    <w:rsid w:val="007D4D30"/>
    <w:rsid w:val="007E2CBE"/>
    <w:rsid w:val="007E4510"/>
    <w:rsid w:val="007F33FC"/>
    <w:rsid w:val="008206B3"/>
    <w:rsid w:val="00821611"/>
    <w:rsid w:val="0084339B"/>
    <w:rsid w:val="00862C79"/>
    <w:rsid w:val="00870C2A"/>
    <w:rsid w:val="008718F3"/>
    <w:rsid w:val="00875DD5"/>
    <w:rsid w:val="00882C71"/>
    <w:rsid w:val="00885D8C"/>
    <w:rsid w:val="00892874"/>
    <w:rsid w:val="008937F6"/>
    <w:rsid w:val="00896E11"/>
    <w:rsid w:val="008971C1"/>
    <w:rsid w:val="008A1061"/>
    <w:rsid w:val="008A30AE"/>
    <w:rsid w:val="008A3DC3"/>
    <w:rsid w:val="008B4C2C"/>
    <w:rsid w:val="008B5475"/>
    <w:rsid w:val="008B606C"/>
    <w:rsid w:val="008D06D3"/>
    <w:rsid w:val="008D4356"/>
    <w:rsid w:val="008D48A1"/>
    <w:rsid w:val="008E1DF2"/>
    <w:rsid w:val="008E66D2"/>
    <w:rsid w:val="008E7B48"/>
    <w:rsid w:val="008F291A"/>
    <w:rsid w:val="008F2C8C"/>
    <w:rsid w:val="00900CAE"/>
    <w:rsid w:val="00902AB1"/>
    <w:rsid w:val="009037D6"/>
    <w:rsid w:val="0091416D"/>
    <w:rsid w:val="00914B75"/>
    <w:rsid w:val="00917754"/>
    <w:rsid w:val="00917FB7"/>
    <w:rsid w:val="009378A9"/>
    <w:rsid w:val="00945BF9"/>
    <w:rsid w:val="0095567E"/>
    <w:rsid w:val="0098478A"/>
    <w:rsid w:val="00984892"/>
    <w:rsid w:val="00984D73"/>
    <w:rsid w:val="009914D8"/>
    <w:rsid w:val="0099382B"/>
    <w:rsid w:val="00993E87"/>
    <w:rsid w:val="0099662C"/>
    <w:rsid w:val="009A066D"/>
    <w:rsid w:val="009A384B"/>
    <w:rsid w:val="009A5E28"/>
    <w:rsid w:val="009B1D86"/>
    <w:rsid w:val="009B52DE"/>
    <w:rsid w:val="009B5BBC"/>
    <w:rsid w:val="009C0EA9"/>
    <w:rsid w:val="009D2603"/>
    <w:rsid w:val="009D5F0D"/>
    <w:rsid w:val="009E2BAA"/>
    <w:rsid w:val="009E4B6A"/>
    <w:rsid w:val="009F241C"/>
    <w:rsid w:val="009F58AA"/>
    <w:rsid w:val="00A0295F"/>
    <w:rsid w:val="00A230A5"/>
    <w:rsid w:val="00A2486F"/>
    <w:rsid w:val="00A24B1A"/>
    <w:rsid w:val="00A278B6"/>
    <w:rsid w:val="00A27F44"/>
    <w:rsid w:val="00A37615"/>
    <w:rsid w:val="00A46DD8"/>
    <w:rsid w:val="00A47358"/>
    <w:rsid w:val="00A57EE6"/>
    <w:rsid w:val="00A60CF6"/>
    <w:rsid w:val="00A6357F"/>
    <w:rsid w:val="00A75E9B"/>
    <w:rsid w:val="00A76486"/>
    <w:rsid w:val="00A81607"/>
    <w:rsid w:val="00A873ED"/>
    <w:rsid w:val="00A90D6F"/>
    <w:rsid w:val="00A9557E"/>
    <w:rsid w:val="00AA6EAE"/>
    <w:rsid w:val="00AB0D60"/>
    <w:rsid w:val="00AC330C"/>
    <w:rsid w:val="00AC76C4"/>
    <w:rsid w:val="00AD17B3"/>
    <w:rsid w:val="00AE1A94"/>
    <w:rsid w:val="00AF3D69"/>
    <w:rsid w:val="00B035DA"/>
    <w:rsid w:val="00B03E9B"/>
    <w:rsid w:val="00B04826"/>
    <w:rsid w:val="00B1008C"/>
    <w:rsid w:val="00B11847"/>
    <w:rsid w:val="00B14CFA"/>
    <w:rsid w:val="00B17F23"/>
    <w:rsid w:val="00B3183F"/>
    <w:rsid w:val="00B32B03"/>
    <w:rsid w:val="00B36B93"/>
    <w:rsid w:val="00B425F6"/>
    <w:rsid w:val="00B55F91"/>
    <w:rsid w:val="00B705B2"/>
    <w:rsid w:val="00B8254F"/>
    <w:rsid w:val="00B8629A"/>
    <w:rsid w:val="00B93CC2"/>
    <w:rsid w:val="00BB1E1B"/>
    <w:rsid w:val="00BB6B71"/>
    <w:rsid w:val="00BC0921"/>
    <w:rsid w:val="00BE1D68"/>
    <w:rsid w:val="00BE677C"/>
    <w:rsid w:val="00BF072F"/>
    <w:rsid w:val="00BF358F"/>
    <w:rsid w:val="00C04E3C"/>
    <w:rsid w:val="00C07360"/>
    <w:rsid w:val="00C168FF"/>
    <w:rsid w:val="00C20ABE"/>
    <w:rsid w:val="00C36DF2"/>
    <w:rsid w:val="00C447E2"/>
    <w:rsid w:val="00C44DA7"/>
    <w:rsid w:val="00C466E2"/>
    <w:rsid w:val="00C514B2"/>
    <w:rsid w:val="00C606DA"/>
    <w:rsid w:val="00C6279C"/>
    <w:rsid w:val="00C83C6E"/>
    <w:rsid w:val="00C90DDE"/>
    <w:rsid w:val="00CA0179"/>
    <w:rsid w:val="00CA2C9F"/>
    <w:rsid w:val="00CD02D4"/>
    <w:rsid w:val="00CD1A2D"/>
    <w:rsid w:val="00CD422C"/>
    <w:rsid w:val="00CE2C22"/>
    <w:rsid w:val="00CF092A"/>
    <w:rsid w:val="00D00D0F"/>
    <w:rsid w:val="00D11AFE"/>
    <w:rsid w:val="00D14D83"/>
    <w:rsid w:val="00D26F0F"/>
    <w:rsid w:val="00D33FED"/>
    <w:rsid w:val="00D3574F"/>
    <w:rsid w:val="00D36C4F"/>
    <w:rsid w:val="00D372F3"/>
    <w:rsid w:val="00D37A13"/>
    <w:rsid w:val="00D45F15"/>
    <w:rsid w:val="00D56D30"/>
    <w:rsid w:val="00D56E5E"/>
    <w:rsid w:val="00D81994"/>
    <w:rsid w:val="00DA09AE"/>
    <w:rsid w:val="00DA1826"/>
    <w:rsid w:val="00DA195B"/>
    <w:rsid w:val="00DA6193"/>
    <w:rsid w:val="00DA767F"/>
    <w:rsid w:val="00DB3542"/>
    <w:rsid w:val="00DB55E3"/>
    <w:rsid w:val="00DC66BA"/>
    <w:rsid w:val="00DD0FC1"/>
    <w:rsid w:val="00DD1695"/>
    <w:rsid w:val="00DE0460"/>
    <w:rsid w:val="00DE4103"/>
    <w:rsid w:val="00DF0CC1"/>
    <w:rsid w:val="00DF0FB8"/>
    <w:rsid w:val="00DF22BA"/>
    <w:rsid w:val="00DF4F7A"/>
    <w:rsid w:val="00DF7EC1"/>
    <w:rsid w:val="00E15361"/>
    <w:rsid w:val="00E1773A"/>
    <w:rsid w:val="00E178AC"/>
    <w:rsid w:val="00E2042F"/>
    <w:rsid w:val="00E251CB"/>
    <w:rsid w:val="00E25646"/>
    <w:rsid w:val="00E349CB"/>
    <w:rsid w:val="00E43144"/>
    <w:rsid w:val="00E5295E"/>
    <w:rsid w:val="00E63074"/>
    <w:rsid w:val="00E65DCF"/>
    <w:rsid w:val="00E74BDD"/>
    <w:rsid w:val="00E85DFF"/>
    <w:rsid w:val="00E8787C"/>
    <w:rsid w:val="00E917D7"/>
    <w:rsid w:val="00E97805"/>
    <w:rsid w:val="00EA25AD"/>
    <w:rsid w:val="00EC2567"/>
    <w:rsid w:val="00EC7762"/>
    <w:rsid w:val="00ED2645"/>
    <w:rsid w:val="00ED3E36"/>
    <w:rsid w:val="00ED5876"/>
    <w:rsid w:val="00EE6B02"/>
    <w:rsid w:val="00F004BD"/>
    <w:rsid w:val="00F10EDF"/>
    <w:rsid w:val="00F3480F"/>
    <w:rsid w:val="00F3649A"/>
    <w:rsid w:val="00F369A8"/>
    <w:rsid w:val="00F57CC4"/>
    <w:rsid w:val="00F60C4D"/>
    <w:rsid w:val="00F61CAF"/>
    <w:rsid w:val="00F62BB8"/>
    <w:rsid w:val="00F72AC3"/>
    <w:rsid w:val="00F959CE"/>
    <w:rsid w:val="00FB18D6"/>
    <w:rsid w:val="00FB3A89"/>
    <w:rsid w:val="00FB3CAE"/>
    <w:rsid w:val="00FB47B8"/>
    <w:rsid w:val="00FB549C"/>
    <w:rsid w:val="00FC0AB0"/>
    <w:rsid w:val="00FC123B"/>
    <w:rsid w:val="00FC3363"/>
    <w:rsid w:val="00FC6205"/>
    <w:rsid w:val="00FC74AE"/>
    <w:rsid w:val="00FD1C18"/>
    <w:rsid w:val="00FD43B2"/>
    <w:rsid w:val="00FD5D78"/>
    <w:rsid w:val="00FE1C8C"/>
    <w:rsid w:val="00FF7A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B464C9A6-A110-4088-A1BB-20EF4FECA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9E4B6A"/>
    <w:rPr>
      <w:rFonts w:ascii="メイリオ" w:eastAsia="メイリオ" w:hAnsi="Arial" w:cs="Arial"/>
    </w:rPr>
  </w:style>
  <w:style w:type="paragraph" w:styleId="1">
    <w:name w:val="heading 1"/>
    <w:aliases w:val="Ibrahim本見出し 1"/>
    <w:basedOn w:val="a"/>
    <w:link w:val="10"/>
    <w:uiPriority w:val="1"/>
    <w:qFormat/>
    <w:rsid w:val="000767B5"/>
    <w:pPr>
      <w:spacing w:before="23"/>
      <w:ind w:left="601" w:right="2189"/>
      <w:contextualSpacing/>
      <w:outlineLvl w:val="0"/>
    </w:pPr>
    <w:rPr>
      <w:rFonts w:hAnsi="メイリオ"/>
      <w:color w:val="009EDA"/>
      <w:position w:val="6"/>
      <w:sz w:val="56"/>
      <w:szCs w:val="56"/>
      <w:lang w:eastAsia="ja-JP"/>
    </w:rPr>
  </w:style>
  <w:style w:type="paragraph" w:styleId="2">
    <w:name w:val="heading 2"/>
    <w:aliases w:val="Ibtahim本見出し2"/>
    <w:basedOn w:val="a"/>
    <w:link w:val="20"/>
    <w:uiPriority w:val="1"/>
    <w:qFormat/>
    <w:rsid w:val="00597F94"/>
    <w:pPr>
      <w:spacing w:beforeLines="150" w:before="360" w:afterLines="50" w:after="120"/>
      <w:ind w:left="601"/>
      <w:outlineLvl w:val="1"/>
    </w:pPr>
    <w:rPr>
      <w:rFonts w:hAnsi="メイリオ"/>
      <w:color w:val="009EDA"/>
      <w:w w:val="95"/>
      <w:sz w:val="28"/>
      <w:szCs w:val="28"/>
      <w:lang w:eastAsia="ja-JP"/>
    </w:rPr>
  </w:style>
  <w:style w:type="paragraph" w:styleId="3">
    <w:name w:val="heading 3"/>
    <w:aliases w:val="Ibrahim本見出し 3"/>
    <w:basedOn w:val="a"/>
    <w:uiPriority w:val="1"/>
    <w:qFormat/>
    <w:rsid w:val="00485108"/>
    <w:pPr>
      <w:spacing w:beforeLines="150" w:before="150" w:afterLines="50" w:after="50"/>
      <w:ind w:left="601" w:right="567"/>
      <w:outlineLvl w:val="2"/>
    </w:pPr>
    <w:rPr>
      <w:color w:val="009EDA"/>
      <w:sz w:val="26"/>
      <w:szCs w:val="28"/>
      <w:lang w:eastAsia="ja-JP"/>
    </w:rPr>
  </w:style>
  <w:style w:type="paragraph" w:styleId="4">
    <w:name w:val="heading 4"/>
    <w:aliases w:val="Ibrahim本 見出し 4"/>
    <w:basedOn w:val="a"/>
    <w:uiPriority w:val="1"/>
    <w:qFormat/>
    <w:rsid w:val="00DA767F"/>
    <w:pPr>
      <w:spacing w:beforeLines="100" w:before="100" w:afterLines="50" w:after="50"/>
      <w:ind w:left="601" w:right="567"/>
      <w:outlineLvl w:val="3"/>
    </w:pPr>
    <w:rPr>
      <w:b/>
      <w:color w:val="7F7F7F" w:themeColor="text1" w:themeTint="80"/>
      <w:sz w:val="24"/>
      <w:szCs w:val="24"/>
    </w:rPr>
  </w:style>
  <w:style w:type="paragraph" w:styleId="5">
    <w:name w:val="heading 5"/>
    <w:aliases w:val="Ibrahim本 見出し 5"/>
    <w:basedOn w:val="Ibrahim0"/>
    <w:uiPriority w:val="1"/>
    <w:qFormat/>
    <w:rsid w:val="00AD17B3"/>
    <w:pPr>
      <w:spacing w:beforeLines="100" w:before="240" w:afterLines="100" w:after="240"/>
      <w:outlineLvl w:val="4"/>
    </w:pPr>
    <w:rPr>
      <w:b/>
      <w:color w:val="7F7F7F" w:themeColor="text1" w:themeTint="80"/>
      <w:sz w:val="22"/>
    </w:rPr>
  </w:style>
  <w:style w:type="paragraph" w:styleId="6">
    <w:name w:val="heading 6"/>
    <w:basedOn w:val="a"/>
    <w:next w:val="a"/>
    <w:link w:val="60"/>
    <w:uiPriority w:val="9"/>
    <w:unhideWhenUsed/>
    <w:qFormat/>
    <w:rsid w:val="00D11AFE"/>
    <w:pPr>
      <w:keepNext/>
      <w:spacing w:beforeLines="100" w:before="100" w:afterLines="50" w:after="50"/>
      <w:ind w:left="567" w:right="567"/>
      <w:outlineLvl w:val="5"/>
    </w:pPr>
    <w:rPr>
      <w:b/>
      <w:bCs/>
      <w:sz w:val="21"/>
      <w:szCs w:val="21"/>
    </w:rPr>
  </w:style>
  <w:style w:type="paragraph" w:styleId="7">
    <w:name w:val="heading 7"/>
    <w:basedOn w:val="a"/>
    <w:next w:val="a"/>
    <w:link w:val="70"/>
    <w:uiPriority w:val="9"/>
    <w:unhideWhenUsed/>
    <w:qFormat/>
    <w:rsid w:val="00781DE6"/>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Ibrahim本見出し 1 (文字)"/>
    <w:basedOn w:val="a0"/>
    <w:link w:val="1"/>
    <w:uiPriority w:val="1"/>
    <w:rsid w:val="000767B5"/>
    <w:rPr>
      <w:rFonts w:ascii="メイリオ" w:eastAsia="メイリオ" w:hAnsi="メイリオ" w:cs="Arial"/>
      <w:color w:val="009EDA"/>
      <w:position w:val="6"/>
      <w:sz w:val="56"/>
      <w:szCs w:val="56"/>
      <w:lang w:eastAsia="ja-JP"/>
    </w:rPr>
  </w:style>
  <w:style w:type="character" w:customStyle="1" w:styleId="20">
    <w:name w:val="見出し 2 (文字)"/>
    <w:aliases w:val="Ibtahim本見出し2 (文字)"/>
    <w:basedOn w:val="a0"/>
    <w:link w:val="2"/>
    <w:uiPriority w:val="1"/>
    <w:rsid w:val="00597F94"/>
    <w:rPr>
      <w:rFonts w:ascii="メイリオ" w:eastAsia="メイリオ" w:hAnsi="メイリオ" w:cs="Arial"/>
      <w:color w:val="009EDA"/>
      <w:w w:val="95"/>
      <w:sz w:val="28"/>
      <w:szCs w:val="28"/>
      <w:lang w:eastAsia="ja-JP"/>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rsid w:val="00F959CE"/>
    <w:pPr>
      <w:tabs>
        <w:tab w:val="right" w:pos="7920"/>
      </w:tabs>
      <w:spacing w:beforeLines="100" w:before="100"/>
      <w:ind w:left="601" w:rightChars="400" w:right="400"/>
    </w:pPr>
    <w:rPr>
      <w:b/>
      <w:bCs/>
      <w:color w:val="009EDA"/>
      <w:szCs w:val="20"/>
    </w:rPr>
  </w:style>
  <w:style w:type="paragraph" w:styleId="21">
    <w:name w:val="toc 2"/>
    <w:basedOn w:val="30"/>
    <w:next w:val="a"/>
    <w:link w:val="22"/>
    <w:uiPriority w:val="39"/>
    <w:qFormat/>
    <w:rsid w:val="00F959CE"/>
    <w:pPr>
      <w:ind w:left="851"/>
      <w:outlineLvl w:val="1"/>
    </w:pPr>
    <w:rPr>
      <w:rFonts w:hAnsi="メイリオ"/>
      <w:noProof/>
      <w:sz w:val="20"/>
      <w:lang w:eastAsia="ja-JP"/>
    </w:rPr>
  </w:style>
  <w:style w:type="paragraph" w:styleId="30">
    <w:name w:val="toc 3"/>
    <w:basedOn w:val="a"/>
    <w:link w:val="31"/>
    <w:uiPriority w:val="39"/>
    <w:qFormat/>
    <w:rsid w:val="00F959CE"/>
    <w:pPr>
      <w:tabs>
        <w:tab w:val="right" w:pos="7920"/>
      </w:tabs>
      <w:spacing w:beforeLines="50" w:before="50"/>
      <w:ind w:left="1418" w:rightChars="400" w:right="400"/>
      <w:contextualSpacing/>
    </w:pPr>
    <w:rPr>
      <w:color w:val="009EDA"/>
      <w:sz w:val="18"/>
      <w:szCs w:val="20"/>
    </w:rPr>
  </w:style>
  <w:style w:type="paragraph" w:styleId="a3">
    <w:name w:val="Body Text"/>
    <w:basedOn w:val="a"/>
    <w:link w:val="a4"/>
    <w:uiPriority w:val="1"/>
    <w:qFormat/>
    <w:rsid w:val="00B32B03"/>
    <w:rPr>
      <w:rFonts w:eastAsia="Arial"/>
    </w:rPr>
  </w:style>
  <w:style w:type="character" w:customStyle="1" w:styleId="a4">
    <w:name w:val="本文 (文字)"/>
    <w:basedOn w:val="a0"/>
    <w:link w:val="a3"/>
    <w:uiPriority w:val="1"/>
    <w:rsid w:val="00B32B03"/>
    <w:rPr>
      <w:rFonts w:ascii="メイリオ" w:eastAsia="Arial" w:hAnsi="Arial" w:cs="Arial"/>
    </w:rPr>
  </w:style>
  <w:style w:type="paragraph" w:styleId="a5">
    <w:name w:val="List Paragraph"/>
    <w:basedOn w:val="a"/>
    <w:uiPriority w:val="1"/>
    <w:qFormat/>
    <w:pPr>
      <w:spacing w:before="180"/>
      <w:ind w:left="1319" w:hanging="360"/>
    </w:pPr>
  </w:style>
  <w:style w:type="paragraph" w:customStyle="1" w:styleId="TableParagraph">
    <w:name w:val="Table Paragraph"/>
    <w:basedOn w:val="a"/>
    <w:uiPriority w:val="1"/>
    <w:qFormat/>
    <w:rsid w:val="00892874"/>
    <w:pPr>
      <w:spacing w:before="134" w:line="240" w:lineRule="exact"/>
      <w:ind w:left="175" w:right="141"/>
    </w:pPr>
    <w:rPr>
      <w:rFonts w:hAnsi="メイリオ"/>
      <w:sz w:val="18"/>
      <w:lang w:eastAsia="ja-JP"/>
    </w:rPr>
  </w:style>
  <w:style w:type="paragraph" w:customStyle="1" w:styleId="Ibrahim0">
    <w:name w:val="Ibrahim本 本文"/>
    <w:basedOn w:val="a3"/>
    <w:link w:val="Ibrahim1"/>
    <w:uiPriority w:val="1"/>
    <w:qFormat/>
    <w:rsid w:val="00B3183F"/>
    <w:pPr>
      <w:spacing w:beforeLines="50" w:before="50" w:afterLines="50" w:after="50" w:line="320" w:lineRule="exact"/>
      <w:ind w:left="567" w:right="567"/>
    </w:pPr>
    <w:rPr>
      <w:rFonts w:eastAsia="メイリオ" w:hAnsi="メイリオ" w:cs="ＭＳ ゴシック"/>
      <w:spacing w:val="-3"/>
      <w:w w:val="95"/>
      <w:sz w:val="20"/>
      <w:szCs w:val="20"/>
      <w:lang w:eastAsia="ja-JP"/>
    </w:rPr>
  </w:style>
  <w:style w:type="character" w:customStyle="1" w:styleId="Ibrahim1">
    <w:name w:val="Ibrahim本 本文 (文字)"/>
    <w:basedOn w:val="a4"/>
    <w:link w:val="Ibrahim0"/>
    <w:uiPriority w:val="1"/>
    <w:rsid w:val="00B3183F"/>
    <w:rPr>
      <w:rFonts w:ascii="メイリオ" w:eastAsia="メイリオ" w:hAnsi="メイリオ" w:cs="ＭＳ ゴシック"/>
      <w:spacing w:val="-3"/>
      <w:w w:val="95"/>
      <w:sz w:val="20"/>
      <w:szCs w:val="20"/>
      <w:lang w:eastAsia="ja-JP"/>
    </w:rPr>
  </w:style>
  <w:style w:type="character" w:styleId="a6">
    <w:name w:val="Book Title"/>
    <w:basedOn w:val="a0"/>
    <w:uiPriority w:val="33"/>
    <w:qFormat/>
    <w:rsid w:val="00433C2F"/>
    <w:rPr>
      <w:b/>
      <w:bCs/>
      <w:i/>
      <w:iCs/>
      <w:spacing w:val="5"/>
    </w:rPr>
  </w:style>
  <w:style w:type="paragraph" w:customStyle="1" w:styleId="12">
    <w:name w:val="見出し1"/>
    <w:basedOn w:val="1"/>
    <w:link w:val="13"/>
    <w:uiPriority w:val="1"/>
    <w:qFormat/>
    <w:rsid w:val="00145227"/>
  </w:style>
  <w:style w:type="character" w:customStyle="1" w:styleId="13">
    <w:name w:val="見出し1 (文字)"/>
    <w:basedOn w:val="10"/>
    <w:link w:val="12"/>
    <w:uiPriority w:val="1"/>
    <w:rsid w:val="00145227"/>
    <w:rPr>
      <w:rFonts w:ascii="メイリオ" w:eastAsia="メイリオ" w:hAnsi="メイリオ" w:cs="Arial"/>
      <w:color w:val="009EDA"/>
      <w:position w:val="6"/>
      <w:sz w:val="56"/>
      <w:szCs w:val="56"/>
      <w:lang w:eastAsia="ja-JP"/>
    </w:rPr>
  </w:style>
  <w:style w:type="paragraph" w:customStyle="1" w:styleId="23">
    <w:name w:val="見出し2"/>
    <w:basedOn w:val="2"/>
    <w:link w:val="24"/>
    <w:uiPriority w:val="1"/>
    <w:qFormat/>
    <w:rsid w:val="00145227"/>
  </w:style>
  <w:style w:type="character" w:customStyle="1" w:styleId="24">
    <w:name w:val="見出し2 (文字)"/>
    <w:basedOn w:val="20"/>
    <w:link w:val="23"/>
    <w:uiPriority w:val="1"/>
    <w:rsid w:val="00145227"/>
    <w:rPr>
      <w:rFonts w:ascii="メイリオ" w:eastAsia="メイリオ" w:hAnsi="メイリオ" w:cs="Arial"/>
      <w:color w:val="009EDA"/>
      <w:w w:val="95"/>
      <w:sz w:val="28"/>
      <w:szCs w:val="28"/>
      <w:lang w:eastAsia="ja-JP"/>
    </w:rPr>
  </w:style>
  <w:style w:type="paragraph" w:customStyle="1" w:styleId="Ibrahim2">
    <w:name w:val="Ibrahim本 図の説明"/>
    <w:basedOn w:val="a"/>
    <w:link w:val="Ibrahim3"/>
    <w:uiPriority w:val="1"/>
    <w:qFormat/>
    <w:rsid w:val="00A873ED"/>
    <w:pPr>
      <w:spacing w:afterLines="50" w:after="50"/>
      <w:ind w:left="601" w:right="868"/>
    </w:pPr>
    <w:rPr>
      <w:rFonts w:hAnsi="メイリオ" w:cs="ＭＳ ゴシック"/>
      <w:color w:val="3A3833"/>
      <w:sz w:val="16"/>
      <w:szCs w:val="16"/>
      <w:lang w:eastAsia="ja-JP"/>
    </w:rPr>
  </w:style>
  <w:style w:type="character" w:customStyle="1" w:styleId="Ibrahim3">
    <w:name w:val="Ibrahim本 図の説明 (文字)"/>
    <w:basedOn w:val="a0"/>
    <w:link w:val="Ibrahim2"/>
    <w:uiPriority w:val="1"/>
    <w:rsid w:val="00A873ED"/>
    <w:rPr>
      <w:rFonts w:ascii="メイリオ" w:eastAsia="メイリオ" w:hAnsi="メイリオ" w:cs="ＭＳ ゴシック"/>
      <w:color w:val="3A3833"/>
      <w:sz w:val="16"/>
      <w:szCs w:val="16"/>
      <w:lang w:eastAsia="ja-JP"/>
    </w:rPr>
  </w:style>
  <w:style w:type="paragraph" w:customStyle="1" w:styleId="Ibrahim">
    <w:name w:val="Ibrahim本 箇条書き"/>
    <w:basedOn w:val="Ibrahim0"/>
    <w:link w:val="Ibrahim4"/>
    <w:uiPriority w:val="1"/>
    <w:qFormat/>
    <w:rsid w:val="00BF072F"/>
    <w:pPr>
      <w:numPr>
        <w:numId w:val="12"/>
      </w:numPr>
      <w:spacing w:after="120" w:line="300" w:lineRule="exact"/>
    </w:pPr>
  </w:style>
  <w:style w:type="character" w:customStyle="1" w:styleId="Ibrahim4">
    <w:name w:val="Ibrahim本 箇条書き (文字)"/>
    <w:basedOn w:val="Ibrahim1"/>
    <w:link w:val="Ibrahim"/>
    <w:uiPriority w:val="1"/>
    <w:rsid w:val="00BF072F"/>
    <w:rPr>
      <w:rFonts w:ascii="メイリオ" w:eastAsia="メイリオ" w:hAnsi="メイリオ" w:cs="ＭＳ ゴシック"/>
      <w:color w:val="3A3833"/>
      <w:spacing w:val="-3"/>
      <w:w w:val="95"/>
      <w:sz w:val="20"/>
      <w:szCs w:val="20"/>
      <w:lang w:eastAsia="ja-JP"/>
    </w:rPr>
  </w:style>
  <w:style w:type="paragraph" w:customStyle="1" w:styleId="Ibrahim5">
    <w:name w:val="Ibrahim本引用文"/>
    <w:basedOn w:val="Ibrahim0"/>
    <w:link w:val="Ibrahim6"/>
    <w:uiPriority w:val="1"/>
    <w:qFormat/>
    <w:rsid w:val="00FB3A89"/>
    <w:pPr>
      <w:spacing w:beforeLines="100" w:before="240" w:afterLines="0" w:after="0"/>
      <w:ind w:left="680" w:right="680"/>
      <w:jc w:val="center"/>
    </w:pPr>
  </w:style>
  <w:style w:type="character" w:customStyle="1" w:styleId="Ibrahim6">
    <w:name w:val="Ibrahim本引用文 (文字)"/>
    <w:basedOn w:val="Ibrahim1"/>
    <w:link w:val="Ibrahim5"/>
    <w:uiPriority w:val="1"/>
    <w:rsid w:val="00FB3A89"/>
    <w:rPr>
      <w:rFonts w:ascii="メイリオ" w:eastAsia="メイリオ" w:hAnsi="メイリオ" w:cs="ＭＳ ゴシック"/>
      <w:spacing w:val="-3"/>
      <w:w w:val="95"/>
      <w:sz w:val="20"/>
      <w:szCs w:val="20"/>
      <w:lang w:eastAsia="ja-JP"/>
    </w:rPr>
  </w:style>
  <w:style w:type="paragraph" w:customStyle="1" w:styleId="Ibrahim7">
    <w:name w:val="Ibrahim本引用文 狭い"/>
    <w:basedOn w:val="Ibrahim0"/>
    <w:link w:val="Ibrahim8"/>
    <w:uiPriority w:val="1"/>
    <w:qFormat/>
    <w:rsid w:val="00BF072F"/>
    <w:pPr>
      <w:ind w:left="964" w:right="964"/>
      <w:jc w:val="center"/>
    </w:pPr>
  </w:style>
  <w:style w:type="character" w:customStyle="1" w:styleId="Ibrahim8">
    <w:name w:val="Ibrahim本引用文 狭い (文字)"/>
    <w:basedOn w:val="Ibrahim1"/>
    <w:link w:val="Ibrahim7"/>
    <w:uiPriority w:val="1"/>
    <w:rsid w:val="00BF072F"/>
    <w:rPr>
      <w:rFonts w:ascii="メイリオ" w:eastAsia="メイリオ" w:hAnsi="メイリオ" w:cs="ＭＳ ゴシック"/>
      <w:color w:val="3A3833"/>
      <w:spacing w:val="-3"/>
      <w:w w:val="95"/>
      <w:sz w:val="20"/>
      <w:szCs w:val="20"/>
      <w:lang w:eastAsia="ja-JP"/>
    </w:rPr>
  </w:style>
  <w:style w:type="paragraph" w:styleId="a7">
    <w:name w:val="header"/>
    <w:basedOn w:val="a"/>
    <w:link w:val="a8"/>
    <w:uiPriority w:val="99"/>
    <w:unhideWhenUsed/>
    <w:rsid w:val="008B5475"/>
    <w:pPr>
      <w:tabs>
        <w:tab w:val="center" w:pos="4252"/>
        <w:tab w:val="right" w:pos="8504"/>
      </w:tabs>
      <w:snapToGrid w:val="0"/>
    </w:pPr>
  </w:style>
  <w:style w:type="character" w:customStyle="1" w:styleId="a8">
    <w:name w:val="ヘッダー (文字)"/>
    <w:basedOn w:val="a0"/>
    <w:link w:val="a7"/>
    <w:uiPriority w:val="99"/>
    <w:rsid w:val="008B5475"/>
    <w:rPr>
      <w:rFonts w:ascii="Arial" w:eastAsia="Arial" w:hAnsi="Arial" w:cs="Arial"/>
    </w:rPr>
  </w:style>
  <w:style w:type="paragraph" w:styleId="a9">
    <w:name w:val="footer"/>
    <w:basedOn w:val="a"/>
    <w:link w:val="aa"/>
    <w:uiPriority w:val="99"/>
    <w:unhideWhenUsed/>
    <w:rsid w:val="008B5475"/>
    <w:pPr>
      <w:tabs>
        <w:tab w:val="center" w:pos="4252"/>
        <w:tab w:val="right" w:pos="8504"/>
      </w:tabs>
      <w:snapToGrid w:val="0"/>
    </w:pPr>
  </w:style>
  <w:style w:type="character" w:customStyle="1" w:styleId="aa">
    <w:name w:val="フッター (文字)"/>
    <w:basedOn w:val="a0"/>
    <w:link w:val="a9"/>
    <w:uiPriority w:val="99"/>
    <w:rsid w:val="008B5475"/>
    <w:rPr>
      <w:rFonts w:ascii="Arial" w:eastAsia="Arial" w:hAnsi="Arial" w:cs="Arial"/>
    </w:rPr>
  </w:style>
  <w:style w:type="paragraph" w:styleId="ab">
    <w:name w:val="TOC Heading"/>
    <w:basedOn w:val="1"/>
    <w:next w:val="a"/>
    <w:uiPriority w:val="39"/>
    <w:unhideWhenUsed/>
    <w:qFormat/>
    <w:rsid w:val="00A27F44"/>
    <w:pPr>
      <w:spacing w:before="0"/>
    </w:pPr>
    <w:rPr>
      <w:color w:val="auto"/>
    </w:rPr>
  </w:style>
  <w:style w:type="character" w:styleId="ac">
    <w:name w:val="Hyperlink"/>
    <w:basedOn w:val="a0"/>
    <w:uiPriority w:val="99"/>
    <w:unhideWhenUsed/>
    <w:rsid w:val="008E7B48"/>
    <w:rPr>
      <w:color w:val="auto"/>
      <w:u w:val="none"/>
    </w:rPr>
  </w:style>
  <w:style w:type="paragraph" w:styleId="40">
    <w:name w:val="toc 4"/>
    <w:basedOn w:val="a"/>
    <w:next w:val="a"/>
    <w:autoRedefine/>
    <w:uiPriority w:val="39"/>
    <w:unhideWhenUsed/>
    <w:rsid w:val="00740CC2"/>
    <w:pPr>
      <w:ind w:leftChars="300" w:left="630"/>
      <w:jc w:val="both"/>
    </w:pPr>
    <w:rPr>
      <w:rFonts w:asciiTheme="minorHAnsi" w:eastAsiaTheme="minorEastAsia" w:hAnsiTheme="minorHAnsi" w:cstheme="minorBidi"/>
      <w:kern w:val="2"/>
      <w:sz w:val="21"/>
      <w:lang w:eastAsia="ja-JP"/>
    </w:rPr>
  </w:style>
  <w:style w:type="paragraph" w:styleId="50">
    <w:name w:val="toc 5"/>
    <w:basedOn w:val="a"/>
    <w:next w:val="a"/>
    <w:autoRedefine/>
    <w:uiPriority w:val="39"/>
    <w:unhideWhenUsed/>
    <w:rsid w:val="00740CC2"/>
    <w:pPr>
      <w:ind w:leftChars="400" w:left="840"/>
      <w:jc w:val="both"/>
    </w:pPr>
    <w:rPr>
      <w:rFonts w:asciiTheme="minorHAnsi" w:eastAsiaTheme="minorEastAsia" w:hAnsiTheme="minorHAnsi" w:cstheme="minorBidi"/>
      <w:kern w:val="2"/>
      <w:sz w:val="21"/>
      <w:lang w:eastAsia="ja-JP"/>
    </w:rPr>
  </w:style>
  <w:style w:type="paragraph" w:styleId="61">
    <w:name w:val="toc 6"/>
    <w:basedOn w:val="a"/>
    <w:next w:val="a"/>
    <w:autoRedefine/>
    <w:uiPriority w:val="39"/>
    <w:unhideWhenUsed/>
    <w:rsid w:val="00740CC2"/>
    <w:pPr>
      <w:ind w:leftChars="500" w:left="1050"/>
      <w:jc w:val="both"/>
    </w:pPr>
    <w:rPr>
      <w:rFonts w:asciiTheme="minorHAnsi" w:eastAsiaTheme="minorEastAsia" w:hAnsiTheme="minorHAnsi" w:cstheme="minorBidi"/>
      <w:kern w:val="2"/>
      <w:sz w:val="21"/>
      <w:lang w:eastAsia="ja-JP"/>
    </w:rPr>
  </w:style>
  <w:style w:type="paragraph" w:styleId="71">
    <w:name w:val="toc 7"/>
    <w:basedOn w:val="a"/>
    <w:next w:val="a"/>
    <w:autoRedefine/>
    <w:uiPriority w:val="39"/>
    <w:unhideWhenUsed/>
    <w:rsid w:val="00740CC2"/>
    <w:pPr>
      <w:ind w:leftChars="600" w:left="1260"/>
      <w:jc w:val="both"/>
    </w:pPr>
    <w:rPr>
      <w:rFonts w:asciiTheme="minorHAnsi" w:eastAsiaTheme="minorEastAsia" w:hAnsiTheme="minorHAnsi" w:cstheme="minorBidi"/>
      <w:kern w:val="2"/>
      <w:sz w:val="21"/>
      <w:lang w:eastAsia="ja-JP"/>
    </w:rPr>
  </w:style>
  <w:style w:type="paragraph" w:styleId="8">
    <w:name w:val="toc 8"/>
    <w:basedOn w:val="a"/>
    <w:next w:val="a"/>
    <w:autoRedefine/>
    <w:uiPriority w:val="39"/>
    <w:unhideWhenUsed/>
    <w:rsid w:val="00740CC2"/>
    <w:pPr>
      <w:ind w:leftChars="700" w:left="1470"/>
      <w:jc w:val="both"/>
    </w:pPr>
    <w:rPr>
      <w:rFonts w:asciiTheme="minorHAnsi" w:eastAsiaTheme="minorEastAsia" w:hAnsiTheme="minorHAnsi" w:cstheme="minorBidi"/>
      <w:kern w:val="2"/>
      <w:sz w:val="21"/>
      <w:lang w:eastAsia="ja-JP"/>
    </w:rPr>
  </w:style>
  <w:style w:type="paragraph" w:styleId="9">
    <w:name w:val="toc 9"/>
    <w:basedOn w:val="a"/>
    <w:next w:val="a"/>
    <w:autoRedefine/>
    <w:uiPriority w:val="39"/>
    <w:unhideWhenUsed/>
    <w:rsid w:val="00740CC2"/>
    <w:pPr>
      <w:ind w:leftChars="800" w:left="1680"/>
      <w:jc w:val="both"/>
    </w:pPr>
    <w:rPr>
      <w:rFonts w:asciiTheme="minorHAnsi" w:eastAsiaTheme="minorEastAsia" w:hAnsiTheme="minorHAnsi" w:cstheme="minorBidi"/>
      <w:kern w:val="2"/>
      <w:sz w:val="21"/>
      <w:lang w:eastAsia="ja-JP"/>
    </w:rPr>
  </w:style>
  <w:style w:type="character" w:styleId="ad">
    <w:name w:val="Unresolved Mention"/>
    <w:basedOn w:val="a0"/>
    <w:uiPriority w:val="99"/>
    <w:semiHidden/>
    <w:unhideWhenUsed/>
    <w:rsid w:val="00740CC2"/>
    <w:rPr>
      <w:color w:val="808080"/>
      <w:shd w:val="clear" w:color="auto" w:fill="E6E6E6"/>
    </w:rPr>
  </w:style>
  <w:style w:type="character" w:customStyle="1" w:styleId="31">
    <w:name w:val="目次 3 (文字)"/>
    <w:basedOn w:val="a0"/>
    <w:link w:val="30"/>
    <w:uiPriority w:val="39"/>
    <w:rsid w:val="00F959CE"/>
    <w:rPr>
      <w:rFonts w:ascii="メイリオ" w:eastAsia="メイリオ" w:hAnsi="Arial" w:cs="Arial"/>
      <w:color w:val="009EDA"/>
      <w:sz w:val="18"/>
      <w:szCs w:val="20"/>
    </w:rPr>
  </w:style>
  <w:style w:type="character" w:customStyle="1" w:styleId="22">
    <w:name w:val="目次 2 (文字)"/>
    <w:basedOn w:val="31"/>
    <w:link w:val="21"/>
    <w:uiPriority w:val="39"/>
    <w:rsid w:val="00F959CE"/>
    <w:rPr>
      <w:rFonts w:ascii="メイリオ" w:eastAsia="メイリオ" w:hAnsi="メイリオ" w:cs="Arial"/>
      <w:noProof/>
      <w:color w:val="009EDA"/>
      <w:sz w:val="20"/>
      <w:szCs w:val="20"/>
      <w:lang w:eastAsia="ja-JP"/>
    </w:rPr>
  </w:style>
  <w:style w:type="paragraph" w:styleId="ae">
    <w:name w:val="No Spacing"/>
    <w:uiPriority w:val="1"/>
    <w:qFormat/>
    <w:rsid w:val="00485108"/>
    <w:rPr>
      <w:rFonts w:ascii="メイリオ" w:eastAsia="メイリオ" w:hAnsi="Arial" w:cs="Arial"/>
    </w:rPr>
  </w:style>
  <w:style w:type="character" w:customStyle="1" w:styleId="60">
    <w:name w:val="見出し 6 (文字)"/>
    <w:basedOn w:val="a0"/>
    <w:link w:val="6"/>
    <w:uiPriority w:val="9"/>
    <w:rsid w:val="00D11AFE"/>
    <w:rPr>
      <w:rFonts w:ascii="メイリオ" w:eastAsia="メイリオ" w:hAnsi="Arial" w:cs="Arial"/>
      <w:b/>
      <w:bCs/>
      <w:sz w:val="21"/>
      <w:szCs w:val="21"/>
    </w:rPr>
  </w:style>
  <w:style w:type="character" w:customStyle="1" w:styleId="70">
    <w:name w:val="見出し 7 (文字)"/>
    <w:basedOn w:val="a0"/>
    <w:link w:val="7"/>
    <w:uiPriority w:val="9"/>
    <w:rsid w:val="00781DE6"/>
    <w:rPr>
      <w:rFonts w:ascii="メイリオ" w:eastAsia="メイリオ" w:hAnsi="Arial" w:cs="Arial"/>
    </w:rPr>
  </w:style>
  <w:style w:type="paragraph" w:styleId="af">
    <w:name w:val="Balloon Text"/>
    <w:basedOn w:val="a"/>
    <w:link w:val="af0"/>
    <w:uiPriority w:val="99"/>
    <w:semiHidden/>
    <w:unhideWhenUsed/>
    <w:rsid w:val="00C90DD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C90DD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5.png"/><Relationship Id="rId21" Type="http://schemas.openxmlformats.org/officeDocument/2006/relationships/header" Target="header2.xm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whitesourcesoftware.com/" TargetMode="External"/><Relationship Id="rId68" Type="http://schemas.openxmlformats.org/officeDocument/2006/relationships/hyperlink" Target="http://www.bugzilla.org/" TargetMode="External"/><Relationship Id="rId76" Type="http://schemas.openxmlformats.org/officeDocument/2006/relationships/image" Target="media/image13.png"/><Relationship Id="rId84"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6.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www.blackducksoftware.com/products/" TargetMode="External"/><Relationship Id="rId66" Type="http://schemas.openxmlformats.org/officeDocument/2006/relationships/hyperlink" Target="http://www.atlassian.com/software/jira" TargetMode="External"/><Relationship Id="rId74" Type="http://schemas.openxmlformats.org/officeDocument/2006/relationships/image" Target="media/image46.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openlogic.com/products-" TargetMode="External"/><Relationship Id="rId82" Type="http://schemas.openxmlformats.org/officeDocument/2006/relationships/hyperlink" Target="http://www.linuxfoundation.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fossology.org/projects/fossology" TargetMode="External"/><Relationship Id="rId65" Type="http://schemas.openxmlformats.org/officeDocument/2006/relationships/hyperlink" Target="http://www.ibm.com/software/products/" TargetMode="External"/><Relationship Id="rId73" Type="http://schemas.openxmlformats.org/officeDocument/2006/relationships/image" Target="media/image45.jpeg"/><Relationship Id="rId81" Type="http://schemas.openxmlformats.org/officeDocument/2006/relationships/hyperlink" Target="http://www.linuxfoundation.org"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antelink.com/" TargetMode="External"/><Relationship Id="rId64" Type="http://schemas.openxmlformats.org/officeDocument/2006/relationships/hyperlink" Target="http://www.bugzilla.org/" TargetMode="External"/><Relationship Id="rId69"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4.png"/><Relationship Id="rId80" Type="http://schemas.openxmlformats.org/officeDocument/2006/relationships/image" Target="media/image4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blackducksoftware.com/" TargetMode="External"/><Relationship Id="rId67" Type="http://schemas.openxmlformats.org/officeDocument/2006/relationships/hyperlink" Target="http://www.redmine.org/" TargetMode="External"/><Relationship Id="rId20" Type="http://schemas.openxmlformats.org/officeDocument/2006/relationships/header" Target="header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protecode.com/our-products/" TargetMode="External"/><Relationship Id="rId70" Type="http://schemas.openxmlformats.org/officeDocument/2006/relationships/hyperlink" Target="http://git.linuxfoundation.org/dep-checker.git/" TargetMode="External"/><Relationship Id="rId75" Type="http://schemas.openxmlformats.org/officeDocument/2006/relationships/image" Target="media/image47.jpe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www.blackducksoftware.com/products/"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2039-8A4C-4283-AD53-82A85CBB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16</Pages>
  <Words>14768</Words>
  <Characters>84181</Characters>
  <Application>Microsoft Office Word</Application>
  <DocSecurity>0</DocSecurity>
  <Lines>701</Lines>
  <Paragraphs>197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Mieko Sato</cp:lastModifiedBy>
  <cp:revision>27</cp:revision>
  <cp:lastPrinted>2018-01-21T06:20:00Z</cp:lastPrinted>
  <dcterms:created xsi:type="dcterms:W3CDTF">2018-01-25T06:57:00Z</dcterms:created>
  <dcterms:modified xsi:type="dcterms:W3CDTF">2018-01-26T02:06:00Z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